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C34E8">
      <w:pPr>
        <w:ind w:firstLine="435"/>
        <w:rPr>
          <w:rFonts w:hint="eastAsia" w:ascii="宋体" w:hAnsi="宋体" w:eastAsia="宋体" w:cs="宋体"/>
        </w:rPr>
      </w:pPr>
      <w:bookmarkStart w:id="0" w:name="_Toc300678060"/>
    </w:p>
    <w:p w14:paraId="515617DF">
      <w:pPr>
        <w:ind w:firstLine="435"/>
        <w:rPr>
          <w:rFonts w:hint="eastAsia" w:ascii="宋体" w:hAnsi="宋体" w:eastAsia="宋体" w:cs="宋体"/>
        </w:rPr>
      </w:pPr>
    </w:p>
    <w:p w14:paraId="30C58A32">
      <w:pPr>
        <w:ind w:firstLine="435"/>
        <w:rPr>
          <w:rFonts w:hint="eastAsia" w:ascii="宋体" w:hAnsi="宋体" w:eastAsia="宋体" w:cs="宋体"/>
        </w:rPr>
      </w:pPr>
    </w:p>
    <w:p w14:paraId="4D0836C7">
      <w:pPr>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outlineLvl w:val="9"/>
        <w:rPr>
          <w:rFonts w:hint="eastAsia" w:ascii="黑体" w:hAnsi="黑体" w:eastAsia="黑体" w:cs="黑体"/>
          <w:sz w:val="52"/>
          <w:szCs w:val="52"/>
        </w:rPr>
      </w:pPr>
      <w:r>
        <w:rPr>
          <w:rFonts w:hint="eastAsia" w:ascii="黑体" w:hAnsi="黑体" w:eastAsia="黑体" w:cs="黑体"/>
          <w:sz w:val="52"/>
          <w:szCs w:val="52"/>
        </w:rPr>
        <w:t>烟台市房屋建筑和市政基础</w:t>
      </w:r>
    </w:p>
    <w:p w14:paraId="14B3AC7C">
      <w:pPr>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outlineLvl w:val="9"/>
        <w:rPr>
          <w:rFonts w:hint="eastAsia" w:ascii="黑体" w:hAnsi="黑体" w:eastAsia="黑体" w:cs="黑体"/>
          <w:sz w:val="52"/>
          <w:szCs w:val="52"/>
        </w:rPr>
      </w:pPr>
      <w:r>
        <w:rPr>
          <w:rFonts w:hint="eastAsia" w:ascii="黑体" w:hAnsi="黑体" w:eastAsia="黑体" w:cs="黑体"/>
          <w:sz w:val="52"/>
          <w:szCs w:val="52"/>
        </w:rPr>
        <w:t>设施工程“人工智能辅助招投标”</w:t>
      </w:r>
    </w:p>
    <w:p w14:paraId="2BA39B0F">
      <w:pPr>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outlineLvl w:val="9"/>
        <w:rPr>
          <w:rFonts w:hint="eastAsia" w:ascii="黑体" w:hAnsi="黑体" w:eastAsia="黑体" w:cs="黑体"/>
          <w:sz w:val="52"/>
          <w:szCs w:val="52"/>
        </w:rPr>
      </w:pPr>
      <w:bookmarkStart w:id="1" w:name="_Toc19955"/>
      <w:bookmarkStart w:id="2" w:name="_Toc2618"/>
      <w:bookmarkStart w:id="3" w:name="_Toc18128"/>
      <w:bookmarkStart w:id="4" w:name="_Toc6281"/>
      <w:bookmarkStart w:id="5" w:name="_Toc16103"/>
      <w:bookmarkStart w:id="6" w:name="_Toc16598"/>
      <w:bookmarkStart w:id="7" w:name="_Toc193802604"/>
      <w:bookmarkStart w:id="8" w:name="_Toc193802224"/>
      <w:bookmarkStart w:id="9" w:name="_Toc193801647"/>
      <w:bookmarkStart w:id="10" w:name="_Toc211498552"/>
      <w:r>
        <w:rPr>
          <w:rFonts w:hint="eastAsia" w:ascii="黑体" w:hAnsi="黑体" w:eastAsia="黑体" w:cs="黑体"/>
          <w:sz w:val="52"/>
          <w:szCs w:val="52"/>
        </w:rPr>
        <w:t>招标文件</w:t>
      </w:r>
      <w:bookmarkEnd w:id="1"/>
      <w:bookmarkEnd w:id="2"/>
      <w:bookmarkEnd w:id="3"/>
      <w:bookmarkEnd w:id="4"/>
      <w:r>
        <w:rPr>
          <w:rFonts w:hint="eastAsia" w:ascii="黑体" w:hAnsi="黑体" w:eastAsia="黑体" w:cs="黑体"/>
          <w:sz w:val="52"/>
          <w:szCs w:val="52"/>
        </w:rPr>
        <w:t>示范文本</w:t>
      </w:r>
      <w:bookmarkEnd w:id="5"/>
      <w:bookmarkEnd w:id="6"/>
    </w:p>
    <w:p w14:paraId="686CE496">
      <w:pPr>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outlineLvl w:val="9"/>
        <w:rPr>
          <w:rFonts w:hint="eastAsia" w:ascii="黑体" w:hAnsi="黑体" w:eastAsia="黑体" w:cs="黑体"/>
          <w:sz w:val="52"/>
          <w:szCs w:val="52"/>
        </w:rPr>
      </w:pPr>
      <w:bookmarkStart w:id="11" w:name="_Toc13188"/>
      <w:bookmarkStart w:id="12" w:name="_Toc5896"/>
      <w:r>
        <w:rPr>
          <w:rFonts w:hint="eastAsia" w:ascii="黑体" w:hAnsi="黑体" w:eastAsia="黑体" w:cs="黑体"/>
          <w:sz w:val="52"/>
          <w:szCs w:val="52"/>
        </w:rPr>
        <w:t>（施工）</w:t>
      </w:r>
      <w:bookmarkEnd w:id="7"/>
      <w:bookmarkEnd w:id="8"/>
      <w:bookmarkEnd w:id="9"/>
      <w:bookmarkEnd w:id="10"/>
      <w:bookmarkEnd w:id="11"/>
      <w:bookmarkEnd w:id="12"/>
    </w:p>
    <w:p w14:paraId="2CABFDF0">
      <w:pPr>
        <w:keepNext w:val="0"/>
        <w:keepLines w:val="0"/>
        <w:pageBreakBefore w:val="0"/>
        <w:widowControl w:val="0"/>
        <w:kinsoku/>
        <w:wordWrap/>
        <w:overflowPunct/>
        <w:topLinePunct w:val="0"/>
        <w:autoSpaceDE w:val="0"/>
        <w:autoSpaceDN w:val="0"/>
        <w:bidi w:val="0"/>
        <w:adjustRightInd/>
        <w:snapToGrid/>
        <w:ind w:firstLine="0" w:firstLineChars="0"/>
        <w:jc w:val="center"/>
        <w:textAlignment w:val="auto"/>
        <w:outlineLvl w:val="9"/>
        <w:rPr>
          <w:rFonts w:hint="eastAsia" w:ascii="黑体" w:hAnsi="黑体" w:eastAsia="黑体" w:cs="黑体"/>
          <w:sz w:val="36"/>
          <w:szCs w:val="36"/>
          <w:u w:val="none"/>
        </w:rPr>
      </w:pPr>
      <w:bookmarkStart w:id="13" w:name="_Toc6337"/>
      <w:bookmarkStart w:id="14" w:name="_Toc13861"/>
      <w:r>
        <w:rPr>
          <w:rFonts w:hint="eastAsia" w:ascii="黑体" w:hAnsi="黑体" w:eastAsia="黑体" w:cs="黑体"/>
          <w:sz w:val="36"/>
          <w:szCs w:val="36"/>
          <w:u w:val="none"/>
        </w:rPr>
        <w:t>（2026年2月版）</w:t>
      </w:r>
      <w:bookmarkEnd w:id="13"/>
      <w:bookmarkEnd w:id="14"/>
    </w:p>
    <w:p w14:paraId="53A1F6FF">
      <w:pPr>
        <w:keepNext w:val="0"/>
        <w:keepLines w:val="0"/>
        <w:pageBreakBefore w:val="0"/>
        <w:widowControl w:val="0"/>
        <w:kinsoku/>
        <w:wordWrap/>
        <w:overflowPunct/>
        <w:topLinePunct w:val="0"/>
        <w:autoSpaceDE w:val="0"/>
        <w:autoSpaceDN w:val="0"/>
        <w:bidi w:val="0"/>
        <w:adjustRightInd/>
        <w:snapToGrid/>
        <w:jc w:val="center"/>
        <w:textAlignment w:val="auto"/>
        <w:outlineLvl w:val="9"/>
        <w:rPr>
          <w:rFonts w:hint="eastAsia" w:ascii="黑体" w:hAnsi="黑体" w:eastAsia="黑体" w:cs="黑体"/>
          <w:sz w:val="84"/>
          <w:szCs w:val="84"/>
        </w:rPr>
      </w:pPr>
    </w:p>
    <w:p w14:paraId="6812AEE7">
      <w:pPr>
        <w:keepNext w:val="0"/>
        <w:keepLines w:val="0"/>
        <w:pageBreakBefore w:val="0"/>
        <w:widowControl w:val="0"/>
        <w:kinsoku/>
        <w:wordWrap/>
        <w:overflowPunct/>
        <w:topLinePunct w:val="0"/>
        <w:autoSpaceDE w:val="0"/>
        <w:autoSpaceDN w:val="0"/>
        <w:bidi w:val="0"/>
        <w:adjustRightInd/>
        <w:snapToGrid/>
        <w:ind w:firstLine="435"/>
        <w:textAlignment w:val="auto"/>
        <w:outlineLvl w:val="9"/>
        <w:rPr>
          <w:rFonts w:hint="eastAsia" w:ascii="黑体" w:hAnsi="黑体" w:eastAsia="黑体" w:cs="黑体"/>
        </w:rPr>
      </w:pPr>
    </w:p>
    <w:p w14:paraId="700FA426">
      <w:pPr>
        <w:keepNext w:val="0"/>
        <w:keepLines w:val="0"/>
        <w:pageBreakBefore w:val="0"/>
        <w:widowControl w:val="0"/>
        <w:kinsoku/>
        <w:wordWrap/>
        <w:overflowPunct/>
        <w:topLinePunct w:val="0"/>
        <w:autoSpaceDE w:val="0"/>
        <w:autoSpaceDN w:val="0"/>
        <w:bidi w:val="0"/>
        <w:adjustRightInd/>
        <w:snapToGrid/>
        <w:ind w:firstLine="435"/>
        <w:textAlignment w:val="auto"/>
        <w:outlineLvl w:val="9"/>
        <w:rPr>
          <w:rFonts w:hint="eastAsia" w:ascii="黑体" w:hAnsi="黑体" w:eastAsia="黑体" w:cs="黑体"/>
        </w:rPr>
      </w:pPr>
    </w:p>
    <w:p w14:paraId="6C41B8F7">
      <w:pPr>
        <w:keepNext w:val="0"/>
        <w:keepLines w:val="0"/>
        <w:pageBreakBefore w:val="0"/>
        <w:widowControl w:val="0"/>
        <w:kinsoku/>
        <w:wordWrap/>
        <w:overflowPunct/>
        <w:topLinePunct w:val="0"/>
        <w:autoSpaceDE w:val="0"/>
        <w:autoSpaceDN w:val="0"/>
        <w:bidi w:val="0"/>
        <w:adjustRightInd/>
        <w:snapToGrid/>
        <w:ind w:firstLine="435"/>
        <w:textAlignment w:val="auto"/>
        <w:outlineLvl w:val="9"/>
        <w:rPr>
          <w:rFonts w:hint="eastAsia" w:ascii="黑体" w:hAnsi="黑体" w:eastAsia="黑体" w:cs="黑体"/>
        </w:rPr>
      </w:pPr>
    </w:p>
    <w:p w14:paraId="20BF84A7">
      <w:pPr>
        <w:keepNext w:val="0"/>
        <w:keepLines w:val="0"/>
        <w:pageBreakBefore w:val="0"/>
        <w:widowControl w:val="0"/>
        <w:kinsoku/>
        <w:wordWrap/>
        <w:overflowPunct/>
        <w:topLinePunct w:val="0"/>
        <w:autoSpaceDE w:val="0"/>
        <w:autoSpaceDN w:val="0"/>
        <w:bidi w:val="0"/>
        <w:adjustRightInd/>
        <w:snapToGrid/>
        <w:ind w:firstLine="435"/>
        <w:textAlignment w:val="auto"/>
        <w:outlineLvl w:val="9"/>
        <w:rPr>
          <w:rFonts w:hint="eastAsia" w:ascii="黑体" w:hAnsi="黑体" w:eastAsia="黑体" w:cs="黑体"/>
        </w:rPr>
      </w:pPr>
    </w:p>
    <w:p w14:paraId="7D708D37">
      <w:pPr>
        <w:keepNext w:val="0"/>
        <w:keepLines w:val="0"/>
        <w:pageBreakBefore w:val="0"/>
        <w:widowControl w:val="0"/>
        <w:kinsoku/>
        <w:wordWrap/>
        <w:overflowPunct/>
        <w:topLinePunct w:val="0"/>
        <w:autoSpaceDE w:val="0"/>
        <w:autoSpaceDN w:val="0"/>
        <w:bidi w:val="0"/>
        <w:adjustRightInd/>
        <w:snapToGrid/>
        <w:ind w:firstLine="435"/>
        <w:textAlignment w:val="auto"/>
        <w:outlineLvl w:val="9"/>
        <w:rPr>
          <w:rFonts w:hint="eastAsia" w:ascii="黑体" w:hAnsi="黑体" w:eastAsia="黑体" w:cs="黑体"/>
        </w:rPr>
      </w:pPr>
    </w:p>
    <w:p w14:paraId="450EC987">
      <w:pPr>
        <w:keepNext w:val="0"/>
        <w:keepLines w:val="0"/>
        <w:pageBreakBefore w:val="0"/>
        <w:widowControl w:val="0"/>
        <w:kinsoku/>
        <w:wordWrap/>
        <w:overflowPunct/>
        <w:topLinePunct w:val="0"/>
        <w:autoSpaceDE w:val="0"/>
        <w:autoSpaceDN w:val="0"/>
        <w:bidi w:val="0"/>
        <w:adjustRightInd/>
        <w:snapToGrid/>
        <w:ind w:firstLine="435"/>
        <w:textAlignment w:val="auto"/>
        <w:outlineLvl w:val="9"/>
        <w:rPr>
          <w:rFonts w:hint="eastAsia" w:ascii="黑体" w:hAnsi="黑体" w:eastAsia="黑体" w:cs="黑体"/>
        </w:rPr>
      </w:pPr>
    </w:p>
    <w:p w14:paraId="552FE822">
      <w:pPr>
        <w:keepNext w:val="0"/>
        <w:keepLines w:val="0"/>
        <w:pageBreakBefore w:val="0"/>
        <w:widowControl w:val="0"/>
        <w:kinsoku/>
        <w:wordWrap/>
        <w:overflowPunct/>
        <w:topLinePunct w:val="0"/>
        <w:autoSpaceDE w:val="0"/>
        <w:autoSpaceDN w:val="0"/>
        <w:bidi w:val="0"/>
        <w:adjustRightInd/>
        <w:snapToGrid/>
        <w:ind w:firstLine="435"/>
        <w:textAlignment w:val="auto"/>
        <w:outlineLvl w:val="9"/>
        <w:rPr>
          <w:rFonts w:hint="eastAsia" w:ascii="黑体" w:hAnsi="黑体" w:eastAsia="黑体" w:cs="黑体"/>
        </w:rPr>
      </w:pPr>
    </w:p>
    <w:p w14:paraId="46336202">
      <w:pPr>
        <w:keepNext w:val="0"/>
        <w:keepLines w:val="0"/>
        <w:pageBreakBefore w:val="0"/>
        <w:widowControl w:val="0"/>
        <w:kinsoku/>
        <w:wordWrap/>
        <w:overflowPunct/>
        <w:topLinePunct w:val="0"/>
        <w:autoSpaceDE w:val="0"/>
        <w:autoSpaceDN w:val="0"/>
        <w:bidi w:val="0"/>
        <w:adjustRightInd/>
        <w:snapToGrid/>
        <w:ind w:firstLine="435"/>
        <w:textAlignment w:val="auto"/>
        <w:outlineLvl w:val="9"/>
        <w:rPr>
          <w:rFonts w:hint="eastAsia" w:ascii="黑体" w:hAnsi="黑体" w:eastAsia="黑体" w:cs="黑体"/>
        </w:rPr>
      </w:pPr>
    </w:p>
    <w:p w14:paraId="2492330B">
      <w:pPr>
        <w:keepNext w:val="0"/>
        <w:keepLines w:val="0"/>
        <w:pageBreakBefore w:val="0"/>
        <w:widowControl w:val="0"/>
        <w:kinsoku/>
        <w:wordWrap/>
        <w:overflowPunct/>
        <w:topLinePunct w:val="0"/>
        <w:autoSpaceDE w:val="0"/>
        <w:autoSpaceDN w:val="0"/>
        <w:bidi w:val="0"/>
        <w:adjustRightInd/>
        <w:snapToGrid/>
        <w:ind w:firstLine="435"/>
        <w:textAlignment w:val="auto"/>
        <w:outlineLvl w:val="9"/>
        <w:rPr>
          <w:rFonts w:hint="eastAsia" w:ascii="黑体" w:hAnsi="黑体" w:eastAsia="黑体" w:cs="黑体"/>
        </w:rPr>
      </w:pPr>
    </w:p>
    <w:p w14:paraId="4BAFE373">
      <w:pPr>
        <w:keepNext w:val="0"/>
        <w:keepLines w:val="0"/>
        <w:pageBreakBefore w:val="0"/>
        <w:widowControl w:val="0"/>
        <w:kinsoku/>
        <w:wordWrap/>
        <w:overflowPunct/>
        <w:topLinePunct w:val="0"/>
        <w:autoSpaceDE w:val="0"/>
        <w:autoSpaceDN w:val="0"/>
        <w:bidi w:val="0"/>
        <w:adjustRightInd/>
        <w:snapToGrid/>
        <w:textAlignment w:val="auto"/>
        <w:outlineLvl w:val="9"/>
        <w:rPr>
          <w:rFonts w:hint="eastAsia" w:ascii="黑体" w:hAnsi="黑体" w:eastAsia="黑体" w:cs="黑体"/>
        </w:rPr>
      </w:pPr>
    </w:p>
    <w:p w14:paraId="08974AB4">
      <w:pPr>
        <w:keepNext w:val="0"/>
        <w:keepLines w:val="0"/>
        <w:pageBreakBefore w:val="0"/>
        <w:widowControl w:val="0"/>
        <w:kinsoku/>
        <w:wordWrap/>
        <w:overflowPunct/>
        <w:topLinePunct w:val="0"/>
        <w:autoSpaceDE w:val="0"/>
        <w:autoSpaceDN w:val="0"/>
        <w:bidi w:val="0"/>
        <w:adjustRightInd/>
        <w:snapToGrid/>
        <w:ind w:firstLine="0" w:firstLineChars="0"/>
        <w:jc w:val="center"/>
        <w:textAlignment w:val="auto"/>
        <w:outlineLvl w:val="9"/>
        <w:rPr>
          <w:rFonts w:hint="eastAsia" w:ascii="黑体" w:hAnsi="黑体" w:eastAsia="黑体" w:cs="黑体"/>
          <w:sz w:val="36"/>
          <w:szCs w:val="36"/>
          <w:u w:val="none"/>
        </w:rPr>
      </w:pPr>
      <w:r>
        <w:rPr>
          <w:rFonts w:hint="eastAsia" w:ascii="黑体" w:hAnsi="黑体" w:eastAsia="黑体" w:cs="黑体"/>
          <w:sz w:val="36"/>
          <w:szCs w:val="36"/>
          <w:u w:val="none"/>
        </w:rPr>
        <w:t>烟台市住房和城乡建设局</w:t>
      </w:r>
    </w:p>
    <w:p w14:paraId="5E8F1E66">
      <w:pPr>
        <w:keepNext w:val="0"/>
        <w:keepLines w:val="0"/>
        <w:pageBreakBefore w:val="0"/>
        <w:widowControl w:val="0"/>
        <w:kinsoku/>
        <w:wordWrap/>
        <w:overflowPunct/>
        <w:topLinePunct w:val="0"/>
        <w:autoSpaceDE w:val="0"/>
        <w:autoSpaceDN w:val="0"/>
        <w:bidi w:val="0"/>
        <w:adjustRightInd/>
        <w:snapToGrid/>
        <w:spacing w:after="120" w:afterLines="50"/>
        <w:ind w:firstLine="0" w:firstLineChars="0"/>
        <w:jc w:val="center"/>
        <w:textAlignment w:val="auto"/>
        <w:outlineLvl w:val="9"/>
        <w:rPr>
          <w:rFonts w:hint="eastAsia" w:ascii="宋体" w:hAnsi="宋体" w:eastAsia="宋体" w:cs="宋体"/>
          <w:sz w:val="32"/>
          <w:szCs w:val="32"/>
        </w:rPr>
      </w:pPr>
      <w:r>
        <w:rPr>
          <w:rFonts w:hint="eastAsia" w:ascii="黑体" w:hAnsi="黑体" w:eastAsia="黑体" w:cs="黑体"/>
          <w:sz w:val="32"/>
          <w:szCs w:val="32"/>
        </w:rPr>
        <w:t>2026年2月</w:t>
      </w:r>
    </w:p>
    <w:p w14:paraId="3859977D">
      <w:pPr>
        <w:autoSpaceDE w:val="0"/>
        <w:autoSpaceDN w:val="0"/>
        <w:spacing w:after="120" w:afterLines="50" w:line="560" w:lineRule="exact"/>
        <w:ind w:left="0" w:leftChars="0" w:firstLine="0" w:firstLineChars="0"/>
        <w:jc w:val="center"/>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前  言</w:t>
      </w:r>
    </w:p>
    <w:p w14:paraId="3EB0954A">
      <w:pPr>
        <w:spacing w:line="540" w:lineRule="exact"/>
        <w:ind w:firstLine="573"/>
        <w:jc w:val="both"/>
        <w:rPr>
          <w:rFonts w:hint="eastAsia" w:ascii="宋体" w:hAnsi="宋体" w:eastAsia="宋体" w:cs="宋体"/>
          <w:color w:val="000000"/>
          <w:sz w:val="24"/>
          <w:szCs w:val="24"/>
          <w:highlight w:val="none"/>
          <w:lang w:val="en-US" w:eastAsia="zh-CN"/>
        </w:rPr>
      </w:pPr>
      <w:r>
        <w:rPr>
          <w:rFonts w:hint="eastAsia" w:asciiTheme="minorEastAsia" w:hAnsiTheme="minorEastAsia" w:eastAsiaTheme="minorEastAsia" w:cstheme="minorEastAsia"/>
          <w:sz w:val="28"/>
          <w:szCs w:val="28"/>
          <w:lang w:val="en-US" w:eastAsia="zh-CN"/>
        </w:rPr>
        <w:t>为深入贯彻落实《山东省人民政府办公厅关于进一步推动招标投标市场规范健康发展的实施方案》（鲁政办字〔2024〕170号）、《山东省住房和城乡建设厅关于进一步推动房屋建筑和市政工程招标投标市场规范健康发展的实施方案》（鲁建建管字〔2025〕4号）等部署要求，加强我市房屋建筑和市政工程施工招标投标管理，规范招标文件编制，优化招投标领域营商环境，市住房城乡建设局在依据《中华人民共和国招标投标法》及其实施条例、《电子招标投标办法》、《国务院办公厅关于创新完善体制机制推动招标投标市场规范健康发展的意见》（国办发〔2024〕21号）、《国家发展改革委等部门关于印发&lt;招标人主体责任履行指引&gt;的通知》（发改法规〔2025〕1358号）依据《中华人民共和国招标投标法》及其实施条例、《电子招标投标办法》、《国务院办公厅关于创新完善体制机制推动招标投标市场规范健康发展的意见》（国办发〔2024〕21号）、《国家发展改革委等部门关于印发&lt;招标人主体责任履行指引&gt;的通知》（发改法规〔2025〕1358号）、</w:t>
      </w:r>
      <w:r>
        <w:rPr>
          <w:rFonts w:hint="eastAsia" w:ascii="宋体" w:hAnsi="宋体" w:eastAsia="宋体" w:cs="宋体"/>
          <w:spacing w:val="0"/>
          <w:sz w:val="28"/>
          <w:szCs w:val="28"/>
          <w:lang w:val="en"/>
        </w:rPr>
        <w:t>《关于印发&lt;烟台市房屋建筑和市政基础设施工程招投标“评定分离”操作导则（修订）&gt;的通知》</w:t>
      </w:r>
      <w:r>
        <w:rPr>
          <w:rFonts w:hint="eastAsia" w:asciiTheme="minorEastAsia" w:hAnsiTheme="minorEastAsia" w:eastAsiaTheme="minorEastAsia" w:cstheme="minorEastAsia"/>
          <w:sz w:val="28"/>
          <w:szCs w:val="28"/>
          <w:lang w:val="en-US" w:eastAsia="zh-CN"/>
        </w:rPr>
        <w:t>《施工招标文件》（2010年版）等法律法规、规章和文件，结合我市实际，经调研论证、公开征求意见和审</w:t>
      </w:r>
      <w:r>
        <w:rPr>
          <w:rFonts w:hint="eastAsia" w:asciiTheme="minorEastAsia" w:hAnsiTheme="minorEastAsia" w:eastAsiaTheme="minorEastAsia" w:cstheme="minorEastAsia"/>
          <w:color w:val="auto"/>
          <w:sz w:val="28"/>
          <w:szCs w:val="28"/>
          <w:highlight w:val="none"/>
          <w:lang w:val="en-US" w:eastAsia="zh-CN"/>
        </w:rPr>
        <w:t>查</w:t>
      </w:r>
      <w:r>
        <w:rPr>
          <w:rFonts w:hint="eastAsia" w:asciiTheme="minorEastAsia" w:hAnsiTheme="minorEastAsia" w:eastAsiaTheme="minorEastAsia" w:cstheme="minorEastAsia"/>
          <w:color w:val="auto"/>
          <w:sz w:val="28"/>
          <w:szCs w:val="28"/>
          <w:highlight w:val="none"/>
          <w:lang w:val="en-US" w:eastAsia="zh-CN"/>
        </w:rPr>
        <w:t>，制定形成《烟台市房屋建筑和市政工程“人工智能辅助招投标”文件示范文本（施工）》（2026年2月版）（以下简称《示范文本》）</w:t>
      </w:r>
      <w:r>
        <w:rPr>
          <w:rFonts w:hint="eastAsia" w:ascii="宋体" w:hAnsi="宋体" w:eastAsia="宋体" w:cs="宋体"/>
          <w:color w:val="auto"/>
          <w:sz w:val="24"/>
          <w:szCs w:val="24"/>
          <w:highlight w:val="none"/>
          <w:lang w:val="en-US" w:eastAsia="zh-CN"/>
        </w:rPr>
        <w:t>。</w:t>
      </w:r>
    </w:p>
    <w:p w14:paraId="3C04CEE1">
      <w:pPr>
        <w:spacing w:line="540" w:lineRule="exact"/>
        <w:ind w:firstLine="573"/>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执行过程中如有意见或建议，请及时反馈至烟台市住房和城乡建设局；联系方式：0535-6918185。</w:t>
      </w:r>
    </w:p>
    <w:p w14:paraId="7DA39B13">
      <w:pPr>
        <w:keepNext w:val="0"/>
        <w:keepLines w:val="0"/>
        <w:pageBreakBefore w:val="0"/>
        <w:widowControl w:val="0"/>
        <w:kinsoku/>
        <w:wordWrap/>
        <w:overflowPunct/>
        <w:topLinePunct w:val="0"/>
        <w:autoSpaceDE/>
        <w:autoSpaceDN/>
        <w:bidi w:val="0"/>
        <w:adjustRightInd/>
        <w:snapToGrid/>
        <w:spacing w:line="540" w:lineRule="exact"/>
        <w:jc w:val="left"/>
        <w:textAlignment w:val="auto"/>
        <w:rPr>
          <w:rFonts w:hint="default" w:asciiTheme="minorEastAsia" w:hAnsiTheme="minorEastAsia" w:eastAsiaTheme="minorEastAsia" w:cstheme="minorEastAsia"/>
          <w:color w:val="0000FF"/>
          <w:sz w:val="28"/>
          <w:szCs w:val="28"/>
          <w:lang w:val="en-US" w:eastAsia="zh-CN"/>
        </w:rPr>
      </w:pPr>
      <w:r>
        <w:rPr>
          <w:rFonts w:hint="eastAsia" w:asciiTheme="minorEastAsia" w:hAnsiTheme="minorEastAsia" w:eastAsiaTheme="minorEastAsia" w:cstheme="minorEastAsia"/>
          <w:color w:val="0000FF"/>
          <w:sz w:val="28"/>
          <w:szCs w:val="28"/>
          <w:lang w:val="en-US" w:eastAsia="zh-CN"/>
        </w:rPr>
        <w:t>编写单位：</w:t>
      </w:r>
    </w:p>
    <w:p w14:paraId="3E2E84F7">
      <w:pPr>
        <w:spacing w:after="120" w:afterLines="50"/>
        <w:ind w:left="0" w:leftChars="0" w:firstLine="560" w:firstLineChars="200"/>
        <w:jc w:val="both"/>
        <w:rPr>
          <w:rFonts w:hint="eastAsia" w:asciiTheme="minorEastAsia" w:hAnsiTheme="minorEastAsia" w:eastAsiaTheme="minorEastAsia" w:cstheme="minorEastAsia"/>
          <w:color w:val="0000FF"/>
          <w:sz w:val="28"/>
          <w:szCs w:val="28"/>
          <w:lang w:val="en-US" w:eastAsia="zh-CN"/>
        </w:rPr>
      </w:pPr>
      <w:r>
        <w:rPr>
          <w:rFonts w:hint="eastAsia" w:asciiTheme="minorEastAsia" w:hAnsiTheme="minorEastAsia" w:eastAsiaTheme="minorEastAsia" w:cstheme="minorEastAsia"/>
          <w:color w:val="0000FF"/>
          <w:sz w:val="28"/>
          <w:szCs w:val="28"/>
          <w:lang w:val="en-US" w:eastAsia="zh-CN"/>
        </w:rPr>
        <w:t>编写人员：</w:t>
      </w:r>
    </w:p>
    <w:p w14:paraId="21015305">
      <w:pPr>
        <w:spacing w:after="120" w:afterLines="50"/>
        <w:ind w:left="0" w:leftChars="0" w:firstLine="720" w:firstLineChars="200"/>
        <w:jc w:val="center"/>
        <w:rPr>
          <w:rFonts w:hint="eastAsia" w:ascii="宋体" w:hAnsi="宋体" w:eastAsia="宋体" w:cs="宋体"/>
          <w:sz w:val="36"/>
          <w:szCs w:val="36"/>
        </w:rPr>
      </w:pPr>
      <w:r>
        <w:rPr>
          <w:rFonts w:hint="eastAsia" w:ascii="宋体" w:hAnsi="宋体" w:eastAsia="宋体" w:cs="宋体"/>
          <w:sz w:val="36"/>
          <w:szCs w:val="36"/>
        </w:rPr>
        <w:t>使 用 说 明</w:t>
      </w:r>
    </w:p>
    <w:p w14:paraId="33308349">
      <w:pPr>
        <w:ind w:left="0" w:leftChars="0" w:firstLine="0" w:firstLineChars="0"/>
        <w:rPr>
          <w:rFonts w:hint="eastAsia" w:ascii="宋体" w:hAnsi="宋体" w:eastAsia="宋体" w:cs="宋体"/>
        </w:rPr>
      </w:pPr>
    </w:p>
    <w:p w14:paraId="78459B68">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560" w:firstLineChars="200"/>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一</w:t>
      </w:r>
      <w:r>
        <w:rPr>
          <w:rFonts w:hint="eastAsia" w:asciiTheme="minorEastAsia" w:hAnsiTheme="minorEastAsia" w:eastAsiaTheme="minorEastAsia" w:cstheme="minorEastAsia"/>
          <w:sz w:val="28"/>
          <w:szCs w:val="28"/>
        </w:rPr>
        <w:t>、《示范文本》供招标人选择使用，适用于本市行政区域内依法必须招标的房屋建筑和市政基础设施工程施工“人工智能辅助招投标”项目。</w:t>
      </w:r>
    </w:p>
    <w:p w14:paraId="1EAE1146">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二</w:t>
      </w:r>
      <w:r>
        <w:rPr>
          <w:rFonts w:hint="eastAsia" w:asciiTheme="minorEastAsia" w:hAnsiTheme="minorEastAsia" w:eastAsiaTheme="minorEastAsia" w:cstheme="minorEastAsia"/>
          <w:sz w:val="28"/>
          <w:szCs w:val="28"/>
        </w:rPr>
        <w:t>、《示范文本》用相同序号标示的章、节、条、款、项、目，供招标人和投标人选择使用。以空格标示和</w:t>
      </w:r>
      <w:r>
        <w:rPr>
          <w:rFonts w:hint="eastAsia" w:asciiTheme="minorEastAsia" w:hAnsiTheme="minorEastAsia" w:eastAsiaTheme="minorEastAsia" w:cstheme="minorEastAsia"/>
          <w:sz w:val="28"/>
          <w:szCs w:val="28"/>
        </w:rPr>
        <w:sym w:font="Wingdings 2" w:char="00A3"/>
      </w:r>
      <w:r>
        <w:rPr>
          <w:rFonts w:hint="eastAsia" w:asciiTheme="minorEastAsia" w:hAnsiTheme="minorEastAsia" w:eastAsiaTheme="minorEastAsia" w:cstheme="minorEastAsia"/>
          <w:sz w:val="28"/>
          <w:szCs w:val="28"/>
        </w:rPr>
        <w:t>标示的由招标人填写和勾选的内容，招标人应根据招标项目具体特点和实际需要具体化，确实没有需要填写的，在空格中用</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”标示。其余内容根据人工智能辅助招投标固化模块直接引用。《示范文本》中引用的政策文件发生了变化的，由招标人进行调整。</w:t>
      </w:r>
    </w:p>
    <w:p w14:paraId="34C63785">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三</w:t>
      </w:r>
      <w:r>
        <w:rPr>
          <w:rFonts w:hint="eastAsia" w:asciiTheme="minorEastAsia" w:hAnsiTheme="minorEastAsia" w:eastAsiaTheme="minorEastAsia" w:cstheme="minorEastAsia"/>
          <w:sz w:val="28"/>
          <w:szCs w:val="28"/>
        </w:rPr>
        <w:t>、招标人按照《示范文本》第一章的格式发布招标公告、资格预审公告或投标邀请书。</w:t>
      </w:r>
    </w:p>
    <w:p w14:paraId="14E2E825">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四</w:t>
      </w:r>
      <w:r>
        <w:rPr>
          <w:rFonts w:hint="eastAsia" w:asciiTheme="minorEastAsia" w:hAnsiTheme="minorEastAsia" w:eastAsiaTheme="minorEastAsia" w:cstheme="minorEastAsia"/>
          <w:sz w:val="28"/>
          <w:szCs w:val="28"/>
        </w:rPr>
        <w:t>、《示范文本》以附件方式集中列示的否决投标情形是对投标人须知和评标办法有关条款的总结和补充，是评标办法的组成部分。</w:t>
      </w:r>
    </w:p>
    <w:p w14:paraId="31FB21D3">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五</w:t>
      </w:r>
      <w:r>
        <w:rPr>
          <w:rFonts w:hint="eastAsia" w:asciiTheme="minorEastAsia" w:hAnsiTheme="minorEastAsia" w:eastAsiaTheme="minorEastAsia" w:cstheme="minorEastAsia"/>
          <w:sz w:val="28"/>
          <w:szCs w:val="28"/>
        </w:rPr>
        <w:t>、《示范文本》第三章“评标办法”规定了经评审的最低投标价法、合理低价法、技术评分最低标价法、综合评估法1、综合评估法2五种评标方法，由招标人根据招标项目规模选择使用。</w:t>
      </w:r>
    </w:p>
    <w:p w14:paraId="294F5EA3">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经评审的最低投标价法。按照投标人投标价格从低至高的排序</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由交易系统自动识别一定数量的投标单位进行阶段性初步评审</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评标委员会对通过初步评审</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包括形式评审、资格评审、响应性评审</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下同</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的投标单位</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将经评审的投标价格由低到高的顺序推荐中标候选人。</w:t>
      </w:r>
    </w:p>
    <w:p w14:paraId="06B50236">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合理低价法。评标委员会对通过初步评审的投标单位</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按照明确的计算公式计算评标基准价、投标人评标价的偏差率</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确定最终投标报价得分</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将前三名以不排序方式推荐给招标人作为定</w:t>
      </w:r>
      <w:r>
        <w:rPr>
          <w:rFonts w:hint="eastAsia" w:asciiTheme="minorEastAsia" w:hAnsiTheme="minorEastAsia" w:eastAsiaTheme="minorEastAsia" w:cstheme="minorEastAsia"/>
          <w:sz w:val="28"/>
          <w:szCs w:val="28"/>
        </w:rPr>
        <w:t>标候选人</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由招标人进行定标确定中标候选人排序</w:t>
      </w:r>
      <w:r>
        <w:rPr>
          <w:rFonts w:hint="eastAsia" w:asciiTheme="minorEastAsia" w:hAnsiTheme="minorEastAsia" w:eastAsiaTheme="minorEastAsia" w:cstheme="minorEastAsia"/>
          <w:sz w:val="28"/>
          <w:szCs w:val="28"/>
        </w:rPr>
        <w:t>。</w:t>
      </w:r>
    </w:p>
    <w:p w14:paraId="1FC66C8F">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技术评分最低标价法。第一阶段</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对通过初步评审的投标单位</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评标委员会按照明确的评分因素和量化的评分标准对其商务﹝含人员、业绩等加</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扣</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分项﹞、</w:t>
      </w:r>
      <w:r>
        <w:rPr>
          <w:rFonts w:hint="eastAsia" w:asciiTheme="minorEastAsia" w:hAnsiTheme="minorEastAsia" w:eastAsiaTheme="minorEastAsia" w:cstheme="minorEastAsia"/>
          <w:sz w:val="28"/>
          <w:szCs w:val="28"/>
          <w:highlight w:val="none"/>
        </w:rPr>
        <w:t>技术</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rPr>
        <w:t>含施工组织设计或技术建议书等加分项</w:t>
      </w:r>
      <w:r>
        <w:rPr>
          <w:rFonts w:hint="eastAsia" w:asciiTheme="minorEastAsia" w:hAnsiTheme="minorEastAsia" w:eastAsiaTheme="minorEastAsia" w:cstheme="minorEastAsia"/>
          <w:sz w:val="28"/>
          <w:szCs w:val="28"/>
          <w:highlight w:val="none"/>
          <w:lang w:eastAsia="zh-CN"/>
        </w:rPr>
        <w:t>）</w:t>
      </w:r>
      <w:r>
        <w:rPr>
          <w:rFonts w:hint="eastAsia" w:asciiTheme="minorEastAsia" w:hAnsiTheme="minorEastAsia" w:eastAsiaTheme="minorEastAsia" w:cstheme="minorEastAsia"/>
          <w:sz w:val="28"/>
          <w:szCs w:val="28"/>
          <w:highlight w:val="none"/>
        </w:rPr>
        <w:t>等</w:t>
      </w:r>
      <w:r>
        <w:rPr>
          <w:rFonts w:hint="eastAsia" w:asciiTheme="minorEastAsia" w:hAnsiTheme="minorEastAsia" w:eastAsiaTheme="minorEastAsia" w:cstheme="minorEastAsia"/>
          <w:sz w:val="28"/>
          <w:szCs w:val="28"/>
        </w:rPr>
        <w:t>内容进行评分。技术评审因素细分项实行合格制评审</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结果以“不通过不得分、通过得满分”的原则进行计分</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评审得分由高到低排序。第二阶段</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对第一阶段排名在范本规定数量以内的投标人的报价文件</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按照评标价量化标准进行评分</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将经评审的投标价格由低到高的顺序排序推荐中标候选人。</w:t>
      </w:r>
    </w:p>
    <w:p w14:paraId="388A45F3">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经评审的最低投标价法、合理低价法、技术评分最低标价法适用于：最高投标限价1000万元以下的施工总承包项目；最高投标限价800万元以下的施工专业承包项目。采用经评审的最低投标价法和技术评分最低标价法的项目可以设置异常低价警戒线。异常低价警戒线为有效报价的综合平均数（算术平均数、中位数、四分位数的算术平均值）下浮</w:t>
      </w:r>
      <w:r>
        <w:rPr>
          <w:rFonts w:hint="eastAsia" w:asciiTheme="minorEastAsia" w:hAnsiTheme="minorEastAsia" w:eastAsiaTheme="minorEastAsia" w:cstheme="minorEastAsia"/>
          <w:sz w:val="28"/>
          <w:szCs w:val="28"/>
          <w:lang w:eastAsia="zh-CN"/>
        </w:rPr>
        <w:t>5%—10%</w:t>
      </w:r>
      <w:r>
        <w:rPr>
          <w:rFonts w:hint="eastAsia" w:asciiTheme="minorEastAsia" w:hAnsiTheme="minorEastAsia" w:eastAsiaTheme="minorEastAsia" w:cstheme="minorEastAsia"/>
          <w:sz w:val="28"/>
          <w:szCs w:val="28"/>
        </w:rPr>
        <w:t>，具体下浮数值由招标人在区间范围内选择确定。</w:t>
      </w:r>
    </w:p>
    <w:p w14:paraId="026F7785">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综合评估法1</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技术评审符合即得分</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。评标委员会对通过初步评审的投标单位</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按照明确的评分因素和量化的评分标准对商务﹝含人员、业绩等加</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扣</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分项﹞、技术</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含施工组织设计或技术建议书等加分项</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、投标报价进行评分</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各技术评审因素细分项实行合格制评审</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结果以“不通过不得分、通过得满分”的原则进行计分</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最后按照三类评审内容的评标总得分</w:t>
      </w:r>
      <w:r>
        <w:rPr>
          <w:rFonts w:hint="eastAsia" w:asciiTheme="minorEastAsia" w:hAnsiTheme="minorEastAsia" w:eastAsiaTheme="minorEastAsia" w:cstheme="minorEastAsia"/>
          <w:sz w:val="28"/>
          <w:szCs w:val="28"/>
          <w:lang w:val="en-US" w:eastAsia="zh-CN"/>
        </w:rPr>
        <w:t>将前三名以不排序方式推荐给招标人作为定</w:t>
      </w:r>
      <w:r>
        <w:rPr>
          <w:rFonts w:hint="eastAsia" w:asciiTheme="minorEastAsia" w:hAnsiTheme="minorEastAsia" w:eastAsiaTheme="minorEastAsia" w:cstheme="minorEastAsia"/>
          <w:sz w:val="28"/>
          <w:szCs w:val="28"/>
        </w:rPr>
        <w:t>标候选人</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由招标人进行定标确定中标候选人排序</w:t>
      </w:r>
      <w:r>
        <w:rPr>
          <w:rFonts w:hint="eastAsia" w:asciiTheme="minorEastAsia" w:hAnsiTheme="minorEastAsia" w:eastAsiaTheme="minorEastAsia" w:cstheme="minorEastAsia"/>
          <w:sz w:val="28"/>
          <w:szCs w:val="28"/>
        </w:rPr>
        <w:t>。</w:t>
      </w:r>
    </w:p>
    <w:p w14:paraId="2FEA0350">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rPr>
        <w:t>综合评估法1适用于：最高投标限价1000万元及以上、2亿元以下的施工总承包项目；最高投标限价800万元及以上、3000万元以下的施工专业承包项目。适用综合评估法1的项目，招标人可以自主选择经评审的最低投标价法、合理低价法、技术评分最低标价法</w:t>
      </w:r>
      <w:r>
        <w:rPr>
          <w:rFonts w:hint="eastAsia" w:asciiTheme="minorEastAsia" w:hAnsiTheme="minorEastAsia" w:eastAsiaTheme="minorEastAsia" w:cstheme="minorEastAsia"/>
          <w:sz w:val="28"/>
          <w:szCs w:val="28"/>
          <w:lang w:eastAsia="zh-CN"/>
        </w:rPr>
        <w:t>。</w:t>
      </w:r>
    </w:p>
    <w:p w14:paraId="1F3FDF8B">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综合评估法2。评标委员会对通过初步评审的投标文件</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按照明确的评分因素和量化的评分标准对商务﹝含人员、业绩、奖项等加</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扣</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分项﹞、技术</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含施工组织设计或技术建议书等加分项</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、投标报价</w:t>
      </w:r>
      <w:r>
        <w:rPr>
          <w:rFonts w:hint="eastAsia" w:asciiTheme="minorEastAsia" w:hAnsiTheme="minorEastAsia" w:eastAsiaTheme="minorEastAsia" w:cstheme="minorEastAsia"/>
          <w:sz w:val="28"/>
          <w:szCs w:val="28"/>
          <w:lang w:val="en-US" w:eastAsia="zh-CN"/>
        </w:rPr>
        <w:t>进行评分，最后按照三类评审内容的评标总得分将前三名以不排序方式推荐给招标人作为定标候选人，由招标人进行定标确定中标候选人排序。</w:t>
      </w:r>
      <w:bookmarkStart w:id="15" w:name="_Hlk193096490"/>
      <w:r>
        <w:rPr>
          <w:rFonts w:hint="eastAsia" w:asciiTheme="minorEastAsia" w:hAnsiTheme="minorEastAsia" w:eastAsiaTheme="minorEastAsia" w:cstheme="minorEastAsia"/>
          <w:sz w:val="28"/>
          <w:szCs w:val="28"/>
        </w:rPr>
        <w:t>适用综合评估法2的项目，招标人可以自主选择经评审的最低投标价法、合理低价法、技术评分最低标价法、综合评估法1。</w:t>
      </w:r>
    </w:p>
    <w:p w14:paraId="1796762D">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z w:val="28"/>
          <w:szCs w:val="28"/>
        </w:rPr>
        <w:t>采用合理低价法、综合评估法1、综合评估法2的，招标人应采用评定分离法确定中标人。</w:t>
      </w:r>
    </w:p>
    <w:bookmarkEnd w:id="15"/>
    <w:p w14:paraId="1263955E">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z w:val="28"/>
          <w:szCs w:val="28"/>
          <w:highlight w:val="none"/>
          <w:lang w:val="en-US" w:eastAsia="zh-CN"/>
        </w:rPr>
        <w:t>六</w:t>
      </w:r>
      <w:r>
        <w:rPr>
          <w:rFonts w:hint="eastAsia" w:asciiTheme="minorEastAsia" w:hAnsiTheme="minorEastAsia" w:eastAsiaTheme="minorEastAsia" w:cstheme="minorEastAsia"/>
          <w:sz w:val="28"/>
          <w:szCs w:val="28"/>
          <w:highlight w:val="none"/>
        </w:rPr>
        <w:t>、《示范文本》第四章“合同条款及格式”采用</w:t>
      </w:r>
      <w:r>
        <w:rPr>
          <w:rFonts w:hint="eastAsia" w:asciiTheme="minorEastAsia" w:hAnsiTheme="minorEastAsia" w:eastAsiaTheme="minorEastAsia" w:cstheme="minorEastAsia"/>
          <w:sz w:val="28"/>
          <w:szCs w:val="28"/>
          <w:highlight w:val="none"/>
          <w:u w:val="none"/>
        </w:rPr>
        <w:t>《</w:t>
      </w:r>
      <w:bookmarkStart w:id="16" w:name="OLE_LINK1"/>
      <w:bookmarkStart w:id="17" w:name="OLE_LINK2"/>
      <w:r>
        <w:rPr>
          <w:rFonts w:hint="eastAsia" w:asciiTheme="minorEastAsia" w:hAnsiTheme="minorEastAsia" w:eastAsiaTheme="minorEastAsia" w:cstheme="minorEastAsia"/>
          <w:sz w:val="28"/>
          <w:szCs w:val="28"/>
          <w:highlight w:val="none"/>
          <w:u w:val="none"/>
        </w:rPr>
        <w:t>建设工程施工合同（示范文本）》</w:t>
      </w:r>
      <w:bookmarkEnd w:id="16"/>
      <w:bookmarkEnd w:id="17"/>
      <w:r>
        <w:rPr>
          <w:rFonts w:hint="eastAsia" w:asciiTheme="minorEastAsia" w:hAnsiTheme="minorEastAsia" w:eastAsiaTheme="minorEastAsia" w:cstheme="minorEastAsia"/>
          <w:sz w:val="28"/>
          <w:szCs w:val="28"/>
          <w:highlight w:val="none"/>
          <w:u w:val="none"/>
        </w:rPr>
        <w:t>（GF-2017-0201）</w:t>
      </w:r>
      <w:r>
        <w:rPr>
          <w:rFonts w:hint="eastAsia" w:asciiTheme="minorEastAsia" w:hAnsiTheme="minorEastAsia" w:eastAsiaTheme="minorEastAsia" w:cstheme="minorEastAsia"/>
          <w:sz w:val="28"/>
          <w:szCs w:val="28"/>
          <w:highlight w:val="none"/>
        </w:rPr>
        <w:t>，其中通用合同条款应全文引用，专用合同条款是对通用合同条款进行补充、细化。除通用</w:t>
      </w:r>
      <w:r>
        <w:rPr>
          <w:rFonts w:hint="eastAsia" w:asciiTheme="minorEastAsia" w:hAnsiTheme="minorEastAsia" w:eastAsiaTheme="minorEastAsia" w:cstheme="minorEastAsia"/>
          <w:sz w:val="28"/>
          <w:szCs w:val="28"/>
        </w:rPr>
        <w:t>合同条款明确专用合同条款可做出不同约定外，专用合同条款补充细化的内容不得与通用合同条款规定相抵触，不得违反</w:t>
      </w:r>
      <w:r>
        <w:rPr>
          <w:rFonts w:hint="eastAsia" w:asciiTheme="minorEastAsia" w:hAnsiTheme="minorEastAsia" w:eastAsiaTheme="minorEastAsia" w:cstheme="minorEastAsia"/>
          <w:sz w:val="28"/>
          <w:szCs w:val="28"/>
          <w:lang w:eastAsia="zh-CN"/>
        </w:rPr>
        <w:t>法律法规</w:t>
      </w:r>
      <w:r>
        <w:rPr>
          <w:rFonts w:hint="eastAsia" w:asciiTheme="minorEastAsia" w:hAnsiTheme="minorEastAsia" w:eastAsiaTheme="minorEastAsia" w:cstheme="minorEastAsia"/>
          <w:sz w:val="28"/>
          <w:szCs w:val="28"/>
        </w:rPr>
        <w:t>和规章的有关规定和平等、自愿、公平以及诚实信用原则。第一节“合同协议书”、第二节“通用合同条款”、第三节“专用合同条款”和附件应不加修改直接引用（除以空格标示的由招标人填</w:t>
      </w:r>
      <w:r>
        <w:rPr>
          <w:rFonts w:hint="eastAsia" w:asciiTheme="minorEastAsia" w:hAnsiTheme="minorEastAsia" w:eastAsiaTheme="minorEastAsia" w:cstheme="minorEastAsia"/>
          <w:sz w:val="28"/>
          <w:szCs w:val="28"/>
          <w:highlight w:val="none"/>
        </w:rPr>
        <w:t>空的内容和选择性内容外）。填空内容由招标人根据国家和省有关法律法规规定以及招标项目具体情况确定。</w:t>
      </w:r>
    </w:p>
    <w:p w14:paraId="656F7001">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highlight w:val="none"/>
          <w:lang w:val="en-US" w:eastAsia="zh-CN"/>
        </w:rPr>
        <w:t>七</w:t>
      </w:r>
      <w:r>
        <w:rPr>
          <w:rFonts w:hint="eastAsia" w:asciiTheme="minorEastAsia" w:hAnsiTheme="minorEastAsia" w:eastAsiaTheme="minorEastAsia" w:cstheme="minorEastAsia"/>
          <w:sz w:val="28"/>
          <w:szCs w:val="28"/>
          <w:highlight w:val="none"/>
        </w:rPr>
        <w:t>、</w:t>
      </w:r>
      <w:bookmarkStart w:id="18" w:name="OLE_LINK6"/>
      <w:r>
        <w:rPr>
          <w:rFonts w:hint="eastAsia" w:asciiTheme="minorEastAsia" w:hAnsiTheme="minorEastAsia" w:eastAsiaTheme="minorEastAsia" w:cstheme="minorEastAsia"/>
          <w:sz w:val="28"/>
          <w:szCs w:val="28"/>
          <w:highlight w:val="none"/>
        </w:rPr>
        <w:t>《示</w:t>
      </w:r>
      <w:r>
        <w:rPr>
          <w:rFonts w:hint="eastAsia" w:asciiTheme="minorEastAsia" w:hAnsiTheme="minorEastAsia" w:eastAsiaTheme="minorEastAsia" w:cstheme="minorEastAsia"/>
          <w:sz w:val="28"/>
          <w:szCs w:val="28"/>
        </w:rPr>
        <w:t>范文本》</w:t>
      </w:r>
      <w:bookmarkEnd w:id="18"/>
      <w:r>
        <w:rPr>
          <w:rFonts w:hint="eastAsia" w:asciiTheme="minorEastAsia" w:hAnsiTheme="minorEastAsia" w:eastAsiaTheme="minorEastAsia" w:cstheme="minorEastAsia"/>
          <w:sz w:val="28"/>
          <w:szCs w:val="28"/>
        </w:rPr>
        <w:t>第五章“工程量清单”规定适用于采用</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建设工程工程量清单计价标准</w:t>
      </w:r>
      <w:r>
        <w:rPr>
          <w:rFonts w:hint="eastAsia" w:asciiTheme="minorEastAsia" w:hAnsiTheme="minorEastAsia" w:eastAsiaTheme="minorEastAsia" w:cstheme="minorEastAsia"/>
          <w:sz w:val="28"/>
          <w:szCs w:val="28"/>
          <w:lang w:eastAsia="zh-CN"/>
        </w:rPr>
        <w:t>&gt;</w:t>
      </w:r>
      <w:r>
        <w:rPr>
          <w:rFonts w:hint="eastAsia" w:asciiTheme="minorEastAsia" w:hAnsiTheme="minorEastAsia" w:eastAsiaTheme="minorEastAsia" w:cstheme="minorEastAsia"/>
          <w:sz w:val="28"/>
          <w:szCs w:val="28"/>
        </w:rPr>
        <w:t>(GB/T50500-2024)</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以下简称</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2024版清单计价标准</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及国家或山东省计价规范补充相关内容的项目。</w:t>
      </w:r>
    </w:p>
    <w:p w14:paraId="028AC0C0">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八</w:t>
      </w:r>
      <w:r>
        <w:rPr>
          <w:rFonts w:hint="eastAsia" w:asciiTheme="minorEastAsia" w:hAnsiTheme="minorEastAsia" w:eastAsiaTheme="minorEastAsia" w:cstheme="minorEastAsia"/>
          <w:sz w:val="28"/>
          <w:szCs w:val="28"/>
        </w:rPr>
        <w:t>、《示范文本》第六章“图纸”由招标人根据招标项目具体特点和实际需要编制，并与“投标人须知</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通用合同条款</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专用合同条款</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技术标准和要求”相衔接。</w:t>
      </w:r>
    </w:p>
    <w:p w14:paraId="045E5440">
      <w:pPr>
        <w:keepNext w:val="0"/>
        <w:keepLines w:val="0"/>
        <w:pageBreakBefore w:val="0"/>
        <w:widowControl w:val="0"/>
        <w:kinsoku/>
        <w:wordWrap/>
        <w:overflowPunct/>
        <w:topLinePunct w:val="0"/>
        <w:autoSpaceDE w:val="0"/>
        <w:autoSpaceDN w:val="0"/>
        <w:bidi w:val="0"/>
        <w:adjustRightInd w:val="0"/>
        <w:snapToGrid w:val="0"/>
        <w:spacing w:after="160" w:line="400" w:lineRule="exact"/>
        <w:ind w:firstLine="560" w:firstLineChars="200"/>
        <w:textAlignment w:val="auto"/>
        <w:rPr>
          <w:rFonts w:hint="eastAsia" w:asciiTheme="minorEastAsia" w:hAnsiTheme="minorEastAsia" w:eastAsiaTheme="minorEastAsia" w:cstheme="minorEastAsia"/>
          <w:sz w:val="28"/>
          <w:szCs w:val="28"/>
        </w:rPr>
        <w:sectPr>
          <w:footerReference r:id="rId7" w:type="default"/>
          <w:pgSz w:w="11905" w:h="16838"/>
          <w:pgMar w:top="2098" w:right="1474" w:bottom="1984" w:left="1587" w:header="850" w:footer="850" w:gutter="0"/>
          <w:pgNumType w:fmt="numberInDash" w:start="1"/>
          <w:cols w:space="0" w:num="1"/>
          <w:rtlGutter w:val="0"/>
          <w:docGrid w:linePitch="312" w:charSpace="0"/>
        </w:sectPr>
      </w:pPr>
      <w:r>
        <w:rPr>
          <w:rFonts w:hint="eastAsia" w:asciiTheme="minorEastAsia" w:hAnsiTheme="minorEastAsia" w:eastAsiaTheme="minorEastAsia" w:cstheme="minorEastAsia"/>
          <w:sz w:val="28"/>
          <w:szCs w:val="28"/>
          <w:lang w:val="en-US" w:eastAsia="zh-CN"/>
        </w:rPr>
        <w:t>九</w:t>
      </w:r>
      <w:r>
        <w:rPr>
          <w:rFonts w:hint="eastAsia" w:asciiTheme="minorEastAsia" w:hAnsiTheme="minorEastAsia" w:eastAsiaTheme="minorEastAsia" w:cstheme="minorEastAsia"/>
          <w:sz w:val="28"/>
          <w:szCs w:val="28"/>
        </w:rPr>
        <w:t>、《示范文本》第七章“技术标准和要求”招标人应当结合招标项目具体特点和实际需要进行补充。</w:t>
      </w:r>
    </w:p>
    <w:p w14:paraId="5FE5CE77">
      <w:pPr>
        <w:ind w:firstLine="435"/>
        <w:rPr>
          <w:rFonts w:hint="eastAsia" w:ascii="宋体" w:hAnsi="宋体" w:eastAsia="宋体" w:cs="宋体"/>
        </w:rPr>
      </w:pPr>
    </w:p>
    <w:p w14:paraId="23ADC99B">
      <w:pPr>
        <w:ind w:firstLine="435"/>
        <w:rPr>
          <w:rFonts w:hint="eastAsia" w:ascii="宋体" w:hAnsi="宋体" w:eastAsia="宋体" w:cs="宋体"/>
        </w:rPr>
      </w:pPr>
    </w:p>
    <w:p w14:paraId="019A5BBE">
      <w:pPr>
        <w:spacing w:line="540" w:lineRule="exact"/>
        <w:ind w:left="0" w:leftChars="0" w:firstLine="1400" w:firstLineChars="500"/>
        <w:jc w:val="both"/>
        <w:rPr>
          <w:rFonts w:hint="eastAsia" w:ascii="宋体" w:hAnsi="宋体" w:eastAsia="宋体" w:cs="宋体"/>
          <w:sz w:val="28"/>
          <w:szCs w:val="28"/>
        </w:rPr>
      </w:pPr>
      <w:r>
        <w:rPr>
          <w:rFonts w:hint="eastAsia" w:ascii="宋体" w:hAnsi="宋体" w:eastAsia="宋体" w:cs="宋体"/>
          <w:sz w:val="28"/>
          <w:szCs w:val="28"/>
          <w:u w:val="single"/>
        </w:rPr>
        <w:t xml:space="preserve">             </w:t>
      </w:r>
      <w:r>
        <w:rPr>
          <w:rFonts w:hint="eastAsia" w:ascii="宋体" w:hAnsi="宋体" w:eastAsia="宋体" w:cs="宋体"/>
          <w:sz w:val="28"/>
          <w:szCs w:val="28"/>
        </w:rPr>
        <w:t>（招标项目名称及标段）施工招标</w:t>
      </w:r>
    </w:p>
    <w:p w14:paraId="61AB4A89">
      <w:pPr>
        <w:ind w:firstLine="435"/>
        <w:rPr>
          <w:rFonts w:hint="eastAsia" w:ascii="宋体" w:hAnsi="宋体" w:eastAsia="宋体" w:cs="宋体"/>
          <w:szCs w:val="21"/>
        </w:rPr>
      </w:pPr>
    </w:p>
    <w:p w14:paraId="545DCC8A">
      <w:pPr>
        <w:ind w:firstLine="435"/>
        <w:rPr>
          <w:rFonts w:hint="eastAsia" w:ascii="宋体" w:hAnsi="宋体" w:eastAsia="宋体" w:cs="宋体"/>
          <w:szCs w:val="21"/>
        </w:rPr>
      </w:pPr>
    </w:p>
    <w:p w14:paraId="2B510E0D">
      <w:pPr>
        <w:ind w:firstLine="435"/>
        <w:rPr>
          <w:rFonts w:hint="eastAsia" w:ascii="宋体" w:hAnsi="宋体" w:eastAsia="宋体" w:cs="宋体"/>
          <w:szCs w:val="21"/>
        </w:rPr>
      </w:pPr>
    </w:p>
    <w:p w14:paraId="07E2687A">
      <w:pPr>
        <w:ind w:firstLine="435"/>
        <w:rPr>
          <w:rFonts w:hint="eastAsia" w:ascii="宋体" w:hAnsi="宋体" w:eastAsia="宋体" w:cs="宋体"/>
          <w:szCs w:val="21"/>
        </w:rPr>
      </w:pPr>
    </w:p>
    <w:p w14:paraId="3A3466B7">
      <w:pPr>
        <w:ind w:firstLine="435"/>
        <w:rPr>
          <w:rFonts w:hint="eastAsia" w:ascii="宋体" w:hAnsi="宋体" w:eastAsia="宋体" w:cs="宋体"/>
          <w:szCs w:val="21"/>
        </w:rPr>
      </w:pPr>
    </w:p>
    <w:p w14:paraId="55DFE7EE">
      <w:pPr>
        <w:keepNext w:val="0"/>
        <w:keepLines w:val="0"/>
        <w:pageBreakBefore w:val="0"/>
        <w:widowControl w:val="0"/>
        <w:kinsoku/>
        <w:wordWrap/>
        <w:overflowPunct/>
        <w:topLinePunct w:val="0"/>
        <w:autoSpaceDE w:val="0"/>
        <w:autoSpaceDN w:val="0"/>
        <w:bidi w:val="0"/>
        <w:adjustRightInd/>
        <w:snapToGrid/>
        <w:spacing w:line="360" w:lineRule="auto"/>
        <w:ind w:left="0" w:leftChars="0" w:firstLine="0" w:firstLineChars="0"/>
        <w:jc w:val="center"/>
        <w:textAlignment w:val="auto"/>
        <w:rPr>
          <w:rFonts w:hint="eastAsia" w:ascii="宋体" w:hAnsi="宋体" w:eastAsia="宋体" w:cs="宋体"/>
          <w:sz w:val="72"/>
          <w:szCs w:val="72"/>
        </w:rPr>
      </w:pPr>
      <w:r>
        <w:rPr>
          <w:rFonts w:hint="eastAsia" w:ascii="宋体" w:hAnsi="宋体" w:eastAsia="宋体" w:cs="宋体"/>
          <w:sz w:val="72"/>
          <w:szCs w:val="72"/>
        </w:rPr>
        <w:t>招  标  文  件</w:t>
      </w:r>
    </w:p>
    <w:p w14:paraId="6BD19A3E">
      <w:pPr>
        <w:ind w:firstLine="435"/>
        <w:rPr>
          <w:rFonts w:hint="eastAsia" w:ascii="宋体" w:hAnsi="宋体" w:eastAsia="宋体" w:cs="宋体"/>
        </w:rPr>
      </w:pPr>
    </w:p>
    <w:p w14:paraId="76B4EA97">
      <w:pPr>
        <w:ind w:firstLine="435"/>
        <w:rPr>
          <w:rFonts w:hint="eastAsia" w:ascii="宋体" w:hAnsi="宋体" w:eastAsia="宋体" w:cs="宋体"/>
        </w:rPr>
      </w:pPr>
    </w:p>
    <w:p w14:paraId="66C43FD8">
      <w:pPr>
        <w:ind w:firstLine="435"/>
        <w:rPr>
          <w:rFonts w:hint="eastAsia" w:ascii="宋体" w:hAnsi="宋体" w:eastAsia="宋体" w:cs="宋体"/>
        </w:rPr>
      </w:pPr>
    </w:p>
    <w:p w14:paraId="1CE8B0FB">
      <w:pPr>
        <w:ind w:firstLine="435"/>
        <w:rPr>
          <w:rFonts w:hint="eastAsia" w:ascii="宋体" w:hAnsi="宋体" w:eastAsia="宋体" w:cs="宋体"/>
        </w:rPr>
      </w:pPr>
    </w:p>
    <w:p w14:paraId="1F9C1DF7">
      <w:pPr>
        <w:ind w:firstLine="435"/>
        <w:rPr>
          <w:rFonts w:hint="eastAsia" w:ascii="宋体" w:hAnsi="宋体" w:eastAsia="宋体" w:cs="宋体"/>
        </w:rPr>
      </w:pPr>
    </w:p>
    <w:p w14:paraId="588B4D1A">
      <w:pPr>
        <w:ind w:firstLine="435"/>
        <w:rPr>
          <w:rFonts w:hint="eastAsia" w:ascii="宋体" w:hAnsi="宋体" w:eastAsia="宋体" w:cs="宋体"/>
        </w:rPr>
      </w:pPr>
    </w:p>
    <w:p w14:paraId="370A0550">
      <w:pPr>
        <w:ind w:firstLine="435"/>
        <w:rPr>
          <w:rFonts w:hint="eastAsia" w:ascii="宋体" w:hAnsi="宋体" w:eastAsia="宋体" w:cs="宋体"/>
        </w:rPr>
      </w:pPr>
    </w:p>
    <w:p w14:paraId="7DAECB1A">
      <w:pPr>
        <w:ind w:firstLine="435"/>
        <w:rPr>
          <w:rFonts w:hint="eastAsia" w:ascii="宋体" w:hAnsi="宋体" w:eastAsia="宋体" w:cs="宋体"/>
        </w:rPr>
      </w:pPr>
    </w:p>
    <w:p w14:paraId="7033DA4D">
      <w:pPr>
        <w:ind w:firstLine="435"/>
        <w:rPr>
          <w:rFonts w:hint="eastAsia" w:ascii="宋体" w:hAnsi="宋体" w:eastAsia="宋体" w:cs="宋体"/>
        </w:rPr>
      </w:pPr>
    </w:p>
    <w:p w14:paraId="1D38BE2E">
      <w:pPr>
        <w:ind w:firstLine="435"/>
        <w:rPr>
          <w:rFonts w:hint="eastAsia" w:ascii="宋体" w:hAnsi="宋体" w:eastAsia="宋体" w:cs="宋体"/>
        </w:rPr>
      </w:pPr>
    </w:p>
    <w:p w14:paraId="382E00D9">
      <w:pPr>
        <w:spacing w:line="360" w:lineRule="auto"/>
        <w:jc w:val="center"/>
        <w:rPr>
          <w:rFonts w:hint="eastAsia" w:ascii="宋体" w:hAnsi="宋体" w:eastAsia="宋体" w:cs="宋体"/>
          <w:sz w:val="28"/>
          <w:szCs w:val="28"/>
        </w:rPr>
      </w:pPr>
      <w:r>
        <w:rPr>
          <w:rFonts w:hint="eastAsia" w:ascii="宋体" w:hAnsi="宋体" w:eastAsia="宋体" w:cs="宋体"/>
          <w:sz w:val="28"/>
          <w:szCs w:val="28"/>
        </w:rPr>
        <w:t>招 标 人：</w:t>
      </w:r>
      <w:r>
        <w:rPr>
          <w:rFonts w:hint="eastAsia" w:ascii="宋体" w:hAnsi="宋体" w:eastAsia="宋体" w:cs="宋体"/>
          <w:sz w:val="28"/>
          <w:szCs w:val="28"/>
          <w:u w:val="single"/>
        </w:rPr>
        <w:t xml:space="preserve">   </w:t>
      </w:r>
      <w:r>
        <w:rPr>
          <w:rFonts w:hint="eastAsia"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rPr>
        <w:t>（盖单位电子公章）</w:t>
      </w:r>
    </w:p>
    <w:p w14:paraId="7A7CF388">
      <w:pPr>
        <w:spacing w:line="540" w:lineRule="exact"/>
        <w:ind w:firstLine="1680" w:firstLineChars="600"/>
        <w:jc w:val="both"/>
        <w:rPr>
          <w:rFonts w:hint="eastAsia" w:ascii="宋体" w:hAnsi="宋体" w:eastAsia="宋体" w:cs="宋体"/>
          <w:sz w:val="28"/>
          <w:szCs w:val="28"/>
        </w:rPr>
      </w:pPr>
      <w:r>
        <w:rPr>
          <w:rFonts w:hint="eastAsia" w:ascii="宋体" w:hAnsi="宋体" w:eastAsia="宋体" w:cs="宋体"/>
          <w:sz w:val="28"/>
          <w:szCs w:val="28"/>
        </w:rPr>
        <w:t>日    期：</w:t>
      </w:r>
      <w:r>
        <w:rPr>
          <w:rFonts w:hint="eastAsia" w:cs="宋体"/>
          <w:sz w:val="28"/>
          <w:szCs w:val="28"/>
          <w:u w:val="single"/>
          <w:lang w:val="en-US" w:eastAsia="zh-CN"/>
        </w:rPr>
        <w:t xml:space="preserve">    </w:t>
      </w:r>
      <w:r>
        <w:rPr>
          <w:rFonts w:hint="eastAsia" w:ascii="宋体" w:hAnsi="宋体" w:eastAsia="宋体" w:cs="宋体"/>
          <w:sz w:val="28"/>
          <w:szCs w:val="28"/>
        </w:rPr>
        <w:t>年</w:t>
      </w:r>
      <w:r>
        <w:rPr>
          <w:rFonts w:hint="eastAsia" w:ascii="宋体" w:hAnsi="宋体" w:eastAsia="宋体" w:cs="宋体"/>
          <w:sz w:val="28"/>
          <w:szCs w:val="28"/>
          <w:u w:val="single"/>
        </w:rPr>
        <w:t xml:space="preserve">  </w:t>
      </w:r>
      <w:r>
        <w:rPr>
          <w:rFonts w:hint="eastAsia"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rPr>
        <w:t>月</w:t>
      </w:r>
      <w:r>
        <w:rPr>
          <w:rFonts w:hint="eastAsia" w:ascii="宋体" w:hAnsi="宋体" w:eastAsia="宋体" w:cs="宋体"/>
          <w:sz w:val="28"/>
          <w:szCs w:val="28"/>
          <w:u w:val="single"/>
        </w:rPr>
        <w:t xml:space="preserve">  </w:t>
      </w:r>
      <w:r>
        <w:rPr>
          <w:rFonts w:hint="eastAsia" w:cs="宋体"/>
          <w:sz w:val="28"/>
          <w:szCs w:val="28"/>
          <w:u w:val="single"/>
          <w:lang w:val="en-US" w:eastAsia="zh-CN"/>
        </w:rPr>
        <w:t xml:space="preserve">  </w:t>
      </w:r>
      <w:r>
        <w:rPr>
          <w:rFonts w:hint="eastAsia" w:ascii="宋体" w:hAnsi="宋体" w:eastAsia="宋体" w:cs="宋体"/>
          <w:sz w:val="28"/>
          <w:szCs w:val="28"/>
        </w:rPr>
        <w:t>日</w:t>
      </w:r>
    </w:p>
    <w:p w14:paraId="29CA5305">
      <w:pPr>
        <w:ind w:firstLine="435"/>
        <w:rPr>
          <w:rFonts w:hint="eastAsia" w:ascii="宋体" w:hAnsi="宋体" w:eastAsia="宋体" w:cs="宋体"/>
        </w:rPr>
      </w:pPr>
    </w:p>
    <w:p w14:paraId="35946C99">
      <w:pPr>
        <w:spacing w:line="540" w:lineRule="exact"/>
        <w:jc w:val="center"/>
        <w:rPr>
          <w:rFonts w:hint="eastAsia" w:ascii="宋体" w:hAnsi="宋体" w:eastAsia="宋体" w:cs="宋体"/>
          <w:bCs/>
          <w:sz w:val="36"/>
          <w:szCs w:val="36"/>
        </w:rPr>
      </w:pPr>
      <w:r>
        <w:rPr>
          <w:rFonts w:hint="eastAsia" w:ascii="宋体" w:hAnsi="宋体" w:eastAsia="宋体" w:cs="宋体"/>
          <w:bCs/>
          <w:sz w:val="36"/>
          <w:szCs w:val="36"/>
        </w:rPr>
        <w:t>目  录</w:t>
      </w:r>
    </w:p>
    <w:p w14:paraId="217B4E51">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TOC \o "1-2" \h \u </w:instrText>
      </w:r>
      <w:r>
        <w:rPr>
          <w:rFonts w:hint="eastAsia" w:ascii="黑体" w:hAnsi="黑体" w:eastAsia="黑体" w:cs="黑体"/>
          <w:sz w:val="21"/>
          <w:szCs w:val="21"/>
        </w:rPr>
        <w:fldChar w:fldCharType="separate"/>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_Toc26081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  一  卷</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_Toc26081 \h </w:instrText>
      </w:r>
      <w:r>
        <w:rPr>
          <w:rFonts w:hint="eastAsia" w:ascii="黑体" w:hAnsi="黑体" w:eastAsia="黑体" w:cs="黑体"/>
          <w:sz w:val="21"/>
          <w:szCs w:val="21"/>
        </w:rPr>
        <w:fldChar w:fldCharType="separate"/>
      </w:r>
      <w:r>
        <w:rPr>
          <w:rFonts w:hint="eastAsia" w:ascii="黑体" w:hAnsi="黑体" w:eastAsia="黑体" w:cs="黑体"/>
          <w:sz w:val="21"/>
          <w:szCs w:val="21"/>
        </w:rPr>
        <w:t>12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32B826E">
      <w:pPr>
        <w:pStyle w:val="30"/>
        <w:tabs>
          <w:tab w:val="right" w:pos="6000"/>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_Toc2789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第一章  招标公告（适用于未进行</w:t>
      </w:r>
      <w:r>
        <w:rPr>
          <w:rFonts w:hint="eastAsia" w:ascii="黑体" w:hAnsi="黑体" w:eastAsia="黑体" w:cs="黑体"/>
          <w:bCs w:val="0"/>
          <w:sz w:val="21"/>
          <w:szCs w:val="21"/>
          <w:lang w:val="en-US" w:eastAsia="zh-CN"/>
        </w:rPr>
        <w:tab/>
      </w:r>
      <w:r>
        <w:rPr>
          <w:rFonts w:hint="eastAsia" w:ascii="黑体" w:hAnsi="黑体" w:eastAsia="黑体" w:cs="黑体"/>
          <w:bCs w:val="0"/>
          <w:sz w:val="21"/>
          <w:szCs w:val="21"/>
        </w:rPr>
        <w:t>资格预审的公开招标项目）</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_Toc2789 \h </w:instrText>
      </w:r>
      <w:r>
        <w:rPr>
          <w:rFonts w:hint="eastAsia" w:ascii="黑体" w:hAnsi="黑体" w:eastAsia="黑体" w:cs="黑体"/>
          <w:sz w:val="21"/>
          <w:szCs w:val="21"/>
        </w:rPr>
        <w:fldChar w:fldCharType="separate"/>
      </w:r>
      <w:r>
        <w:rPr>
          <w:rFonts w:hint="eastAsia" w:ascii="黑体" w:hAnsi="黑体" w:eastAsia="黑体" w:cs="黑体"/>
          <w:sz w:val="21"/>
          <w:szCs w:val="21"/>
        </w:rPr>
        <w:t>13</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72DE18F">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_Toc20703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1. 招标条件</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_Toc20703 \h </w:instrText>
      </w:r>
      <w:r>
        <w:rPr>
          <w:rFonts w:hint="eastAsia" w:ascii="黑体" w:hAnsi="黑体" w:eastAsia="黑体" w:cs="黑体"/>
          <w:sz w:val="21"/>
          <w:szCs w:val="21"/>
        </w:rPr>
        <w:fldChar w:fldCharType="separate"/>
      </w:r>
      <w:r>
        <w:rPr>
          <w:rFonts w:hint="eastAsia" w:ascii="黑体" w:hAnsi="黑体" w:eastAsia="黑体" w:cs="黑体"/>
          <w:sz w:val="21"/>
          <w:szCs w:val="21"/>
        </w:rPr>
        <w:t>13</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A584620">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_Toc10638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2. 项目概况</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_Toc10638 \h </w:instrText>
      </w:r>
      <w:r>
        <w:rPr>
          <w:rFonts w:hint="eastAsia" w:ascii="黑体" w:hAnsi="黑体" w:eastAsia="黑体" w:cs="黑体"/>
          <w:sz w:val="21"/>
          <w:szCs w:val="21"/>
        </w:rPr>
        <w:fldChar w:fldCharType="separate"/>
      </w:r>
      <w:r>
        <w:rPr>
          <w:rFonts w:hint="eastAsia" w:ascii="黑体" w:hAnsi="黑体" w:eastAsia="黑体" w:cs="黑体"/>
          <w:sz w:val="21"/>
          <w:szCs w:val="21"/>
        </w:rPr>
        <w:t>13</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7753C2C">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_Toc669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3. 招标范围</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_Toc669 \h </w:instrText>
      </w:r>
      <w:r>
        <w:rPr>
          <w:rFonts w:hint="eastAsia" w:ascii="黑体" w:hAnsi="黑体" w:eastAsia="黑体" w:cs="黑体"/>
          <w:sz w:val="21"/>
          <w:szCs w:val="21"/>
        </w:rPr>
        <w:fldChar w:fldCharType="separate"/>
      </w:r>
      <w:r>
        <w:rPr>
          <w:rFonts w:hint="eastAsia" w:ascii="黑体" w:hAnsi="黑体" w:eastAsia="黑体" w:cs="黑体"/>
          <w:sz w:val="21"/>
          <w:szCs w:val="21"/>
        </w:rPr>
        <w:t>17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86F2BEA">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_Toc25933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4. 投标人资格要求</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_Toc25933 \h </w:instrText>
      </w:r>
      <w:r>
        <w:rPr>
          <w:rFonts w:hint="eastAsia" w:ascii="黑体" w:hAnsi="黑体" w:eastAsia="黑体" w:cs="黑体"/>
          <w:sz w:val="21"/>
          <w:szCs w:val="21"/>
        </w:rPr>
        <w:fldChar w:fldCharType="separate"/>
      </w:r>
      <w:r>
        <w:rPr>
          <w:rFonts w:hint="eastAsia" w:ascii="黑体" w:hAnsi="黑体" w:eastAsia="黑体" w:cs="黑体"/>
          <w:sz w:val="21"/>
          <w:szCs w:val="21"/>
        </w:rPr>
        <w:t>17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AD7E644">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_Toc28185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5. 招标文件的获取</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_Toc28185 \h </w:instrText>
      </w:r>
      <w:r>
        <w:rPr>
          <w:rFonts w:hint="eastAsia" w:ascii="黑体" w:hAnsi="黑体" w:eastAsia="黑体" w:cs="黑体"/>
          <w:sz w:val="21"/>
          <w:szCs w:val="21"/>
        </w:rPr>
        <w:fldChar w:fldCharType="separate"/>
      </w:r>
      <w:r>
        <w:rPr>
          <w:rFonts w:hint="eastAsia" w:ascii="黑体" w:hAnsi="黑体" w:eastAsia="黑体" w:cs="黑体"/>
          <w:sz w:val="21"/>
          <w:szCs w:val="21"/>
        </w:rPr>
        <w:t>18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EB26A2A">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_Toc4557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6. 投标文件的递交</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_Toc4557 \h </w:instrText>
      </w:r>
      <w:r>
        <w:rPr>
          <w:rFonts w:hint="eastAsia" w:ascii="黑体" w:hAnsi="黑体" w:eastAsia="黑体" w:cs="黑体"/>
          <w:sz w:val="21"/>
          <w:szCs w:val="21"/>
        </w:rPr>
        <w:fldChar w:fldCharType="separate"/>
      </w:r>
      <w:r>
        <w:rPr>
          <w:rFonts w:hint="eastAsia" w:ascii="黑体" w:hAnsi="黑体" w:eastAsia="黑体" w:cs="黑体"/>
          <w:sz w:val="21"/>
          <w:szCs w:val="21"/>
        </w:rPr>
        <w:t>18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4314183">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_Toc14929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7. 资格审查</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_Toc14929 \h </w:instrText>
      </w:r>
      <w:r>
        <w:rPr>
          <w:rFonts w:hint="eastAsia" w:ascii="黑体" w:hAnsi="黑体" w:eastAsia="黑体" w:cs="黑体"/>
          <w:sz w:val="21"/>
          <w:szCs w:val="21"/>
        </w:rPr>
        <w:fldChar w:fldCharType="separate"/>
      </w:r>
      <w:r>
        <w:rPr>
          <w:rFonts w:hint="eastAsia" w:ascii="黑体" w:hAnsi="黑体" w:eastAsia="黑体" w:cs="黑体"/>
          <w:sz w:val="21"/>
          <w:szCs w:val="21"/>
        </w:rPr>
        <w:t>19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0F88CB5">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_Toc23574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8. 评标办法及确定中标人方式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_Toc23574 \h </w:instrText>
      </w:r>
      <w:r>
        <w:rPr>
          <w:rFonts w:hint="eastAsia" w:ascii="黑体" w:hAnsi="黑体" w:eastAsia="黑体" w:cs="黑体"/>
          <w:sz w:val="21"/>
          <w:szCs w:val="21"/>
        </w:rPr>
        <w:fldChar w:fldCharType="separate"/>
      </w:r>
      <w:r>
        <w:rPr>
          <w:rFonts w:hint="eastAsia" w:ascii="黑体" w:hAnsi="黑体" w:eastAsia="黑体" w:cs="黑体"/>
          <w:sz w:val="21"/>
          <w:szCs w:val="21"/>
        </w:rPr>
        <w:t>19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B834E25">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_Toc25158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9. 发布公告的媒介</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_Toc25158 \h </w:instrText>
      </w:r>
      <w:r>
        <w:rPr>
          <w:rFonts w:hint="eastAsia" w:ascii="黑体" w:hAnsi="黑体" w:eastAsia="黑体" w:cs="黑体"/>
          <w:sz w:val="21"/>
          <w:szCs w:val="21"/>
        </w:rPr>
        <w:fldChar w:fldCharType="separate"/>
      </w:r>
      <w:r>
        <w:rPr>
          <w:rFonts w:hint="eastAsia" w:ascii="黑体" w:hAnsi="黑体" w:eastAsia="黑体" w:cs="黑体"/>
          <w:sz w:val="21"/>
          <w:szCs w:val="21"/>
        </w:rPr>
        <w:t>19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2048295">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_Toc5355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10. 其它</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_Toc5355 \h </w:instrText>
      </w:r>
      <w:r>
        <w:rPr>
          <w:rFonts w:hint="eastAsia" w:ascii="黑体" w:hAnsi="黑体" w:eastAsia="黑体" w:cs="黑体"/>
          <w:sz w:val="21"/>
          <w:szCs w:val="21"/>
        </w:rPr>
        <w:fldChar w:fldCharType="separate"/>
      </w:r>
      <w:r>
        <w:rPr>
          <w:rFonts w:hint="eastAsia" w:ascii="黑体" w:hAnsi="黑体" w:eastAsia="黑体" w:cs="黑体"/>
          <w:sz w:val="21"/>
          <w:szCs w:val="21"/>
        </w:rPr>
        <w:t>19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1A05CA7">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_Toc22094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11. 联系方式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_Toc22094 \h </w:instrText>
      </w:r>
      <w:r>
        <w:rPr>
          <w:rFonts w:hint="eastAsia" w:ascii="黑体" w:hAnsi="黑体" w:eastAsia="黑体" w:cs="黑体"/>
          <w:sz w:val="21"/>
          <w:szCs w:val="21"/>
        </w:rPr>
        <w:fldChar w:fldCharType="separate"/>
      </w:r>
      <w:r>
        <w:rPr>
          <w:rFonts w:hint="eastAsia" w:ascii="黑体" w:hAnsi="黑体" w:eastAsia="黑体" w:cs="黑体"/>
          <w:sz w:val="21"/>
          <w:szCs w:val="21"/>
        </w:rPr>
        <w:t>20</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7C868B6">
      <w:pPr>
        <w:pStyle w:val="30"/>
        <w:tabs>
          <w:tab w:val="right" w:leader="dot" w:pos="9071"/>
        </w:tabs>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_Toc19301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第一章  投标邀请书（适用于邀请招标）</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_Toc19301 \h </w:instrText>
      </w:r>
      <w:r>
        <w:rPr>
          <w:rFonts w:hint="eastAsia" w:ascii="黑体" w:hAnsi="黑体" w:eastAsia="黑体" w:cs="黑体"/>
          <w:sz w:val="21"/>
          <w:szCs w:val="21"/>
        </w:rPr>
        <w:fldChar w:fldCharType="separate"/>
      </w:r>
      <w:r>
        <w:rPr>
          <w:rFonts w:hint="eastAsia" w:ascii="黑体" w:hAnsi="黑体" w:eastAsia="黑体" w:cs="黑体"/>
          <w:sz w:val="21"/>
          <w:szCs w:val="21"/>
        </w:rPr>
        <w:t>21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9A8B404">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_Toc12491 </w:instrText>
      </w:r>
      <w:r>
        <w:rPr>
          <w:rFonts w:hint="eastAsia" w:ascii="黑体" w:hAnsi="黑体" w:eastAsia="黑体" w:cs="黑体"/>
          <w:sz w:val="21"/>
          <w:szCs w:val="21"/>
        </w:rPr>
        <w:fldChar w:fldCharType="separate"/>
      </w:r>
      <w:r>
        <w:rPr>
          <w:rFonts w:hint="eastAsia" w:ascii="黑体" w:hAnsi="黑体" w:eastAsia="黑体" w:cs="黑体"/>
          <w:sz w:val="21"/>
          <w:szCs w:val="21"/>
        </w:rPr>
        <w:t>1. 招标条件</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_Toc12491 \h </w:instrText>
      </w:r>
      <w:r>
        <w:rPr>
          <w:rFonts w:hint="eastAsia" w:ascii="黑体" w:hAnsi="黑体" w:eastAsia="黑体" w:cs="黑体"/>
          <w:sz w:val="21"/>
          <w:szCs w:val="21"/>
        </w:rPr>
        <w:fldChar w:fldCharType="separate"/>
      </w:r>
      <w:r>
        <w:rPr>
          <w:rFonts w:hint="eastAsia" w:ascii="黑体" w:hAnsi="黑体" w:eastAsia="黑体" w:cs="黑体"/>
          <w:sz w:val="21"/>
          <w:szCs w:val="21"/>
        </w:rPr>
        <w:t>21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5148D23">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_Toc8519 </w:instrText>
      </w:r>
      <w:r>
        <w:rPr>
          <w:rFonts w:hint="eastAsia" w:ascii="黑体" w:hAnsi="黑体" w:eastAsia="黑体" w:cs="黑体"/>
          <w:sz w:val="21"/>
          <w:szCs w:val="21"/>
        </w:rPr>
        <w:fldChar w:fldCharType="separate"/>
      </w:r>
      <w:r>
        <w:rPr>
          <w:rFonts w:hint="eastAsia" w:ascii="黑体" w:hAnsi="黑体" w:eastAsia="黑体" w:cs="黑体"/>
          <w:sz w:val="21"/>
          <w:szCs w:val="21"/>
        </w:rPr>
        <w:t>2. 项目概况</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_Toc8519 \h </w:instrText>
      </w:r>
      <w:r>
        <w:rPr>
          <w:rFonts w:hint="eastAsia" w:ascii="黑体" w:hAnsi="黑体" w:eastAsia="黑体" w:cs="黑体"/>
          <w:sz w:val="21"/>
          <w:szCs w:val="21"/>
        </w:rPr>
        <w:fldChar w:fldCharType="separate"/>
      </w:r>
      <w:r>
        <w:rPr>
          <w:rFonts w:hint="eastAsia" w:ascii="黑体" w:hAnsi="黑体" w:eastAsia="黑体" w:cs="黑体"/>
          <w:sz w:val="21"/>
          <w:szCs w:val="21"/>
        </w:rPr>
        <w:t>21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8A39952">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_Toc25022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招标范围</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_Toc25022 \h </w:instrText>
      </w:r>
      <w:r>
        <w:rPr>
          <w:rFonts w:hint="eastAsia" w:ascii="黑体" w:hAnsi="黑体" w:eastAsia="黑体" w:cs="黑体"/>
          <w:sz w:val="21"/>
          <w:szCs w:val="21"/>
        </w:rPr>
        <w:fldChar w:fldCharType="separate"/>
      </w:r>
      <w:r>
        <w:rPr>
          <w:rFonts w:hint="eastAsia" w:ascii="黑体" w:hAnsi="黑体" w:eastAsia="黑体" w:cs="黑体"/>
          <w:sz w:val="21"/>
          <w:szCs w:val="21"/>
        </w:rPr>
        <w:t>26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D297407">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_Toc20167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投标人资格要求</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_Toc20167 \h </w:instrText>
      </w:r>
      <w:r>
        <w:rPr>
          <w:rFonts w:hint="eastAsia" w:ascii="黑体" w:hAnsi="黑体" w:eastAsia="黑体" w:cs="黑体"/>
          <w:sz w:val="21"/>
          <w:szCs w:val="21"/>
        </w:rPr>
        <w:fldChar w:fldCharType="separate"/>
      </w:r>
      <w:r>
        <w:rPr>
          <w:rFonts w:hint="eastAsia" w:ascii="黑体" w:hAnsi="黑体" w:eastAsia="黑体" w:cs="黑体"/>
          <w:sz w:val="21"/>
          <w:szCs w:val="21"/>
        </w:rPr>
        <w:t>26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4057B72">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_Toc4050 </w:instrText>
      </w:r>
      <w:r>
        <w:rPr>
          <w:rFonts w:hint="eastAsia" w:ascii="黑体" w:hAnsi="黑体" w:eastAsia="黑体" w:cs="黑体"/>
          <w:sz w:val="21"/>
          <w:szCs w:val="21"/>
        </w:rPr>
        <w:fldChar w:fldCharType="separate"/>
      </w:r>
      <w:r>
        <w:rPr>
          <w:rFonts w:hint="eastAsia" w:ascii="黑体" w:hAnsi="黑体" w:eastAsia="黑体" w:cs="黑体"/>
          <w:sz w:val="21"/>
          <w:szCs w:val="21"/>
        </w:rPr>
        <w:t>5.</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招标文件的获取</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_Toc4050 \h </w:instrText>
      </w:r>
      <w:r>
        <w:rPr>
          <w:rFonts w:hint="eastAsia" w:ascii="黑体" w:hAnsi="黑体" w:eastAsia="黑体" w:cs="黑体"/>
          <w:sz w:val="21"/>
          <w:szCs w:val="21"/>
        </w:rPr>
        <w:fldChar w:fldCharType="separate"/>
      </w:r>
      <w:r>
        <w:rPr>
          <w:rFonts w:hint="eastAsia" w:ascii="黑体" w:hAnsi="黑体" w:eastAsia="黑体" w:cs="黑体"/>
          <w:sz w:val="21"/>
          <w:szCs w:val="21"/>
        </w:rPr>
        <w:t>27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988DD5F">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_Toc14830 </w:instrText>
      </w:r>
      <w:r>
        <w:rPr>
          <w:rFonts w:hint="eastAsia" w:ascii="黑体" w:hAnsi="黑体" w:eastAsia="黑体" w:cs="黑体"/>
          <w:sz w:val="21"/>
          <w:szCs w:val="21"/>
        </w:rPr>
        <w:fldChar w:fldCharType="separate"/>
      </w:r>
      <w:r>
        <w:rPr>
          <w:rFonts w:hint="eastAsia" w:ascii="黑体" w:hAnsi="黑体" w:eastAsia="黑体" w:cs="黑体"/>
          <w:sz w:val="21"/>
          <w:szCs w:val="21"/>
        </w:rPr>
        <w:t>6.</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投标文件的递交</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_Toc14830 \h </w:instrText>
      </w:r>
      <w:r>
        <w:rPr>
          <w:rFonts w:hint="eastAsia" w:ascii="黑体" w:hAnsi="黑体" w:eastAsia="黑体" w:cs="黑体"/>
          <w:sz w:val="21"/>
          <w:szCs w:val="21"/>
        </w:rPr>
        <w:fldChar w:fldCharType="separate"/>
      </w:r>
      <w:r>
        <w:rPr>
          <w:rFonts w:hint="eastAsia" w:ascii="黑体" w:hAnsi="黑体" w:eastAsia="黑体" w:cs="黑体"/>
          <w:sz w:val="21"/>
          <w:szCs w:val="21"/>
        </w:rPr>
        <w:t>27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8FA6F46">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_Toc8911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7. 确认</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_Toc8911 \h </w:instrText>
      </w:r>
      <w:r>
        <w:rPr>
          <w:rFonts w:hint="eastAsia" w:ascii="黑体" w:hAnsi="黑体" w:eastAsia="黑体" w:cs="黑体"/>
          <w:sz w:val="21"/>
          <w:szCs w:val="21"/>
        </w:rPr>
        <w:fldChar w:fldCharType="separate"/>
      </w:r>
      <w:r>
        <w:rPr>
          <w:rFonts w:hint="eastAsia" w:ascii="黑体" w:hAnsi="黑体" w:eastAsia="黑体" w:cs="黑体"/>
          <w:sz w:val="21"/>
          <w:szCs w:val="21"/>
        </w:rPr>
        <w:t>27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3045185">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_Toc26050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8</w:t>
      </w:r>
      <w:r>
        <w:rPr>
          <w:rFonts w:hint="eastAsia" w:ascii="黑体" w:hAnsi="黑体" w:eastAsia="黑体" w:cs="黑体"/>
          <w:sz w:val="21"/>
          <w:szCs w:val="21"/>
        </w:rPr>
        <w:t>.</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资格审查</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_Toc26050 \h </w:instrText>
      </w:r>
      <w:r>
        <w:rPr>
          <w:rFonts w:hint="eastAsia" w:ascii="黑体" w:hAnsi="黑体" w:eastAsia="黑体" w:cs="黑体"/>
          <w:sz w:val="21"/>
          <w:szCs w:val="21"/>
        </w:rPr>
        <w:fldChar w:fldCharType="separate"/>
      </w:r>
      <w:r>
        <w:rPr>
          <w:rFonts w:hint="eastAsia" w:ascii="黑体" w:hAnsi="黑体" w:eastAsia="黑体" w:cs="黑体"/>
          <w:sz w:val="21"/>
          <w:szCs w:val="21"/>
        </w:rPr>
        <w:t>27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AE7A660">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_Toc19093 </w:instrText>
      </w:r>
      <w:r>
        <w:rPr>
          <w:rFonts w:hint="eastAsia" w:ascii="黑体" w:hAnsi="黑体" w:eastAsia="黑体" w:cs="黑体"/>
          <w:sz w:val="21"/>
          <w:szCs w:val="21"/>
        </w:rPr>
        <w:fldChar w:fldCharType="separate"/>
      </w:r>
      <w:r>
        <w:rPr>
          <w:rFonts w:hint="eastAsia" w:ascii="黑体" w:hAnsi="黑体" w:eastAsia="黑体" w:cs="黑体"/>
          <w:sz w:val="21"/>
          <w:szCs w:val="21"/>
        </w:rPr>
        <w:t>8. 其它</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_Toc19093 \h </w:instrText>
      </w:r>
      <w:r>
        <w:rPr>
          <w:rFonts w:hint="eastAsia" w:ascii="黑体" w:hAnsi="黑体" w:eastAsia="黑体" w:cs="黑体"/>
          <w:sz w:val="21"/>
          <w:szCs w:val="21"/>
        </w:rPr>
        <w:fldChar w:fldCharType="separate"/>
      </w:r>
      <w:r>
        <w:rPr>
          <w:rFonts w:hint="eastAsia" w:ascii="黑体" w:hAnsi="黑体" w:eastAsia="黑体" w:cs="黑体"/>
          <w:sz w:val="21"/>
          <w:szCs w:val="21"/>
        </w:rPr>
        <w:t>28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1DDA331">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_Toc24521 </w:instrText>
      </w:r>
      <w:r>
        <w:rPr>
          <w:rFonts w:hint="eastAsia" w:ascii="黑体" w:hAnsi="黑体" w:eastAsia="黑体" w:cs="黑体"/>
          <w:sz w:val="21"/>
          <w:szCs w:val="21"/>
        </w:rPr>
        <w:fldChar w:fldCharType="separate"/>
      </w:r>
      <w:r>
        <w:rPr>
          <w:rFonts w:hint="eastAsia" w:ascii="黑体" w:hAnsi="黑体" w:eastAsia="黑体" w:cs="黑体"/>
          <w:sz w:val="21"/>
          <w:szCs w:val="21"/>
        </w:rPr>
        <w:t>9. 联系方式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_Toc24521 \h </w:instrText>
      </w:r>
      <w:r>
        <w:rPr>
          <w:rFonts w:hint="eastAsia" w:ascii="黑体" w:hAnsi="黑体" w:eastAsia="黑体" w:cs="黑体"/>
          <w:sz w:val="21"/>
          <w:szCs w:val="21"/>
        </w:rPr>
        <w:fldChar w:fldCharType="separate"/>
      </w:r>
      <w:r>
        <w:rPr>
          <w:rFonts w:hint="eastAsia" w:ascii="黑体" w:hAnsi="黑体" w:eastAsia="黑体" w:cs="黑体"/>
          <w:sz w:val="21"/>
          <w:szCs w:val="21"/>
        </w:rPr>
        <w:t>28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1E9180E">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_Toc12052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第一章 资格预审公告（适用于进行资格预审的公开招标项目）</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_Toc12052 \h </w:instrText>
      </w:r>
      <w:r>
        <w:rPr>
          <w:rFonts w:hint="eastAsia" w:ascii="黑体" w:hAnsi="黑体" w:eastAsia="黑体" w:cs="黑体"/>
          <w:sz w:val="21"/>
          <w:szCs w:val="21"/>
        </w:rPr>
        <w:fldChar w:fldCharType="separate"/>
      </w:r>
      <w:r>
        <w:rPr>
          <w:rFonts w:hint="eastAsia" w:ascii="黑体" w:hAnsi="黑体" w:eastAsia="黑体" w:cs="黑体"/>
          <w:sz w:val="21"/>
          <w:szCs w:val="21"/>
        </w:rPr>
        <w:t>30</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C51B276">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_Toc18096 </w:instrText>
      </w:r>
      <w:r>
        <w:rPr>
          <w:rFonts w:hint="eastAsia" w:ascii="黑体" w:hAnsi="黑体" w:eastAsia="黑体" w:cs="黑体"/>
          <w:sz w:val="21"/>
          <w:szCs w:val="21"/>
        </w:rPr>
        <w:fldChar w:fldCharType="separate"/>
      </w:r>
      <w:r>
        <w:rPr>
          <w:rFonts w:hint="eastAsia" w:ascii="黑体" w:hAnsi="黑体" w:eastAsia="黑体" w:cs="黑体"/>
          <w:sz w:val="21"/>
          <w:szCs w:val="21"/>
        </w:rPr>
        <w:t>1. 招标条件</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_Toc18096 \h </w:instrText>
      </w:r>
      <w:r>
        <w:rPr>
          <w:rFonts w:hint="eastAsia" w:ascii="黑体" w:hAnsi="黑体" w:eastAsia="黑体" w:cs="黑体"/>
          <w:sz w:val="21"/>
          <w:szCs w:val="21"/>
        </w:rPr>
        <w:fldChar w:fldCharType="separate"/>
      </w:r>
      <w:r>
        <w:rPr>
          <w:rFonts w:hint="eastAsia" w:ascii="黑体" w:hAnsi="黑体" w:eastAsia="黑体" w:cs="黑体"/>
          <w:sz w:val="21"/>
          <w:szCs w:val="21"/>
        </w:rPr>
        <w:t>30</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5BA9FFD">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_Toc6361 </w:instrText>
      </w:r>
      <w:r>
        <w:rPr>
          <w:rFonts w:hint="eastAsia" w:ascii="黑体" w:hAnsi="黑体" w:eastAsia="黑体" w:cs="黑体"/>
          <w:sz w:val="21"/>
          <w:szCs w:val="21"/>
        </w:rPr>
        <w:fldChar w:fldCharType="separate"/>
      </w:r>
      <w:r>
        <w:rPr>
          <w:rFonts w:hint="eastAsia" w:ascii="黑体" w:hAnsi="黑体" w:eastAsia="黑体" w:cs="黑体"/>
          <w:sz w:val="21"/>
          <w:szCs w:val="21"/>
        </w:rPr>
        <w:t>2. 项目概况</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_Toc6361 \h </w:instrText>
      </w:r>
      <w:r>
        <w:rPr>
          <w:rFonts w:hint="eastAsia" w:ascii="黑体" w:hAnsi="黑体" w:eastAsia="黑体" w:cs="黑体"/>
          <w:sz w:val="21"/>
          <w:szCs w:val="21"/>
        </w:rPr>
        <w:fldChar w:fldCharType="separate"/>
      </w:r>
      <w:r>
        <w:rPr>
          <w:rFonts w:hint="eastAsia" w:ascii="黑体" w:hAnsi="黑体" w:eastAsia="黑体" w:cs="黑体"/>
          <w:sz w:val="21"/>
          <w:szCs w:val="21"/>
        </w:rPr>
        <w:t>30</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5FA6663">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_Toc6933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招标范围</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_Toc6933 \h </w:instrText>
      </w:r>
      <w:r>
        <w:rPr>
          <w:rFonts w:hint="eastAsia" w:ascii="黑体" w:hAnsi="黑体" w:eastAsia="黑体" w:cs="黑体"/>
          <w:sz w:val="21"/>
          <w:szCs w:val="21"/>
        </w:rPr>
        <w:fldChar w:fldCharType="separate"/>
      </w:r>
      <w:r>
        <w:rPr>
          <w:rFonts w:hint="eastAsia" w:ascii="黑体" w:hAnsi="黑体" w:eastAsia="黑体" w:cs="黑体"/>
          <w:sz w:val="21"/>
          <w:szCs w:val="21"/>
        </w:rPr>
        <w:t>31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5FCC323">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_Toc7976 </w:instrText>
      </w:r>
      <w:r>
        <w:rPr>
          <w:rFonts w:hint="eastAsia" w:ascii="黑体" w:hAnsi="黑体" w:eastAsia="黑体" w:cs="黑体"/>
          <w:sz w:val="21"/>
          <w:szCs w:val="21"/>
        </w:rPr>
        <w:fldChar w:fldCharType="separate"/>
      </w:r>
      <w:r>
        <w:rPr>
          <w:rFonts w:hint="eastAsia" w:ascii="黑体" w:hAnsi="黑体" w:eastAsia="黑体" w:cs="黑体"/>
          <w:sz w:val="21"/>
          <w:szCs w:val="21"/>
        </w:rPr>
        <w:t>4. 申请人资格要求</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_Toc7976 \h </w:instrText>
      </w:r>
      <w:r>
        <w:rPr>
          <w:rFonts w:hint="eastAsia" w:ascii="黑体" w:hAnsi="黑体" w:eastAsia="黑体" w:cs="黑体"/>
          <w:sz w:val="21"/>
          <w:szCs w:val="21"/>
        </w:rPr>
        <w:fldChar w:fldCharType="separate"/>
      </w:r>
      <w:r>
        <w:rPr>
          <w:rFonts w:hint="eastAsia" w:ascii="黑体" w:hAnsi="黑体" w:eastAsia="黑体" w:cs="黑体"/>
          <w:sz w:val="21"/>
          <w:szCs w:val="21"/>
        </w:rPr>
        <w:t>31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E95C0E5">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_Toc21453 </w:instrText>
      </w:r>
      <w:r>
        <w:rPr>
          <w:rFonts w:hint="eastAsia" w:ascii="黑体" w:hAnsi="黑体" w:eastAsia="黑体" w:cs="黑体"/>
          <w:sz w:val="21"/>
          <w:szCs w:val="21"/>
        </w:rPr>
        <w:fldChar w:fldCharType="separate"/>
      </w:r>
      <w:r>
        <w:rPr>
          <w:rFonts w:hint="eastAsia" w:ascii="黑体" w:hAnsi="黑体" w:eastAsia="黑体" w:cs="黑体"/>
          <w:sz w:val="21"/>
          <w:szCs w:val="21"/>
        </w:rPr>
        <w:t>5.</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资格预审方法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_Toc21453 \h </w:instrText>
      </w:r>
      <w:r>
        <w:rPr>
          <w:rFonts w:hint="eastAsia" w:ascii="黑体" w:hAnsi="黑体" w:eastAsia="黑体" w:cs="黑体"/>
          <w:sz w:val="21"/>
          <w:szCs w:val="21"/>
        </w:rPr>
        <w:fldChar w:fldCharType="separate"/>
      </w:r>
      <w:r>
        <w:rPr>
          <w:rFonts w:hint="eastAsia" w:ascii="黑体" w:hAnsi="黑体" w:eastAsia="黑体" w:cs="黑体"/>
          <w:sz w:val="21"/>
          <w:szCs w:val="21"/>
        </w:rPr>
        <w:t>31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24375D6">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_Toc4024 </w:instrText>
      </w:r>
      <w:r>
        <w:rPr>
          <w:rFonts w:hint="eastAsia" w:ascii="黑体" w:hAnsi="黑体" w:eastAsia="黑体" w:cs="黑体"/>
          <w:sz w:val="21"/>
          <w:szCs w:val="21"/>
        </w:rPr>
        <w:fldChar w:fldCharType="separate"/>
      </w:r>
      <w:r>
        <w:rPr>
          <w:rFonts w:hint="eastAsia" w:ascii="黑体" w:hAnsi="黑体" w:eastAsia="黑体" w:cs="黑体"/>
          <w:sz w:val="21"/>
          <w:szCs w:val="21"/>
        </w:rPr>
        <w:t>6.</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资格预审文件的获取</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_Toc4024 \h </w:instrText>
      </w:r>
      <w:r>
        <w:rPr>
          <w:rFonts w:hint="eastAsia" w:ascii="黑体" w:hAnsi="黑体" w:eastAsia="黑体" w:cs="黑体"/>
          <w:sz w:val="21"/>
          <w:szCs w:val="21"/>
        </w:rPr>
        <w:fldChar w:fldCharType="separate"/>
      </w:r>
      <w:r>
        <w:rPr>
          <w:rFonts w:hint="eastAsia" w:ascii="黑体" w:hAnsi="黑体" w:eastAsia="黑体" w:cs="黑体"/>
          <w:sz w:val="21"/>
          <w:szCs w:val="21"/>
        </w:rPr>
        <w:t>32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CADC1CA">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_Toc14612 </w:instrText>
      </w:r>
      <w:r>
        <w:rPr>
          <w:rFonts w:hint="eastAsia" w:ascii="黑体" w:hAnsi="黑体" w:eastAsia="黑体" w:cs="黑体"/>
          <w:sz w:val="21"/>
          <w:szCs w:val="21"/>
        </w:rPr>
        <w:fldChar w:fldCharType="separate"/>
      </w:r>
      <w:r>
        <w:rPr>
          <w:rFonts w:hint="eastAsia" w:ascii="黑体" w:hAnsi="黑体" w:eastAsia="黑体" w:cs="黑体"/>
          <w:sz w:val="21"/>
          <w:szCs w:val="21"/>
        </w:rPr>
        <w:t>7.</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资格预审申请文件的递交</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_Toc14612 \h </w:instrText>
      </w:r>
      <w:r>
        <w:rPr>
          <w:rFonts w:hint="eastAsia" w:ascii="黑体" w:hAnsi="黑体" w:eastAsia="黑体" w:cs="黑体"/>
          <w:sz w:val="21"/>
          <w:szCs w:val="21"/>
        </w:rPr>
        <w:fldChar w:fldCharType="separate"/>
      </w:r>
      <w:r>
        <w:rPr>
          <w:rFonts w:hint="eastAsia" w:ascii="黑体" w:hAnsi="黑体" w:eastAsia="黑体" w:cs="黑体"/>
          <w:sz w:val="21"/>
          <w:szCs w:val="21"/>
        </w:rPr>
        <w:t>32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56360E4">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_Toc9620 </w:instrText>
      </w:r>
      <w:r>
        <w:rPr>
          <w:rFonts w:hint="eastAsia" w:ascii="黑体" w:hAnsi="黑体" w:eastAsia="黑体" w:cs="黑体"/>
          <w:sz w:val="21"/>
          <w:szCs w:val="21"/>
        </w:rPr>
        <w:fldChar w:fldCharType="separate"/>
      </w:r>
      <w:r>
        <w:rPr>
          <w:rFonts w:hint="eastAsia" w:ascii="黑体" w:hAnsi="黑体" w:eastAsia="黑体" w:cs="黑体"/>
          <w:sz w:val="21"/>
          <w:szCs w:val="21"/>
        </w:rPr>
        <w:t>8.</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评标办法及确定中标人方式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_Toc9620 \h </w:instrText>
      </w:r>
      <w:r>
        <w:rPr>
          <w:rFonts w:hint="eastAsia" w:ascii="黑体" w:hAnsi="黑体" w:eastAsia="黑体" w:cs="黑体"/>
          <w:sz w:val="21"/>
          <w:szCs w:val="21"/>
        </w:rPr>
        <w:fldChar w:fldCharType="separate"/>
      </w:r>
      <w:r>
        <w:rPr>
          <w:rFonts w:hint="eastAsia" w:ascii="黑体" w:hAnsi="黑体" w:eastAsia="黑体" w:cs="黑体"/>
          <w:sz w:val="21"/>
          <w:szCs w:val="21"/>
        </w:rPr>
        <w:t>32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64E585D">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_Toc26254 </w:instrText>
      </w:r>
      <w:r>
        <w:rPr>
          <w:rFonts w:hint="eastAsia" w:ascii="黑体" w:hAnsi="黑体" w:eastAsia="黑体" w:cs="黑体"/>
          <w:sz w:val="21"/>
          <w:szCs w:val="21"/>
        </w:rPr>
        <w:fldChar w:fldCharType="separate"/>
      </w:r>
      <w:r>
        <w:rPr>
          <w:rFonts w:hint="eastAsia" w:ascii="黑体" w:hAnsi="黑体" w:eastAsia="黑体" w:cs="黑体"/>
          <w:sz w:val="21"/>
          <w:szCs w:val="21"/>
        </w:rPr>
        <w:t>9.</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发布公告的媒介</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_Toc26254 \h </w:instrText>
      </w:r>
      <w:r>
        <w:rPr>
          <w:rFonts w:hint="eastAsia" w:ascii="黑体" w:hAnsi="黑体" w:eastAsia="黑体" w:cs="黑体"/>
          <w:sz w:val="21"/>
          <w:szCs w:val="21"/>
        </w:rPr>
        <w:fldChar w:fldCharType="separate"/>
      </w:r>
      <w:r>
        <w:rPr>
          <w:rFonts w:hint="eastAsia" w:ascii="黑体" w:hAnsi="黑体" w:eastAsia="黑体" w:cs="黑体"/>
          <w:sz w:val="21"/>
          <w:szCs w:val="21"/>
        </w:rPr>
        <w:t>33</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D7DA419">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_Toc4004 </w:instrText>
      </w:r>
      <w:r>
        <w:rPr>
          <w:rFonts w:hint="eastAsia" w:ascii="黑体" w:hAnsi="黑体" w:eastAsia="黑体" w:cs="黑体"/>
          <w:sz w:val="21"/>
          <w:szCs w:val="21"/>
        </w:rPr>
        <w:fldChar w:fldCharType="separate"/>
      </w:r>
      <w:r>
        <w:rPr>
          <w:rFonts w:hint="eastAsia" w:ascii="黑体" w:hAnsi="黑体" w:eastAsia="黑体" w:cs="黑体"/>
          <w:sz w:val="21"/>
          <w:szCs w:val="21"/>
        </w:rPr>
        <w:t>10. 其它</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_Toc4004 \h </w:instrText>
      </w:r>
      <w:r>
        <w:rPr>
          <w:rFonts w:hint="eastAsia" w:ascii="黑体" w:hAnsi="黑体" w:eastAsia="黑体" w:cs="黑体"/>
          <w:sz w:val="21"/>
          <w:szCs w:val="21"/>
        </w:rPr>
        <w:fldChar w:fldCharType="separate"/>
      </w:r>
      <w:r>
        <w:rPr>
          <w:rFonts w:hint="eastAsia" w:ascii="黑体" w:hAnsi="黑体" w:eastAsia="黑体" w:cs="黑体"/>
          <w:sz w:val="21"/>
          <w:szCs w:val="21"/>
        </w:rPr>
        <w:t>33</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1774863">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_Toc4610 </w:instrText>
      </w:r>
      <w:r>
        <w:rPr>
          <w:rFonts w:hint="eastAsia" w:ascii="黑体" w:hAnsi="黑体" w:eastAsia="黑体" w:cs="黑体"/>
          <w:sz w:val="21"/>
          <w:szCs w:val="21"/>
        </w:rPr>
        <w:fldChar w:fldCharType="separate"/>
      </w:r>
      <w:r>
        <w:rPr>
          <w:rFonts w:hint="eastAsia" w:ascii="黑体" w:hAnsi="黑体" w:eastAsia="黑体" w:cs="黑体"/>
          <w:sz w:val="21"/>
          <w:szCs w:val="21"/>
        </w:rPr>
        <w:t>11. 联系方式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_Toc4610 \h </w:instrText>
      </w:r>
      <w:r>
        <w:rPr>
          <w:rFonts w:hint="eastAsia" w:ascii="黑体" w:hAnsi="黑体" w:eastAsia="黑体" w:cs="黑体"/>
          <w:sz w:val="21"/>
          <w:szCs w:val="21"/>
        </w:rPr>
        <w:fldChar w:fldCharType="separate"/>
      </w:r>
      <w:r>
        <w:rPr>
          <w:rFonts w:hint="eastAsia" w:ascii="黑体" w:hAnsi="黑体" w:eastAsia="黑体" w:cs="黑体"/>
          <w:sz w:val="21"/>
          <w:szCs w:val="21"/>
        </w:rPr>
        <w:t>33</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F2B67AF">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_Toc3314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第一章  资格预审通过通知书</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_Toc3314 \h </w:instrText>
      </w:r>
      <w:r>
        <w:rPr>
          <w:rFonts w:hint="eastAsia" w:ascii="黑体" w:hAnsi="黑体" w:eastAsia="黑体" w:cs="黑体"/>
          <w:sz w:val="21"/>
          <w:szCs w:val="21"/>
        </w:rPr>
        <w:fldChar w:fldCharType="separate"/>
      </w:r>
      <w:r>
        <w:rPr>
          <w:rFonts w:hint="eastAsia" w:ascii="黑体" w:hAnsi="黑体" w:eastAsia="黑体" w:cs="黑体"/>
          <w:sz w:val="21"/>
          <w:szCs w:val="21"/>
        </w:rPr>
        <w:t>35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B1427BE">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_Toc25908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第二章  投标人须知</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_Toc25908 \h </w:instrText>
      </w:r>
      <w:r>
        <w:rPr>
          <w:rFonts w:hint="eastAsia" w:ascii="黑体" w:hAnsi="黑体" w:eastAsia="黑体" w:cs="黑体"/>
          <w:sz w:val="21"/>
          <w:szCs w:val="21"/>
        </w:rPr>
        <w:fldChar w:fldCharType="separate"/>
      </w:r>
      <w:r>
        <w:rPr>
          <w:rFonts w:hint="eastAsia" w:ascii="黑体" w:hAnsi="黑体" w:eastAsia="黑体" w:cs="黑体"/>
          <w:sz w:val="21"/>
          <w:szCs w:val="21"/>
        </w:rPr>
        <w:t>36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5ECD691">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_Toc21417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投标人须知前附表</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_Toc21417 \h </w:instrText>
      </w:r>
      <w:r>
        <w:rPr>
          <w:rFonts w:hint="eastAsia" w:ascii="黑体" w:hAnsi="黑体" w:eastAsia="黑体" w:cs="黑体"/>
          <w:sz w:val="21"/>
          <w:szCs w:val="21"/>
        </w:rPr>
        <w:fldChar w:fldCharType="separate"/>
      </w:r>
      <w:r>
        <w:rPr>
          <w:rFonts w:hint="eastAsia" w:ascii="黑体" w:hAnsi="黑体" w:eastAsia="黑体" w:cs="黑体"/>
          <w:sz w:val="21"/>
          <w:szCs w:val="21"/>
        </w:rPr>
        <w:t>36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0A9B7B9">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_Toc27467 </w:instrText>
      </w:r>
      <w:r>
        <w:rPr>
          <w:rFonts w:hint="eastAsia" w:ascii="黑体" w:hAnsi="黑体" w:eastAsia="黑体" w:cs="黑体"/>
          <w:sz w:val="21"/>
          <w:szCs w:val="21"/>
        </w:rPr>
        <w:fldChar w:fldCharType="separate"/>
      </w:r>
      <w:r>
        <w:rPr>
          <w:rFonts w:hint="eastAsia" w:ascii="黑体" w:hAnsi="黑体" w:eastAsia="黑体" w:cs="黑体"/>
          <w:sz w:val="21"/>
          <w:szCs w:val="21"/>
        </w:rPr>
        <w:t>1. 总则</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_Toc27467 \h </w:instrText>
      </w:r>
      <w:r>
        <w:rPr>
          <w:rFonts w:hint="eastAsia" w:ascii="黑体" w:hAnsi="黑体" w:eastAsia="黑体" w:cs="黑体"/>
          <w:sz w:val="21"/>
          <w:szCs w:val="21"/>
        </w:rPr>
        <w:fldChar w:fldCharType="separate"/>
      </w:r>
      <w:r>
        <w:rPr>
          <w:rFonts w:hint="eastAsia" w:ascii="黑体" w:hAnsi="黑体" w:eastAsia="黑体" w:cs="黑体"/>
          <w:sz w:val="21"/>
          <w:szCs w:val="21"/>
        </w:rPr>
        <w:t>51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219EE61">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_Toc24915 </w:instrText>
      </w:r>
      <w:r>
        <w:rPr>
          <w:rFonts w:hint="eastAsia" w:ascii="黑体" w:hAnsi="黑体" w:eastAsia="黑体" w:cs="黑体"/>
          <w:sz w:val="21"/>
          <w:szCs w:val="21"/>
        </w:rPr>
        <w:fldChar w:fldCharType="separate"/>
      </w:r>
      <w:r>
        <w:rPr>
          <w:rFonts w:hint="eastAsia" w:ascii="黑体" w:hAnsi="黑体" w:eastAsia="黑体" w:cs="黑体"/>
          <w:sz w:val="21"/>
          <w:szCs w:val="21"/>
        </w:rPr>
        <w:t>2. 招标文件</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_Toc24915 \h </w:instrText>
      </w:r>
      <w:r>
        <w:rPr>
          <w:rFonts w:hint="eastAsia" w:ascii="黑体" w:hAnsi="黑体" w:eastAsia="黑体" w:cs="黑体"/>
          <w:sz w:val="21"/>
          <w:szCs w:val="21"/>
        </w:rPr>
        <w:fldChar w:fldCharType="separate"/>
      </w:r>
      <w:r>
        <w:rPr>
          <w:rFonts w:hint="eastAsia" w:ascii="黑体" w:hAnsi="黑体" w:eastAsia="黑体" w:cs="黑体"/>
          <w:sz w:val="21"/>
          <w:szCs w:val="21"/>
        </w:rPr>
        <w:t>54</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650F984">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_Toc22178 </w:instrText>
      </w:r>
      <w:r>
        <w:rPr>
          <w:rFonts w:hint="eastAsia" w:ascii="黑体" w:hAnsi="黑体" w:eastAsia="黑体" w:cs="黑体"/>
          <w:sz w:val="21"/>
          <w:szCs w:val="21"/>
        </w:rPr>
        <w:fldChar w:fldCharType="separate"/>
      </w:r>
      <w:r>
        <w:rPr>
          <w:rFonts w:hint="eastAsia" w:ascii="黑体" w:hAnsi="黑体" w:eastAsia="黑体" w:cs="黑体"/>
          <w:sz w:val="21"/>
          <w:szCs w:val="21"/>
        </w:rPr>
        <w:t>3. 投标文件</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_Toc22178 \h </w:instrText>
      </w:r>
      <w:r>
        <w:rPr>
          <w:rFonts w:hint="eastAsia" w:ascii="黑体" w:hAnsi="黑体" w:eastAsia="黑体" w:cs="黑体"/>
          <w:sz w:val="21"/>
          <w:szCs w:val="21"/>
        </w:rPr>
        <w:fldChar w:fldCharType="separate"/>
      </w:r>
      <w:r>
        <w:rPr>
          <w:rFonts w:hint="eastAsia" w:ascii="黑体" w:hAnsi="黑体" w:eastAsia="黑体" w:cs="黑体"/>
          <w:sz w:val="21"/>
          <w:szCs w:val="21"/>
        </w:rPr>
        <w:t>55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29A4937">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_Toc1522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投标</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_Toc1522 \h </w:instrText>
      </w:r>
      <w:r>
        <w:rPr>
          <w:rFonts w:hint="eastAsia" w:ascii="黑体" w:hAnsi="黑体" w:eastAsia="黑体" w:cs="黑体"/>
          <w:sz w:val="21"/>
          <w:szCs w:val="21"/>
        </w:rPr>
        <w:fldChar w:fldCharType="separate"/>
      </w:r>
      <w:r>
        <w:rPr>
          <w:rFonts w:hint="eastAsia" w:ascii="黑体" w:hAnsi="黑体" w:eastAsia="黑体" w:cs="黑体"/>
          <w:sz w:val="21"/>
          <w:szCs w:val="21"/>
        </w:rPr>
        <w:t>57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36DA5B0">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_Toc18939 </w:instrText>
      </w:r>
      <w:r>
        <w:rPr>
          <w:rFonts w:hint="eastAsia" w:ascii="黑体" w:hAnsi="黑体" w:eastAsia="黑体" w:cs="黑体"/>
          <w:sz w:val="21"/>
          <w:szCs w:val="21"/>
        </w:rPr>
        <w:fldChar w:fldCharType="separate"/>
      </w:r>
      <w:r>
        <w:rPr>
          <w:rFonts w:hint="eastAsia" w:ascii="黑体" w:hAnsi="黑体" w:eastAsia="黑体" w:cs="黑体"/>
          <w:sz w:val="21"/>
          <w:szCs w:val="21"/>
        </w:rPr>
        <w:t>5.</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开标</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_Toc18939 \h </w:instrText>
      </w:r>
      <w:r>
        <w:rPr>
          <w:rFonts w:hint="eastAsia" w:ascii="黑体" w:hAnsi="黑体" w:eastAsia="黑体" w:cs="黑体"/>
          <w:sz w:val="21"/>
          <w:szCs w:val="21"/>
        </w:rPr>
        <w:fldChar w:fldCharType="separate"/>
      </w:r>
      <w:r>
        <w:rPr>
          <w:rFonts w:hint="eastAsia" w:ascii="黑体" w:hAnsi="黑体" w:eastAsia="黑体" w:cs="黑体"/>
          <w:sz w:val="21"/>
          <w:szCs w:val="21"/>
        </w:rPr>
        <w:t>58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3B0F818">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_Toc18655 </w:instrText>
      </w:r>
      <w:r>
        <w:rPr>
          <w:rFonts w:hint="eastAsia" w:ascii="黑体" w:hAnsi="黑体" w:eastAsia="黑体" w:cs="黑体"/>
          <w:sz w:val="21"/>
          <w:szCs w:val="21"/>
        </w:rPr>
        <w:fldChar w:fldCharType="separate"/>
      </w:r>
      <w:r>
        <w:rPr>
          <w:rFonts w:hint="eastAsia" w:ascii="黑体" w:hAnsi="黑体" w:eastAsia="黑体" w:cs="黑体"/>
          <w:sz w:val="21"/>
          <w:szCs w:val="21"/>
        </w:rPr>
        <w:t>6.</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评标</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_Toc18655 \h </w:instrText>
      </w:r>
      <w:r>
        <w:rPr>
          <w:rFonts w:hint="eastAsia" w:ascii="黑体" w:hAnsi="黑体" w:eastAsia="黑体" w:cs="黑体"/>
          <w:sz w:val="21"/>
          <w:szCs w:val="21"/>
        </w:rPr>
        <w:fldChar w:fldCharType="separate"/>
      </w:r>
      <w:r>
        <w:rPr>
          <w:rFonts w:hint="eastAsia" w:ascii="黑体" w:hAnsi="黑体" w:eastAsia="黑体" w:cs="黑体"/>
          <w:sz w:val="21"/>
          <w:szCs w:val="21"/>
        </w:rPr>
        <w:t>59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AB62781">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_Toc26731 </w:instrText>
      </w:r>
      <w:r>
        <w:rPr>
          <w:rFonts w:hint="eastAsia" w:ascii="黑体" w:hAnsi="黑体" w:eastAsia="黑体" w:cs="黑体"/>
          <w:sz w:val="21"/>
          <w:szCs w:val="21"/>
        </w:rPr>
        <w:fldChar w:fldCharType="separate"/>
      </w:r>
      <w:r>
        <w:rPr>
          <w:rFonts w:hint="eastAsia" w:ascii="黑体" w:hAnsi="黑体" w:eastAsia="黑体" w:cs="黑体"/>
          <w:sz w:val="21"/>
          <w:szCs w:val="21"/>
        </w:rPr>
        <w:t>7.合同授予</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_Toc26731 \h </w:instrText>
      </w:r>
      <w:r>
        <w:rPr>
          <w:rFonts w:hint="eastAsia" w:ascii="黑体" w:hAnsi="黑体" w:eastAsia="黑体" w:cs="黑体"/>
          <w:sz w:val="21"/>
          <w:szCs w:val="21"/>
        </w:rPr>
        <w:fldChar w:fldCharType="separate"/>
      </w:r>
      <w:r>
        <w:rPr>
          <w:rFonts w:hint="eastAsia" w:ascii="黑体" w:hAnsi="黑体" w:eastAsia="黑体" w:cs="黑体"/>
          <w:sz w:val="21"/>
          <w:szCs w:val="21"/>
        </w:rPr>
        <w:t>61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091E17E">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_Toc32143 </w:instrText>
      </w:r>
      <w:r>
        <w:rPr>
          <w:rFonts w:hint="eastAsia" w:ascii="黑体" w:hAnsi="黑体" w:eastAsia="黑体" w:cs="黑体"/>
          <w:sz w:val="21"/>
          <w:szCs w:val="21"/>
        </w:rPr>
        <w:fldChar w:fldCharType="separate"/>
      </w:r>
      <w:r>
        <w:rPr>
          <w:rFonts w:hint="eastAsia" w:ascii="黑体" w:hAnsi="黑体" w:eastAsia="黑体" w:cs="黑体"/>
          <w:sz w:val="21"/>
          <w:szCs w:val="21"/>
        </w:rPr>
        <w:t>8.</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重新招标和不再招标</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_Toc32143 \h </w:instrText>
      </w:r>
      <w:r>
        <w:rPr>
          <w:rFonts w:hint="eastAsia" w:ascii="黑体" w:hAnsi="黑体" w:eastAsia="黑体" w:cs="黑体"/>
          <w:sz w:val="21"/>
          <w:szCs w:val="21"/>
        </w:rPr>
        <w:fldChar w:fldCharType="separate"/>
      </w:r>
      <w:r>
        <w:rPr>
          <w:rFonts w:hint="eastAsia" w:ascii="黑体" w:hAnsi="黑体" w:eastAsia="黑体" w:cs="黑体"/>
          <w:sz w:val="21"/>
          <w:szCs w:val="21"/>
        </w:rPr>
        <w:t>62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FA15292">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_Toc18806 </w:instrText>
      </w:r>
      <w:r>
        <w:rPr>
          <w:rFonts w:hint="eastAsia" w:ascii="黑体" w:hAnsi="黑体" w:eastAsia="黑体" w:cs="黑体"/>
          <w:sz w:val="21"/>
          <w:szCs w:val="21"/>
        </w:rPr>
        <w:fldChar w:fldCharType="separate"/>
      </w:r>
      <w:r>
        <w:rPr>
          <w:rFonts w:hint="eastAsia" w:ascii="黑体" w:hAnsi="黑体" w:eastAsia="黑体" w:cs="黑体"/>
          <w:sz w:val="21"/>
          <w:szCs w:val="21"/>
        </w:rPr>
        <w:t>10. 纪律和监督</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_Toc18806 \h </w:instrText>
      </w:r>
      <w:r>
        <w:rPr>
          <w:rFonts w:hint="eastAsia" w:ascii="黑体" w:hAnsi="黑体" w:eastAsia="黑体" w:cs="黑体"/>
          <w:sz w:val="21"/>
          <w:szCs w:val="21"/>
        </w:rPr>
        <w:fldChar w:fldCharType="separate"/>
      </w:r>
      <w:r>
        <w:rPr>
          <w:rFonts w:hint="eastAsia" w:ascii="黑体" w:hAnsi="黑体" w:eastAsia="黑体" w:cs="黑体"/>
          <w:sz w:val="21"/>
          <w:szCs w:val="21"/>
        </w:rPr>
        <w:t>62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BE141AB">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_Toc20411 </w:instrText>
      </w:r>
      <w:r>
        <w:rPr>
          <w:rFonts w:hint="eastAsia" w:ascii="黑体" w:hAnsi="黑体" w:eastAsia="黑体" w:cs="黑体"/>
          <w:sz w:val="21"/>
          <w:szCs w:val="21"/>
        </w:rPr>
        <w:fldChar w:fldCharType="separate"/>
      </w:r>
      <w:r>
        <w:rPr>
          <w:rFonts w:hint="eastAsia" w:ascii="黑体" w:hAnsi="黑体" w:eastAsia="黑体" w:cs="黑体"/>
          <w:sz w:val="21"/>
          <w:szCs w:val="21"/>
        </w:rPr>
        <w:t>10.</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需要补充的其他内容</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_Toc20411 \h </w:instrText>
      </w:r>
      <w:r>
        <w:rPr>
          <w:rFonts w:hint="eastAsia" w:ascii="黑体" w:hAnsi="黑体" w:eastAsia="黑体" w:cs="黑体"/>
          <w:sz w:val="21"/>
          <w:szCs w:val="21"/>
        </w:rPr>
        <w:fldChar w:fldCharType="separate"/>
      </w:r>
      <w:r>
        <w:rPr>
          <w:rFonts w:hint="eastAsia" w:ascii="黑体" w:hAnsi="黑体" w:eastAsia="黑体" w:cs="黑体"/>
          <w:sz w:val="21"/>
          <w:szCs w:val="21"/>
        </w:rPr>
        <w:t>63</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90DBADA">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_Toc6960 </w:instrText>
      </w:r>
      <w:r>
        <w:rPr>
          <w:rFonts w:hint="eastAsia" w:ascii="黑体" w:hAnsi="黑体" w:eastAsia="黑体" w:cs="黑体"/>
          <w:sz w:val="21"/>
          <w:szCs w:val="21"/>
        </w:rPr>
        <w:fldChar w:fldCharType="separate"/>
      </w:r>
      <w:r>
        <w:rPr>
          <w:rFonts w:hint="eastAsia" w:ascii="黑体" w:hAnsi="黑体" w:eastAsia="黑体" w:cs="黑体"/>
          <w:sz w:val="21"/>
          <w:szCs w:val="21"/>
        </w:rPr>
        <w:t>附件2-</w:t>
      </w:r>
      <w:r>
        <w:rPr>
          <w:rFonts w:hint="eastAsia" w:ascii="黑体" w:hAnsi="黑体" w:eastAsia="黑体" w:cs="黑体"/>
          <w:sz w:val="21"/>
          <w:szCs w:val="21"/>
          <w:lang w:val="en-US" w:eastAsia="zh-CN"/>
        </w:rPr>
        <w:t>1</w:t>
      </w:r>
      <w:r>
        <w:rPr>
          <w:rFonts w:hint="eastAsia" w:ascii="黑体" w:hAnsi="黑体" w:eastAsia="黑体" w:cs="黑体"/>
          <w:sz w:val="21"/>
          <w:szCs w:val="21"/>
        </w:rPr>
        <w:t>：否决投标的情形</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_Toc6960 \h </w:instrText>
      </w:r>
      <w:r>
        <w:rPr>
          <w:rFonts w:hint="eastAsia" w:ascii="黑体" w:hAnsi="黑体" w:eastAsia="黑体" w:cs="黑体"/>
          <w:sz w:val="21"/>
          <w:szCs w:val="21"/>
        </w:rPr>
        <w:fldChar w:fldCharType="separate"/>
      </w:r>
      <w:r>
        <w:rPr>
          <w:rFonts w:hint="eastAsia" w:ascii="黑体" w:hAnsi="黑体" w:eastAsia="黑体" w:cs="黑体"/>
          <w:sz w:val="21"/>
          <w:szCs w:val="21"/>
        </w:rPr>
        <w:t>64</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74972C1">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_Toc2422 </w:instrText>
      </w:r>
      <w:r>
        <w:rPr>
          <w:rFonts w:hint="eastAsia" w:ascii="黑体" w:hAnsi="黑体" w:eastAsia="黑体" w:cs="黑体"/>
          <w:sz w:val="21"/>
          <w:szCs w:val="21"/>
        </w:rPr>
        <w:fldChar w:fldCharType="separate"/>
      </w:r>
      <w:r>
        <w:rPr>
          <w:rFonts w:hint="eastAsia" w:ascii="黑体" w:hAnsi="黑体" w:eastAsia="黑体" w:cs="黑体"/>
          <w:sz w:val="21"/>
          <w:szCs w:val="21"/>
        </w:rPr>
        <w:t>附件2-</w:t>
      </w:r>
      <w:r>
        <w:rPr>
          <w:rFonts w:hint="eastAsia" w:ascii="黑体" w:hAnsi="黑体" w:eastAsia="黑体" w:cs="黑体"/>
          <w:sz w:val="21"/>
          <w:szCs w:val="21"/>
          <w:lang w:val="en-US" w:eastAsia="zh-CN"/>
        </w:rPr>
        <w:t>2</w:t>
      </w:r>
      <w:r>
        <w:rPr>
          <w:rFonts w:hint="eastAsia" w:ascii="黑体" w:hAnsi="黑体" w:eastAsia="黑体" w:cs="黑体"/>
          <w:sz w:val="21"/>
          <w:szCs w:val="21"/>
        </w:rPr>
        <w:t>：“评定分离”工作规则</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_Toc2422 \h </w:instrText>
      </w:r>
      <w:r>
        <w:rPr>
          <w:rFonts w:hint="eastAsia" w:ascii="黑体" w:hAnsi="黑体" w:eastAsia="黑体" w:cs="黑体"/>
          <w:sz w:val="21"/>
          <w:szCs w:val="21"/>
        </w:rPr>
        <w:fldChar w:fldCharType="separate"/>
      </w:r>
      <w:r>
        <w:rPr>
          <w:rFonts w:hint="eastAsia" w:ascii="黑体" w:hAnsi="黑体" w:eastAsia="黑体" w:cs="黑体"/>
          <w:sz w:val="21"/>
          <w:szCs w:val="21"/>
        </w:rPr>
        <w:t>65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A7FD7A3">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_Toc19049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第三章  评标办法（经评审的最低投标价法）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_Toc19049 \h </w:instrText>
      </w:r>
      <w:r>
        <w:rPr>
          <w:rFonts w:hint="eastAsia" w:ascii="黑体" w:hAnsi="黑体" w:eastAsia="黑体" w:cs="黑体"/>
          <w:sz w:val="21"/>
          <w:szCs w:val="21"/>
        </w:rPr>
        <w:fldChar w:fldCharType="separate"/>
      </w:r>
      <w:r>
        <w:rPr>
          <w:rFonts w:hint="eastAsia" w:ascii="黑体" w:hAnsi="黑体" w:eastAsia="黑体" w:cs="黑体"/>
          <w:sz w:val="21"/>
          <w:szCs w:val="21"/>
        </w:rPr>
        <w:t>66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38718FC">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_Toc11056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评标办法前附表</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_Toc11056 \h </w:instrText>
      </w:r>
      <w:r>
        <w:rPr>
          <w:rFonts w:hint="eastAsia" w:ascii="黑体" w:hAnsi="黑体" w:eastAsia="黑体" w:cs="黑体"/>
          <w:sz w:val="21"/>
          <w:szCs w:val="21"/>
        </w:rPr>
        <w:fldChar w:fldCharType="separate"/>
      </w:r>
      <w:r>
        <w:rPr>
          <w:rFonts w:hint="eastAsia" w:ascii="黑体" w:hAnsi="黑体" w:eastAsia="黑体" w:cs="黑体"/>
          <w:sz w:val="21"/>
          <w:szCs w:val="21"/>
        </w:rPr>
        <w:t>66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EA7DE04">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_Toc2345 </w:instrText>
      </w:r>
      <w:r>
        <w:rPr>
          <w:rFonts w:hint="eastAsia" w:ascii="黑体" w:hAnsi="黑体" w:eastAsia="黑体" w:cs="黑体"/>
          <w:sz w:val="21"/>
          <w:szCs w:val="21"/>
        </w:rPr>
        <w:fldChar w:fldCharType="separate"/>
      </w:r>
      <w:r>
        <w:rPr>
          <w:rFonts w:hint="eastAsia" w:ascii="黑体" w:hAnsi="黑体" w:eastAsia="黑体" w:cs="黑体"/>
          <w:sz w:val="21"/>
          <w:szCs w:val="21"/>
        </w:rPr>
        <w:t>1. 评审标准</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_Toc2345 \h </w:instrText>
      </w:r>
      <w:r>
        <w:rPr>
          <w:rFonts w:hint="eastAsia" w:ascii="黑体" w:hAnsi="黑体" w:eastAsia="黑体" w:cs="黑体"/>
          <w:sz w:val="21"/>
          <w:szCs w:val="21"/>
        </w:rPr>
        <w:fldChar w:fldCharType="separate"/>
      </w:r>
      <w:r>
        <w:rPr>
          <w:rFonts w:hint="eastAsia" w:ascii="黑体" w:hAnsi="黑体" w:eastAsia="黑体" w:cs="黑体"/>
          <w:sz w:val="21"/>
          <w:szCs w:val="21"/>
        </w:rPr>
        <w:t>69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D4B38C9">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_Toc27847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评审程序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_Toc27847 \h </w:instrText>
      </w:r>
      <w:r>
        <w:rPr>
          <w:rFonts w:hint="eastAsia" w:ascii="黑体" w:hAnsi="黑体" w:eastAsia="黑体" w:cs="黑体"/>
          <w:sz w:val="21"/>
          <w:szCs w:val="21"/>
        </w:rPr>
        <w:fldChar w:fldCharType="separate"/>
      </w:r>
      <w:r>
        <w:rPr>
          <w:rFonts w:hint="eastAsia" w:ascii="黑体" w:hAnsi="黑体" w:eastAsia="黑体" w:cs="黑体"/>
          <w:sz w:val="21"/>
          <w:szCs w:val="21"/>
        </w:rPr>
        <w:t>69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E34C15D">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_Toc3584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初步评审（形式、资格、响应性评审）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_Toc3584 \h </w:instrText>
      </w:r>
      <w:r>
        <w:rPr>
          <w:rFonts w:hint="eastAsia" w:ascii="黑体" w:hAnsi="黑体" w:eastAsia="黑体" w:cs="黑体"/>
          <w:sz w:val="21"/>
          <w:szCs w:val="21"/>
        </w:rPr>
        <w:fldChar w:fldCharType="separate"/>
      </w:r>
      <w:r>
        <w:rPr>
          <w:rFonts w:hint="eastAsia" w:ascii="黑体" w:hAnsi="黑体" w:eastAsia="黑体" w:cs="黑体"/>
          <w:sz w:val="21"/>
          <w:szCs w:val="21"/>
        </w:rPr>
        <w:t>69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DA32CBD">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_Toc14345 </w:instrText>
      </w:r>
      <w:r>
        <w:rPr>
          <w:rFonts w:hint="eastAsia" w:ascii="黑体" w:hAnsi="黑体" w:eastAsia="黑体" w:cs="黑体"/>
          <w:sz w:val="21"/>
          <w:szCs w:val="21"/>
        </w:rPr>
        <w:fldChar w:fldCharType="separate"/>
      </w:r>
      <w:r>
        <w:rPr>
          <w:rFonts w:hint="eastAsia" w:ascii="黑体" w:hAnsi="黑体" w:eastAsia="黑体" w:cs="黑体"/>
          <w:sz w:val="21"/>
          <w:szCs w:val="21"/>
        </w:rPr>
        <w:t>4. 评标委员会复核</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_Toc14345 \h </w:instrText>
      </w:r>
      <w:r>
        <w:rPr>
          <w:rFonts w:hint="eastAsia" w:ascii="黑体" w:hAnsi="黑体" w:eastAsia="黑体" w:cs="黑体"/>
          <w:sz w:val="21"/>
          <w:szCs w:val="21"/>
        </w:rPr>
        <w:fldChar w:fldCharType="separate"/>
      </w:r>
      <w:r>
        <w:rPr>
          <w:rFonts w:hint="eastAsia" w:ascii="黑体" w:hAnsi="黑体" w:eastAsia="黑体" w:cs="黑体"/>
          <w:sz w:val="21"/>
          <w:szCs w:val="21"/>
        </w:rPr>
        <w:t>71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6FA35EA">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_Toc31489 </w:instrText>
      </w:r>
      <w:r>
        <w:rPr>
          <w:rFonts w:hint="eastAsia" w:ascii="黑体" w:hAnsi="黑体" w:eastAsia="黑体" w:cs="黑体"/>
          <w:sz w:val="21"/>
          <w:szCs w:val="21"/>
        </w:rPr>
        <w:fldChar w:fldCharType="separate"/>
      </w:r>
      <w:r>
        <w:rPr>
          <w:rFonts w:hint="eastAsia" w:ascii="黑体" w:hAnsi="黑体" w:eastAsia="黑体" w:cs="黑体"/>
          <w:sz w:val="21"/>
          <w:szCs w:val="21"/>
        </w:rPr>
        <w:t>5. 投标价格排序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_Toc31489 \h </w:instrText>
      </w:r>
      <w:r>
        <w:rPr>
          <w:rFonts w:hint="eastAsia" w:ascii="黑体" w:hAnsi="黑体" w:eastAsia="黑体" w:cs="黑体"/>
          <w:sz w:val="21"/>
          <w:szCs w:val="21"/>
        </w:rPr>
        <w:fldChar w:fldCharType="separate"/>
      </w:r>
      <w:r>
        <w:rPr>
          <w:rFonts w:hint="eastAsia" w:ascii="黑体" w:hAnsi="黑体" w:eastAsia="黑体" w:cs="黑体"/>
          <w:sz w:val="21"/>
          <w:szCs w:val="21"/>
        </w:rPr>
        <w:t>71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B6E7684">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_Toc28756 </w:instrText>
      </w:r>
      <w:r>
        <w:rPr>
          <w:rFonts w:hint="eastAsia" w:ascii="黑体" w:hAnsi="黑体" w:eastAsia="黑体" w:cs="黑体"/>
          <w:sz w:val="21"/>
          <w:szCs w:val="21"/>
        </w:rPr>
        <w:fldChar w:fldCharType="separate"/>
      </w:r>
      <w:r>
        <w:rPr>
          <w:rFonts w:hint="eastAsia" w:ascii="黑体" w:hAnsi="黑体" w:eastAsia="黑体" w:cs="黑体"/>
          <w:sz w:val="21"/>
          <w:szCs w:val="21"/>
        </w:rPr>
        <w:t>6. 投标文件的澄清和补正</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_Toc28756 \h </w:instrText>
      </w:r>
      <w:r>
        <w:rPr>
          <w:rFonts w:hint="eastAsia" w:ascii="黑体" w:hAnsi="黑体" w:eastAsia="黑体" w:cs="黑体"/>
          <w:sz w:val="21"/>
          <w:szCs w:val="21"/>
        </w:rPr>
        <w:fldChar w:fldCharType="separate"/>
      </w:r>
      <w:r>
        <w:rPr>
          <w:rFonts w:hint="eastAsia" w:ascii="黑体" w:hAnsi="黑体" w:eastAsia="黑体" w:cs="黑体"/>
          <w:sz w:val="21"/>
          <w:szCs w:val="21"/>
        </w:rPr>
        <w:t>71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2FC0DCC">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_Toc4442 </w:instrText>
      </w:r>
      <w:r>
        <w:rPr>
          <w:rFonts w:hint="eastAsia" w:ascii="黑体" w:hAnsi="黑体" w:eastAsia="黑体" w:cs="黑体"/>
          <w:sz w:val="21"/>
          <w:szCs w:val="21"/>
        </w:rPr>
        <w:fldChar w:fldCharType="separate"/>
      </w:r>
      <w:r>
        <w:rPr>
          <w:rFonts w:hint="eastAsia" w:ascii="黑体" w:hAnsi="黑体" w:eastAsia="黑体" w:cs="黑体"/>
          <w:sz w:val="21"/>
          <w:szCs w:val="21"/>
        </w:rPr>
        <w:t>7.</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中标人的确定</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_Toc4442 \h </w:instrText>
      </w:r>
      <w:r>
        <w:rPr>
          <w:rFonts w:hint="eastAsia" w:ascii="黑体" w:hAnsi="黑体" w:eastAsia="黑体" w:cs="黑体"/>
          <w:sz w:val="21"/>
          <w:szCs w:val="21"/>
        </w:rPr>
        <w:fldChar w:fldCharType="separate"/>
      </w:r>
      <w:r>
        <w:rPr>
          <w:rFonts w:hint="eastAsia" w:ascii="黑体" w:hAnsi="黑体" w:eastAsia="黑体" w:cs="黑体"/>
          <w:sz w:val="21"/>
          <w:szCs w:val="21"/>
        </w:rPr>
        <w:t>71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CF4EF45">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_Toc14396 </w:instrText>
      </w:r>
      <w:r>
        <w:rPr>
          <w:rFonts w:hint="eastAsia" w:ascii="黑体" w:hAnsi="黑体" w:eastAsia="黑体" w:cs="黑体"/>
          <w:sz w:val="21"/>
          <w:szCs w:val="21"/>
        </w:rPr>
        <w:fldChar w:fldCharType="separate"/>
      </w:r>
      <w:r>
        <w:rPr>
          <w:rFonts w:hint="eastAsia" w:ascii="黑体" w:hAnsi="黑体" w:eastAsia="黑体" w:cs="黑体"/>
          <w:sz w:val="21"/>
          <w:szCs w:val="21"/>
        </w:rPr>
        <w:t>8.</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特殊情况的处置程序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_Toc14396 \h </w:instrText>
      </w:r>
      <w:r>
        <w:rPr>
          <w:rFonts w:hint="eastAsia" w:ascii="黑体" w:hAnsi="黑体" w:eastAsia="黑体" w:cs="黑体"/>
          <w:sz w:val="21"/>
          <w:szCs w:val="21"/>
        </w:rPr>
        <w:fldChar w:fldCharType="separate"/>
      </w:r>
      <w:r>
        <w:rPr>
          <w:rFonts w:hint="eastAsia" w:ascii="黑体" w:hAnsi="黑体" w:eastAsia="黑体" w:cs="黑体"/>
          <w:sz w:val="21"/>
          <w:szCs w:val="21"/>
        </w:rPr>
        <w:t>72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8537A71">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_Toc11616 </w:instrText>
      </w:r>
      <w:r>
        <w:rPr>
          <w:rFonts w:hint="eastAsia" w:ascii="黑体" w:hAnsi="黑体" w:eastAsia="黑体" w:cs="黑体"/>
          <w:sz w:val="21"/>
          <w:szCs w:val="21"/>
        </w:rPr>
        <w:fldChar w:fldCharType="separate"/>
      </w:r>
      <w:r>
        <w:rPr>
          <w:rFonts w:hint="eastAsia" w:ascii="黑体" w:hAnsi="黑体" w:eastAsia="黑体" w:cs="黑体"/>
          <w:sz w:val="21"/>
          <w:szCs w:val="21"/>
        </w:rPr>
        <w:t>9. 补充条款</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_Toc11616 \h </w:instrText>
      </w:r>
      <w:r>
        <w:rPr>
          <w:rFonts w:hint="eastAsia" w:ascii="黑体" w:hAnsi="黑体" w:eastAsia="黑体" w:cs="黑体"/>
          <w:sz w:val="21"/>
          <w:szCs w:val="21"/>
        </w:rPr>
        <w:fldChar w:fldCharType="separate"/>
      </w:r>
      <w:r>
        <w:rPr>
          <w:rFonts w:hint="eastAsia" w:ascii="黑体" w:hAnsi="黑体" w:eastAsia="黑体" w:cs="黑体"/>
          <w:sz w:val="21"/>
          <w:szCs w:val="21"/>
        </w:rPr>
        <w:t>73</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3E8A8BD">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_Toc15674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第三章  评标办法（合理低价法）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_Toc15674 \h </w:instrText>
      </w:r>
      <w:r>
        <w:rPr>
          <w:rFonts w:hint="eastAsia" w:ascii="黑体" w:hAnsi="黑体" w:eastAsia="黑体" w:cs="黑体"/>
          <w:sz w:val="21"/>
          <w:szCs w:val="21"/>
        </w:rPr>
        <w:fldChar w:fldCharType="separate"/>
      </w:r>
      <w:r>
        <w:rPr>
          <w:rFonts w:hint="eastAsia" w:ascii="黑体" w:hAnsi="黑体" w:eastAsia="黑体" w:cs="黑体"/>
          <w:sz w:val="21"/>
          <w:szCs w:val="21"/>
        </w:rPr>
        <w:t>74</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2FB6CB6">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_Toc5069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评标办法前附表</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_Toc5069 \h </w:instrText>
      </w:r>
      <w:r>
        <w:rPr>
          <w:rFonts w:hint="eastAsia" w:ascii="黑体" w:hAnsi="黑体" w:eastAsia="黑体" w:cs="黑体"/>
          <w:sz w:val="21"/>
          <w:szCs w:val="21"/>
        </w:rPr>
        <w:fldChar w:fldCharType="separate"/>
      </w:r>
      <w:r>
        <w:rPr>
          <w:rFonts w:hint="eastAsia" w:ascii="黑体" w:hAnsi="黑体" w:eastAsia="黑体" w:cs="黑体"/>
          <w:sz w:val="21"/>
          <w:szCs w:val="21"/>
        </w:rPr>
        <w:t>74</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DA3D077">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_Toc30178 </w:instrText>
      </w:r>
      <w:r>
        <w:rPr>
          <w:rFonts w:hint="eastAsia" w:ascii="黑体" w:hAnsi="黑体" w:eastAsia="黑体" w:cs="黑体"/>
          <w:sz w:val="21"/>
          <w:szCs w:val="21"/>
        </w:rPr>
        <w:fldChar w:fldCharType="separate"/>
      </w:r>
      <w:r>
        <w:rPr>
          <w:rFonts w:hint="eastAsia" w:ascii="黑体" w:hAnsi="黑体" w:eastAsia="黑体" w:cs="黑体"/>
          <w:sz w:val="21"/>
          <w:szCs w:val="21"/>
        </w:rPr>
        <w:t>1. 评审标准</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_Toc30178 \h </w:instrText>
      </w:r>
      <w:r>
        <w:rPr>
          <w:rFonts w:hint="eastAsia" w:ascii="黑体" w:hAnsi="黑体" w:eastAsia="黑体" w:cs="黑体"/>
          <w:sz w:val="21"/>
          <w:szCs w:val="21"/>
        </w:rPr>
        <w:fldChar w:fldCharType="separate"/>
      </w:r>
      <w:r>
        <w:rPr>
          <w:rFonts w:hint="eastAsia" w:ascii="黑体" w:hAnsi="黑体" w:eastAsia="黑体" w:cs="黑体"/>
          <w:sz w:val="21"/>
          <w:szCs w:val="21"/>
        </w:rPr>
        <w:t>77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7671093">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_Toc30119 </w:instrText>
      </w:r>
      <w:r>
        <w:rPr>
          <w:rFonts w:hint="eastAsia" w:ascii="黑体" w:hAnsi="黑体" w:eastAsia="黑体" w:cs="黑体"/>
          <w:sz w:val="21"/>
          <w:szCs w:val="21"/>
        </w:rPr>
        <w:fldChar w:fldCharType="separate"/>
      </w:r>
      <w:r>
        <w:rPr>
          <w:rFonts w:hint="eastAsia" w:ascii="黑体" w:hAnsi="黑体" w:eastAsia="黑体" w:cs="黑体"/>
          <w:sz w:val="21"/>
          <w:szCs w:val="21"/>
        </w:rPr>
        <w:t>2. 评审程序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_Toc30119 \h </w:instrText>
      </w:r>
      <w:r>
        <w:rPr>
          <w:rFonts w:hint="eastAsia" w:ascii="黑体" w:hAnsi="黑体" w:eastAsia="黑体" w:cs="黑体"/>
          <w:sz w:val="21"/>
          <w:szCs w:val="21"/>
        </w:rPr>
        <w:fldChar w:fldCharType="separate"/>
      </w:r>
      <w:r>
        <w:rPr>
          <w:rFonts w:hint="eastAsia" w:ascii="黑体" w:hAnsi="黑体" w:eastAsia="黑体" w:cs="黑体"/>
          <w:sz w:val="21"/>
          <w:szCs w:val="21"/>
        </w:rPr>
        <w:t>77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ECB115F">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_Toc15871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形式、资格、响应性评审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_Toc15871 \h </w:instrText>
      </w:r>
      <w:r>
        <w:rPr>
          <w:rFonts w:hint="eastAsia" w:ascii="黑体" w:hAnsi="黑体" w:eastAsia="黑体" w:cs="黑体"/>
          <w:sz w:val="21"/>
          <w:szCs w:val="21"/>
        </w:rPr>
        <w:fldChar w:fldCharType="separate"/>
      </w:r>
      <w:r>
        <w:rPr>
          <w:rFonts w:hint="eastAsia" w:ascii="黑体" w:hAnsi="黑体" w:eastAsia="黑体" w:cs="黑体"/>
          <w:sz w:val="21"/>
          <w:szCs w:val="21"/>
        </w:rPr>
        <w:t>77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35D2CB7">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_Toc8432 </w:instrText>
      </w:r>
      <w:r>
        <w:rPr>
          <w:rFonts w:hint="eastAsia" w:ascii="黑体" w:hAnsi="黑体" w:eastAsia="黑体" w:cs="黑体"/>
          <w:sz w:val="21"/>
          <w:szCs w:val="21"/>
        </w:rPr>
        <w:fldChar w:fldCharType="separate"/>
      </w:r>
      <w:r>
        <w:rPr>
          <w:rFonts w:hint="eastAsia" w:ascii="黑体" w:hAnsi="黑体" w:eastAsia="黑体" w:cs="黑体"/>
          <w:sz w:val="21"/>
          <w:szCs w:val="21"/>
        </w:rPr>
        <w:t>5. 评标委员会复核</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_Toc8432 \h </w:instrText>
      </w:r>
      <w:r>
        <w:rPr>
          <w:rFonts w:hint="eastAsia" w:ascii="黑体" w:hAnsi="黑体" w:eastAsia="黑体" w:cs="黑体"/>
          <w:sz w:val="21"/>
          <w:szCs w:val="21"/>
        </w:rPr>
        <w:fldChar w:fldCharType="separate"/>
      </w:r>
      <w:r>
        <w:rPr>
          <w:rFonts w:hint="eastAsia" w:ascii="黑体" w:hAnsi="黑体" w:eastAsia="黑体" w:cs="黑体"/>
          <w:sz w:val="21"/>
          <w:szCs w:val="21"/>
        </w:rPr>
        <w:t>79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9FBEC7C">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_Toc19300 </w:instrText>
      </w:r>
      <w:r>
        <w:rPr>
          <w:rFonts w:hint="eastAsia" w:ascii="黑体" w:hAnsi="黑体" w:eastAsia="黑体" w:cs="黑体"/>
          <w:sz w:val="21"/>
          <w:szCs w:val="21"/>
        </w:rPr>
        <w:fldChar w:fldCharType="separate"/>
      </w:r>
      <w:r>
        <w:rPr>
          <w:rFonts w:hint="eastAsia" w:ascii="黑体" w:hAnsi="黑体" w:eastAsia="黑体" w:cs="黑体"/>
          <w:sz w:val="21"/>
          <w:szCs w:val="21"/>
        </w:rPr>
        <w:t>6. 投标报价评审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_Toc19300 \h </w:instrText>
      </w:r>
      <w:r>
        <w:rPr>
          <w:rFonts w:hint="eastAsia" w:ascii="黑体" w:hAnsi="黑体" w:eastAsia="黑体" w:cs="黑体"/>
          <w:sz w:val="21"/>
          <w:szCs w:val="21"/>
        </w:rPr>
        <w:fldChar w:fldCharType="separate"/>
      </w:r>
      <w:r>
        <w:rPr>
          <w:rFonts w:hint="eastAsia" w:ascii="黑体" w:hAnsi="黑体" w:eastAsia="黑体" w:cs="黑体"/>
          <w:sz w:val="21"/>
          <w:szCs w:val="21"/>
        </w:rPr>
        <w:t>79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8A7347B">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_Toc31903 </w:instrText>
      </w:r>
      <w:r>
        <w:rPr>
          <w:rFonts w:hint="eastAsia" w:ascii="黑体" w:hAnsi="黑体" w:eastAsia="黑体" w:cs="黑体"/>
          <w:sz w:val="21"/>
          <w:szCs w:val="21"/>
        </w:rPr>
        <w:fldChar w:fldCharType="separate"/>
      </w:r>
      <w:r>
        <w:rPr>
          <w:rFonts w:hint="eastAsia" w:ascii="黑体" w:hAnsi="黑体" w:eastAsia="黑体" w:cs="黑体"/>
          <w:sz w:val="21"/>
          <w:szCs w:val="21"/>
        </w:rPr>
        <w:t>7. 澄清、说明或补正</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_Toc31903 \h </w:instrText>
      </w:r>
      <w:r>
        <w:rPr>
          <w:rFonts w:hint="eastAsia" w:ascii="黑体" w:hAnsi="黑体" w:eastAsia="黑体" w:cs="黑体"/>
          <w:sz w:val="21"/>
          <w:szCs w:val="21"/>
        </w:rPr>
        <w:fldChar w:fldCharType="separate"/>
      </w:r>
      <w:r>
        <w:rPr>
          <w:rFonts w:hint="eastAsia" w:ascii="黑体" w:hAnsi="黑体" w:eastAsia="黑体" w:cs="黑体"/>
          <w:sz w:val="21"/>
          <w:szCs w:val="21"/>
        </w:rPr>
        <w:t>79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1666E6A">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_Toc6102 </w:instrText>
      </w:r>
      <w:r>
        <w:rPr>
          <w:rFonts w:hint="eastAsia" w:ascii="黑体" w:hAnsi="黑体" w:eastAsia="黑体" w:cs="黑体"/>
          <w:sz w:val="21"/>
          <w:szCs w:val="21"/>
        </w:rPr>
        <w:fldChar w:fldCharType="separate"/>
      </w:r>
      <w:r>
        <w:rPr>
          <w:rFonts w:hint="eastAsia" w:ascii="黑体" w:hAnsi="黑体" w:eastAsia="黑体" w:cs="黑体"/>
          <w:sz w:val="21"/>
          <w:szCs w:val="21"/>
        </w:rPr>
        <w:t>8.</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评分结果</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_Toc6102 \h </w:instrText>
      </w:r>
      <w:r>
        <w:rPr>
          <w:rFonts w:hint="eastAsia" w:ascii="黑体" w:hAnsi="黑体" w:eastAsia="黑体" w:cs="黑体"/>
          <w:sz w:val="21"/>
          <w:szCs w:val="21"/>
        </w:rPr>
        <w:fldChar w:fldCharType="separate"/>
      </w:r>
      <w:r>
        <w:rPr>
          <w:rFonts w:hint="eastAsia" w:ascii="黑体" w:hAnsi="黑体" w:eastAsia="黑体" w:cs="黑体"/>
          <w:sz w:val="21"/>
          <w:szCs w:val="21"/>
        </w:rPr>
        <w:t>79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32483A3">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_Toc14190 </w:instrText>
      </w:r>
      <w:r>
        <w:rPr>
          <w:rFonts w:hint="eastAsia" w:ascii="黑体" w:hAnsi="黑体" w:eastAsia="黑体" w:cs="黑体"/>
          <w:sz w:val="21"/>
          <w:szCs w:val="21"/>
        </w:rPr>
        <w:fldChar w:fldCharType="separate"/>
      </w:r>
      <w:r>
        <w:rPr>
          <w:rFonts w:hint="eastAsia" w:ascii="黑体" w:hAnsi="黑体" w:eastAsia="黑体" w:cs="黑体"/>
          <w:sz w:val="21"/>
          <w:szCs w:val="21"/>
        </w:rPr>
        <w:t>9.</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中标人的确定</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_Toc14190 \h </w:instrText>
      </w:r>
      <w:r>
        <w:rPr>
          <w:rFonts w:hint="eastAsia" w:ascii="黑体" w:hAnsi="黑体" w:eastAsia="黑体" w:cs="黑体"/>
          <w:sz w:val="21"/>
          <w:szCs w:val="21"/>
        </w:rPr>
        <w:fldChar w:fldCharType="separate"/>
      </w:r>
      <w:r>
        <w:rPr>
          <w:rFonts w:hint="eastAsia" w:ascii="黑体" w:hAnsi="黑体" w:eastAsia="黑体" w:cs="黑体"/>
          <w:sz w:val="21"/>
          <w:szCs w:val="21"/>
        </w:rPr>
        <w:t>80</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D063E61">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_Toc19235 </w:instrText>
      </w:r>
      <w:r>
        <w:rPr>
          <w:rFonts w:hint="eastAsia" w:ascii="黑体" w:hAnsi="黑体" w:eastAsia="黑体" w:cs="黑体"/>
          <w:sz w:val="21"/>
          <w:szCs w:val="21"/>
        </w:rPr>
        <w:fldChar w:fldCharType="separate"/>
      </w:r>
      <w:r>
        <w:rPr>
          <w:rFonts w:hint="eastAsia" w:ascii="黑体" w:hAnsi="黑体" w:eastAsia="黑体" w:cs="黑体"/>
          <w:sz w:val="21"/>
          <w:szCs w:val="21"/>
        </w:rPr>
        <w:t>10. 特殊情况的处置程序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_Toc19235 \h </w:instrText>
      </w:r>
      <w:r>
        <w:rPr>
          <w:rFonts w:hint="eastAsia" w:ascii="黑体" w:hAnsi="黑体" w:eastAsia="黑体" w:cs="黑体"/>
          <w:sz w:val="21"/>
          <w:szCs w:val="21"/>
        </w:rPr>
        <w:fldChar w:fldCharType="separate"/>
      </w:r>
      <w:r>
        <w:rPr>
          <w:rFonts w:hint="eastAsia" w:ascii="黑体" w:hAnsi="黑体" w:eastAsia="黑体" w:cs="黑体"/>
          <w:sz w:val="21"/>
          <w:szCs w:val="21"/>
        </w:rPr>
        <w:t>81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D634A9C">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_Toc9726 </w:instrText>
      </w:r>
      <w:r>
        <w:rPr>
          <w:rFonts w:hint="eastAsia" w:ascii="黑体" w:hAnsi="黑体" w:eastAsia="黑体" w:cs="黑体"/>
          <w:sz w:val="21"/>
          <w:szCs w:val="21"/>
        </w:rPr>
        <w:fldChar w:fldCharType="separate"/>
      </w:r>
      <w:r>
        <w:rPr>
          <w:rFonts w:hint="eastAsia" w:ascii="黑体" w:hAnsi="黑体" w:eastAsia="黑体" w:cs="黑体"/>
          <w:sz w:val="21"/>
          <w:szCs w:val="21"/>
        </w:rPr>
        <w:t>11. 补充条款</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_Toc9726 \h </w:instrText>
      </w:r>
      <w:r>
        <w:rPr>
          <w:rFonts w:hint="eastAsia" w:ascii="黑体" w:hAnsi="黑体" w:eastAsia="黑体" w:cs="黑体"/>
          <w:sz w:val="21"/>
          <w:szCs w:val="21"/>
        </w:rPr>
        <w:fldChar w:fldCharType="separate"/>
      </w:r>
      <w:r>
        <w:rPr>
          <w:rFonts w:hint="eastAsia" w:ascii="黑体" w:hAnsi="黑体" w:eastAsia="黑体" w:cs="黑体"/>
          <w:sz w:val="21"/>
          <w:szCs w:val="21"/>
        </w:rPr>
        <w:t>81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8BE935A">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_Toc19246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第三章  评标办法（技术评分最低标价法）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_Toc19246 \h </w:instrText>
      </w:r>
      <w:r>
        <w:rPr>
          <w:rFonts w:hint="eastAsia" w:ascii="黑体" w:hAnsi="黑体" w:eastAsia="黑体" w:cs="黑体"/>
          <w:sz w:val="21"/>
          <w:szCs w:val="21"/>
        </w:rPr>
        <w:fldChar w:fldCharType="separate"/>
      </w:r>
      <w:r>
        <w:rPr>
          <w:rFonts w:hint="eastAsia" w:ascii="黑体" w:hAnsi="黑体" w:eastAsia="黑体" w:cs="黑体"/>
          <w:sz w:val="21"/>
          <w:szCs w:val="21"/>
        </w:rPr>
        <w:t>82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8B0C7B0">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_Toc4937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评标办法前附表</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_Toc4937 \h </w:instrText>
      </w:r>
      <w:r>
        <w:rPr>
          <w:rFonts w:hint="eastAsia" w:ascii="黑体" w:hAnsi="黑体" w:eastAsia="黑体" w:cs="黑体"/>
          <w:sz w:val="21"/>
          <w:szCs w:val="21"/>
        </w:rPr>
        <w:fldChar w:fldCharType="separate"/>
      </w:r>
      <w:r>
        <w:rPr>
          <w:rFonts w:hint="eastAsia" w:ascii="黑体" w:hAnsi="黑体" w:eastAsia="黑体" w:cs="黑体"/>
          <w:sz w:val="21"/>
          <w:szCs w:val="21"/>
        </w:rPr>
        <w:t>82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516C9C9">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_Toc18724 </w:instrText>
      </w:r>
      <w:r>
        <w:rPr>
          <w:rFonts w:hint="eastAsia" w:ascii="黑体" w:hAnsi="黑体" w:eastAsia="黑体" w:cs="黑体"/>
          <w:sz w:val="21"/>
          <w:szCs w:val="21"/>
        </w:rPr>
        <w:fldChar w:fldCharType="separate"/>
      </w:r>
      <w:r>
        <w:rPr>
          <w:rFonts w:hint="eastAsia" w:ascii="黑体" w:hAnsi="黑体" w:eastAsia="黑体" w:cs="黑体"/>
          <w:sz w:val="21"/>
          <w:szCs w:val="21"/>
        </w:rPr>
        <w:t>1. 评审标准</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_Toc18724 \h </w:instrText>
      </w:r>
      <w:r>
        <w:rPr>
          <w:rFonts w:hint="eastAsia" w:ascii="黑体" w:hAnsi="黑体" w:eastAsia="黑体" w:cs="黑体"/>
          <w:sz w:val="21"/>
          <w:szCs w:val="21"/>
        </w:rPr>
        <w:fldChar w:fldCharType="separate"/>
      </w:r>
      <w:r>
        <w:rPr>
          <w:rFonts w:hint="eastAsia" w:ascii="黑体" w:hAnsi="黑体" w:eastAsia="黑体" w:cs="黑体"/>
          <w:sz w:val="21"/>
          <w:szCs w:val="21"/>
        </w:rPr>
        <w:t>86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33C3F25">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_Toc7548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评审程序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_Toc7548 \h </w:instrText>
      </w:r>
      <w:r>
        <w:rPr>
          <w:rFonts w:hint="eastAsia" w:ascii="黑体" w:hAnsi="黑体" w:eastAsia="黑体" w:cs="黑体"/>
          <w:sz w:val="21"/>
          <w:szCs w:val="21"/>
        </w:rPr>
        <w:fldChar w:fldCharType="separate"/>
      </w:r>
      <w:r>
        <w:rPr>
          <w:rFonts w:hint="eastAsia" w:ascii="黑体" w:hAnsi="黑体" w:eastAsia="黑体" w:cs="黑体"/>
          <w:sz w:val="21"/>
          <w:szCs w:val="21"/>
        </w:rPr>
        <w:t>86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A016304">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_Toc7532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形式、资格、响应性评审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_Toc7532 \h </w:instrText>
      </w:r>
      <w:r>
        <w:rPr>
          <w:rFonts w:hint="eastAsia" w:ascii="黑体" w:hAnsi="黑体" w:eastAsia="黑体" w:cs="黑体"/>
          <w:sz w:val="21"/>
          <w:szCs w:val="21"/>
        </w:rPr>
        <w:fldChar w:fldCharType="separate"/>
      </w:r>
      <w:r>
        <w:rPr>
          <w:rFonts w:hint="eastAsia" w:ascii="黑体" w:hAnsi="黑体" w:eastAsia="黑体" w:cs="黑体"/>
          <w:sz w:val="21"/>
          <w:szCs w:val="21"/>
        </w:rPr>
        <w:t>87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DFD9533">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_Toc19107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商务评审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_Toc19107 \h </w:instrText>
      </w:r>
      <w:r>
        <w:rPr>
          <w:rFonts w:hint="eastAsia" w:ascii="黑体" w:hAnsi="黑体" w:eastAsia="黑体" w:cs="黑体"/>
          <w:sz w:val="21"/>
          <w:szCs w:val="21"/>
        </w:rPr>
        <w:fldChar w:fldCharType="separate"/>
      </w:r>
      <w:r>
        <w:rPr>
          <w:rFonts w:hint="eastAsia" w:ascii="黑体" w:hAnsi="黑体" w:eastAsia="黑体" w:cs="黑体"/>
          <w:sz w:val="21"/>
          <w:szCs w:val="21"/>
        </w:rPr>
        <w:t>88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D42FC66">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_Toc4120 </w:instrText>
      </w:r>
      <w:r>
        <w:rPr>
          <w:rFonts w:hint="eastAsia" w:ascii="黑体" w:hAnsi="黑体" w:eastAsia="黑体" w:cs="黑体"/>
          <w:sz w:val="21"/>
          <w:szCs w:val="21"/>
        </w:rPr>
        <w:fldChar w:fldCharType="separate"/>
      </w:r>
      <w:r>
        <w:rPr>
          <w:rFonts w:hint="eastAsia" w:ascii="黑体" w:hAnsi="黑体" w:eastAsia="黑体" w:cs="黑体"/>
          <w:sz w:val="21"/>
          <w:szCs w:val="21"/>
        </w:rPr>
        <w:t>5. 评标委员会复核</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_Toc4120 \h </w:instrText>
      </w:r>
      <w:r>
        <w:rPr>
          <w:rFonts w:hint="eastAsia" w:ascii="黑体" w:hAnsi="黑体" w:eastAsia="黑体" w:cs="黑体"/>
          <w:sz w:val="21"/>
          <w:szCs w:val="21"/>
        </w:rPr>
        <w:fldChar w:fldCharType="separate"/>
      </w:r>
      <w:r>
        <w:rPr>
          <w:rFonts w:hint="eastAsia" w:ascii="黑体" w:hAnsi="黑体" w:eastAsia="黑体" w:cs="黑体"/>
          <w:sz w:val="21"/>
          <w:szCs w:val="21"/>
        </w:rPr>
        <w:t>88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6A69E32">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_Toc7130 </w:instrText>
      </w:r>
      <w:r>
        <w:rPr>
          <w:rFonts w:hint="eastAsia" w:ascii="黑体" w:hAnsi="黑体" w:eastAsia="黑体" w:cs="黑体"/>
          <w:sz w:val="21"/>
          <w:szCs w:val="21"/>
        </w:rPr>
        <w:fldChar w:fldCharType="separate"/>
      </w:r>
      <w:r>
        <w:rPr>
          <w:rFonts w:hint="eastAsia" w:ascii="黑体" w:hAnsi="黑体" w:eastAsia="黑体" w:cs="黑体"/>
          <w:sz w:val="21"/>
          <w:szCs w:val="21"/>
        </w:rPr>
        <w:t>6. 技术评审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_Toc7130 \h </w:instrText>
      </w:r>
      <w:r>
        <w:rPr>
          <w:rFonts w:hint="eastAsia" w:ascii="黑体" w:hAnsi="黑体" w:eastAsia="黑体" w:cs="黑体"/>
          <w:sz w:val="21"/>
          <w:szCs w:val="21"/>
        </w:rPr>
        <w:fldChar w:fldCharType="separate"/>
      </w:r>
      <w:r>
        <w:rPr>
          <w:rFonts w:hint="eastAsia" w:ascii="黑体" w:hAnsi="黑体" w:eastAsia="黑体" w:cs="黑体"/>
          <w:sz w:val="21"/>
          <w:szCs w:val="21"/>
        </w:rPr>
        <w:t>88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5120855">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_Toc23008 </w:instrText>
      </w:r>
      <w:r>
        <w:rPr>
          <w:rFonts w:hint="eastAsia" w:ascii="黑体" w:hAnsi="黑体" w:eastAsia="黑体" w:cs="黑体"/>
          <w:sz w:val="21"/>
          <w:szCs w:val="21"/>
        </w:rPr>
        <w:fldChar w:fldCharType="separate"/>
      </w:r>
      <w:r>
        <w:rPr>
          <w:rFonts w:hint="eastAsia" w:ascii="黑体" w:hAnsi="黑体" w:eastAsia="黑体" w:cs="黑体"/>
          <w:sz w:val="21"/>
          <w:szCs w:val="21"/>
        </w:rPr>
        <w:t>7. 确定进入第二阶段报价评审的合格投标人名单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_Toc23008 \h </w:instrText>
      </w:r>
      <w:r>
        <w:rPr>
          <w:rFonts w:hint="eastAsia" w:ascii="黑体" w:hAnsi="黑体" w:eastAsia="黑体" w:cs="黑体"/>
          <w:sz w:val="21"/>
          <w:szCs w:val="21"/>
        </w:rPr>
        <w:fldChar w:fldCharType="separate"/>
      </w:r>
      <w:r>
        <w:rPr>
          <w:rFonts w:hint="eastAsia" w:ascii="黑体" w:hAnsi="黑体" w:eastAsia="黑体" w:cs="黑体"/>
          <w:sz w:val="21"/>
          <w:szCs w:val="21"/>
        </w:rPr>
        <w:t>88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B635A44">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_Toc23260 </w:instrText>
      </w:r>
      <w:r>
        <w:rPr>
          <w:rFonts w:hint="eastAsia" w:ascii="黑体" w:hAnsi="黑体" w:eastAsia="黑体" w:cs="黑体"/>
          <w:sz w:val="21"/>
          <w:szCs w:val="21"/>
        </w:rPr>
        <w:fldChar w:fldCharType="separate"/>
      </w:r>
      <w:r>
        <w:rPr>
          <w:rFonts w:hint="eastAsia" w:ascii="黑体" w:hAnsi="黑体" w:eastAsia="黑体" w:cs="黑体"/>
          <w:sz w:val="21"/>
          <w:szCs w:val="21"/>
        </w:rPr>
        <w:t>8. 投标报价评审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_Toc23260 \h </w:instrText>
      </w:r>
      <w:r>
        <w:rPr>
          <w:rFonts w:hint="eastAsia" w:ascii="黑体" w:hAnsi="黑体" w:eastAsia="黑体" w:cs="黑体"/>
          <w:sz w:val="21"/>
          <w:szCs w:val="21"/>
        </w:rPr>
        <w:fldChar w:fldCharType="separate"/>
      </w:r>
      <w:r>
        <w:rPr>
          <w:rFonts w:hint="eastAsia" w:ascii="黑体" w:hAnsi="黑体" w:eastAsia="黑体" w:cs="黑体"/>
          <w:sz w:val="21"/>
          <w:szCs w:val="21"/>
        </w:rPr>
        <w:t>88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E71CDA9">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_Toc18924 </w:instrText>
      </w:r>
      <w:r>
        <w:rPr>
          <w:rFonts w:hint="eastAsia" w:ascii="黑体" w:hAnsi="黑体" w:eastAsia="黑体" w:cs="黑体"/>
          <w:sz w:val="21"/>
          <w:szCs w:val="21"/>
        </w:rPr>
        <w:fldChar w:fldCharType="separate"/>
      </w:r>
      <w:r>
        <w:rPr>
          <w:rFonts w:hint="eastAsia" w:ascii="黑体" w:hAnsi="黑体" w:eastAsia="黑体" w:cs="黑体"/>
          <w:sz w:val="21"/>
          <w:szCs w:val="21"/>
        </w:rPr>
        <w:t>9.</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投标文件的澄清和补正</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_Toc18924 \h </w:instrText>
      </w:r>
      <w:r>
        <w:rPr>
          <w:rFonts w:hint="eastAsia" w:ascii="黑体" w:hAnsi="黑体" w:eastAsia="黑体" w:cs="黑体"/>
          <w:sz w:val="21"/>
          <w:szCs w:val="21"/>
        </w:rPr>
        <w:fldChar w:fldCharType="separate"/>
      </w:r>
      <w:r>
        <w:rPr>
          <w:rFonts w:hint="eastAsia" w:ascii="黑体" w:hAnsi="黑体" w:eastAsia="黑体" w:cs="黑体"/>
          <w:sz w:val="21"/>
          <w:szCs w:val="21"/>
        </w:rPr>
        <w:t>89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3DCB6CC">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_Toc32035 </w:instrText>
      </w:r>
      <w:r>
        <w:rPr>
          <w:rFonts w:hint="eastAsia" w:ascii="黑体" w:hAnsi="黑体" w:eastAsia="黑体" w:cs="黑体"/>
          <w:sz w:val="21"/>
          <w:szCs w:val="21"/>
        </w:rPr>
        <w:fldChar w:fldCharType="separate"/>
      </w:r>
      <w:r>
        <w:rPr>
          <w:rFonts w:hint="eastAsia" w:ascii="黑体" w:hAnsi="黑体" w:eastAsia="黑体" w:cs="黑体"/>
          <w:sz w:val="21"/>
          <w:szCs w:val="21"/>
        </w:rPr>
        <w:t>10.</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中标人的确定</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_Toc32035 \h </w:instrText>
      </w:r>
      <w:r>
        <w:rPr>
          <w:rFonts w:hint="eastAsia" w:ascii="黑体" w:hAnsi="黑体" w:eastAsia="黑体" w:cs="黑体"/>
          <w:sz w:val="21"/>
          <w:szCs w:val="21"/>
        </w:rPr>
        <w:fldChar w:fldCharType="separate"/>
      </w:r>
      <w:r>
        <w:rPr>
          <w:rFonts w:hint="eastAsia" w:ascii="黑体" w:hAnsi="黑体" w:eastAsia="黑体" w:cs="黑体"/>
          <w:sz w:val="21"/>
          <w:szCs w:val="21"/>
        </w:rPr>
        <w:t>89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D028E2C">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_Toc7928 </w:instrText>
      </w:r>
      <w:r>
        <w:rPr>
          <w:rFonts w:hint="eastAsia" w:ascii="黑体" w:hAnsi="黑体" w:eastAsia="黑体" w:cs="黑体"/>
          <w:sz w:val="21"/>
          <w:szCs w:val="21"/>
        </w:rPr>
        <w:fldChar w:fldCharType="separate"/>
      </w:r>
      <w:r>
        <w:rPr>
          <w:rFonts w:hint="eastAsia" w:ascii="黑体" w:hAnsi="黑体" w:eastAsia="黑体" w:cs="黑体"/>
          <w:sz w:val="21"/>
          <w:szCs w:val="21"/>
        </w:rPr>
        <w:t>11</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特殊情况的处置程序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_Toc7928 \h </w:instrText>
      </w:r>
      <w:r>
        <w:rPr>
          <w:rFonts w:hint="eastAsia" w:ascii="黑体" w:hAnsi="黑体" w:eastAsia="黑体" w:cs="黑体"/>
          <w:sz w:val="21"/>
          <w:szCs w:val="21"/>
        </w:rPr>
        <w:fldChar w:fldCharType="separate"/>
      </w:r>
      <w:r>
        <w:rPr>
          <w:rFonts w:hint="eastAsia" w:ascii="黑体" w:hAnsi="黑体" w:eastAsia="黑体" w:cs="黑体"/>
          <w:sz w:val="21"/>
          <w:szCs w:val="21"/>
        </w:rPr>
        <w:t>90</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5318D61">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_Toc4347 </w:instrText>
      </w:r>
      <w:r>
        <w:rPr>
          <w:rFonts w:hint="eastAsia" w:ascii="黑体" w:hAnsi="黑体" w:eastAsia="黑体" w:cs="黑体"/>
          <w:sz w:val="21"/>
          <w:szCs w:val="21"/>
        </w:rPr>
        <w:fldChar w:fldCharType="separate"/>
      </w:r>
      <w:r>
        <w:rPr>
          <w:rFonts w:hint="eastAsia" w:ascii="黑体" w:hAnsi="黑体" w:eastAsia="黑体" w:cs="黑体"/>
          <w:sz w:val="21"/>
          <w:szCs w:val="21"/>
        </w:rPr>
        <w:t>12. 补充条款</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_Toc4347 \h </w:instrText>
      </w:r>
      <w:r>
        <w:rPr>
          <w:rFonts w:hint="eastAsia" w:ascii="黑体" w:hAnsi="黑体" w:eastAsia="黑体" w:cs="黑体"/>
          <w:sz w:val="21"/>
          <w:szCs w:val="21"/>
        </w:rPr>
        <w:fldChar w:fldCharType="separate"/>
      </w:r>
      <w:r>
        <w:rPr>
          <w:rFonts w:hint="eastAsia" w:ascii="黑体" w:hAnsi="黑体" w:eastAsia="黑体" w:cs="黑体"/>
          <w:sz w:val="21"/>
          <w:szCs w:val="21"/>
        </w:rPr>
        <w:t>91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3BCE5A2">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_Toc22172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第三章  评标办法（综合评估法1）</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_Toc22172 \h </w:instrText>
      </w:r>
      <w:r>
        <w:rPr>
          <w:rFonts w:hint="eastAsia" w:ascii="黑体" w:hAnsi="黑体" w:eastAsia="黑体" w:cs="黑体"/>
          <w:sz w:val="21"/>
          <w:szCs w:val="21"/>
        </w:rPr>
        <w:fldChar w:fldCharType="separate"/>
      </w:r>
      <w:r>
        <w:rPr>
          <w:rFonts w:hint="eastAsia" w:ascii="黑体" w:hAnsi="黑体" w:eastAsia="黑体" w:cs="黑体"/>
          <w:sz w:val="21"/>
          <w:szCs w:val="21"/>
        </w:rPr>
        <w:t>92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17B70E3">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_Toc3122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评标办法前附表</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_Toc3122 \h </w:instrText>
      </w:r>
      <w:r>
        <w:rPr>
          <w:rFonts w:hint="eastAsia" w:ascii="黑体" w:hAnsi="黑体" w:eastAsia="黑体" w:cs="黑体"/>
          <w:sz w:val="21"/>
          <w:szCs w:val="21"/>
        </w:rPr>
        <w:fldChar w:fldCharType="separate"/>
      </w:r>
      <w:r>
        <w:rPr>
          <w:rFonts w:hint="eastAsia" w:ascii="黑体" w:hAnsi="黑体" w:eastAsia="黑体" w:cs="黑体"/>
          <w:sz w:val="21"/>
          <w:szCs w:val="21"/>
        </w:rPr>
        <w:t>92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6C5904D">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_Toc2996 </w:instrText>
      </w:r>
      <w:r>
        <w:rPr>
          <w:rFonts w:hint="eastAsia" w:ascii="黑体" w:hAnsi="黑体" w:eastAsia="黑体" w:cs="黑体"/>
          <w:sz w:val="21"/>
          <w:szCs w:val="21"/>
        </w:rPr>
        <w:fldChar w:fldCharType="separate"/>
      </w:r>
      <w:r>
        <w:rPr>
          <w:rFonts w:hint="eastAsia" w:ascii="黑体" w:hAnsi="黑体" w:eastAsia="黑体" w:cs="黑体"/>
          <w:sz w:val="21"/>
          <w:szCs w:val="21"/>
        </w:rPr>
        <w:t>1. 评审标准</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_Toc2996 \h </w:instrText>
      </w:r>
      <w:r>
        <w:rPr>
          <w:rFonts w:hint="eastAsia" w:ascii="黑体" w:hAnsi="黑体" w:eastAsia="黑体" w:cs="黑体"/>
          <w:sz w:val="21"/>
          <w:szCs w:val="21"/>
        </w:rPr>
        <w:fldChar w:fldCharType="separate"/>
      </w:r>
      <w:r>
        <w:rPr>
          <w:rFonts w:hint="eastAsia" w:ascii="黑体" w:hAnsi="黑体" w:eastAsia="黑体" w:cs="黑体"/>
          <w:sz w:val="21"/>
          <w:szCs w:val="21"/>
        </w:rPr>
        <w:t>95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D709E63">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_Toc20815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评审程序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_Toc20815 \h </w:instrText>
      </w:r>
      <w:r>
        <w:rPr>
          <w:rFonts w:hint="eastAsia" w:ascii="黑体" w:hAnsi="黑体" w:eastAsia="黑体" w:cs="黑体"/>
          <w:sz w:val="21"/>
          <w:szCs w:val="21"/>
        </w:rPr>
        <w:fldChar w:fldCharType="separate"/>
      </w:r>
      <w:r>
        <w:rPr>
          <w:rFonts w:hint="eastAsia" w:ascii="黑体" w:hAnsi="黑体" w:eastAsia="黑体" w:cs="黑体"/>
          <w:sz w:val="21"/>
          <w:szCs w:val="21"/>
        </w:rPr>
        <w:t>95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8D8E920">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_Toc1352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形式、资格、响应性评审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_Toc1352 \h </w:instrText>
      </w:r>
      <w:r>
        <w:rPr>
          <w:rFonts w:hint="eastAsia" w:ascii="黑体" w:hAnsi="黑体" w:eastAsia="黑体" w:cs="黑体"/>
          <w:sz w:val="21"/>
          <w:szCs w:val="21"/>
        </w:rPr>
        <w:fldChar w:fldCharType="separate"/>
      </w:r>
      <w:r>
        <w:rPr>
          <w:rFonts w:hint="eastAsia" w:ascii="黑体" w:hAnsi="黑体" w:eastAsia="黑体" w:cs="黑体"/>
          <w:sz w:val="21"/>
          <w:szCs w:val="21"/>
        </w:rPr>
        <w:t>95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4C0CFE6">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_Toc10100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商务评审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_Toc10100 \h </w:instrText>
      </w:r>
      <w:r>
        <w:rPr>
          <w:rFonts w:hint="eastAsia" w:ascii="黑体" w:hAnsi="黑体" w:eastAsia="黑体" w:cs="黑体"/>
          <w:sz w:val="21"/>
          <w:szCs w:val="21"/>
        </w:rPr>
        <w:fldChar w:fldCharType="separate"/>
      </w:r>
      <w:r>
        <w:rPr>
          <w:rFonts w:hint="eastAsia" w:ascii="黑体" w:hAnsi="黑体" w:eastAsia="黑体" w:cs="黑体"/>
          <w:sz w:val="21"/>
          <w:szCs w:val="21"/>
        </w:rPr>
        <w:t>97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1D8C5B4">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_Toc24922 </w:instrText>
      </w:r>
      <w:r>
        <w:rPr>
          <w:rFonts w:hint="eastAsia" w:ascii="黑体" w:hAnsi="黑体" w:eastAsia="黑体" w:cs="黑体"/>
          <w:sz w:val="21"/>
          <w:szCs w:val="21"/>
        </w:rPr>
        <w:fldChar w:fldCharType="separate"/>
      </w:r>
      <w:r>
        <w:rPr>
          <w:rFonts w:hint="eastAsia" w:ascii="黑体" w:hAnsi="黑体" w:eastAsia="黑体" w:cs="黑体"/>
          <w:sz w:val="21"/>
          <w:szCs w:val="21"/>
        </w:rPr>
        <w:t>5.</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评标专家复核确认</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_Toc24922 \h </w:instrText>
      </w:r>
      <w:r>
        <w:rPr>
          <w:rFonts w:hint="eastAsia" w:ascii="黑体" w:hAnsi="黑体" w:eastAsia="黑体" w:cs="黑体"/>
          <w:sz w:val="21"/>
          <w:szCs w:val="21"/>
        </w:rPr>
        <w:fldChar w:fldCharType="separate"/>
      </w:r>
      <w:r>
        <w:rPr>
          <w:rFonts w:hint="eastAsia" w:ascii="黑体" w:hAnsi="黑体" w:eastAsia="黑体" w:cs="黑体"/>
          <w:sz w:val="21"/>
          <w:szCs w:val="21"/>
        </w:rPr>
        <w:t>97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5FE61D9">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_Toc598 </w:instrText>
      </w:r>
      <w:r>
        <w:rPr>
          <w:rFonts w:hint="eastAsia" w:ascii="黑体" w:hAnsi="黑体" w:eastAsia="黑体" w:cs="黑体"/>
          <w:sz w:val="21"/>
          <w:szCs w:val="21"/>
        </w:rPr>
        <w:fldChar w:fldCharType="separate"/>
      </w:r>
      <w:r>
        <w:rPr>
          <w:rFonts w:hint="eastAsia" w:ascii="黑体" w:hAnsi="黑体" w:eastAsia="黑体" w:cs="黑体"/>
          <w:sz w:val="21"/>
          <w:szCs w:val="21"/>
        </w:rPr>
        <w:t>6.</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技术（施工组织设计）评审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_Toc598 \h </w:instrText>
      </w:r>
      <w:r>
        <w:rPr>
          <w:rFonts w:hint="eastAsia" w:ascii="黑体" w:hAnsi="黑体" w:eastAsia="黑体" w:cs="黑体"/>
          <w:sz w:val="21"/>
          <w:szCs w:val="21"/>
        </w:rPr>
        <w:fldChar w:fldCharType="separate"/>
      </w:r>
      <w:r>
        <w:rPr>
          <w:rFonts w:hint="eastAsia" w:ascii="黑体" w:hAnsi="黑体" w:eastAsia="黑体" w:cs="黑体"/>
          <w:sz w:val="21"/>
          <w:szCs w:val="21"/>
        </w:rPr>
        <w:t>97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2AB4B32">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_Toc25481 </w:instrText>
      </w:r>
      <w:r>
        <w:rPr>
          <w:rFonts w:hint="eastAsia" w:ascii="黑体" w:hAnsi="黑体" w:eastAsia="黑体" w:cs="黑体"/>
          <w:sz w:val="21"/>
          <w:szCs w:val="21"/>
        </w:rPr>
        <w:fldChar w:fldCharType="separate"/>
      </w:r>
      <w:r>
        <w:rPr>
          <w:rFonts w:hint="eastAsia" w:ascii="黑体" w:hAnsi="黑体" w:eastAsia="黑体" w:cs="黑体"/>
          <w:sz w:val="21"/>
          <w:szCs w:val="21"/>
        </w:rPr>
        <w:t>7.</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投标报价评审（采用六随机五区间报价得分模型）</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_Toc25481 \h </w:instrText>
      </w:r>
      <w:r>
        <w:rPr>
          <w:rFonts w:hint="eastAsia" w:ascii="黑体" w:hAnsi="黑体" w:eastAsia="黑体" w:cs="黑体"/>
          <w:sz w:val="21"/>
          <w:szCs w:val="21"/>
        </w:rPr>
        <w:fldChar w:fldCharType="separate"/>
      </w:r>
      <w:r>
        <w:rPr>
          <w:rFonts w:hint="eastAsia" w:ascii="黑体" w:hAnsi="黑体" w:eastAsia="黑体" w:cs="黑体"/>
          <w:sz w:val="21"/>
          <w:szCs w:val="21"/>
        </w:rPr>
        <w:t>97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6DC34AE">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_Toc8943 </w:instrText>
      </w:r>
      <w:r>
        <w:rPr>
          <w:rFonts w:hint="eastAsia" w:ascii="黑体" w:hAnsi="黑体" w:eastAsia="黑体" w:cs="黑体"/>
          <w:sz w:val="21"/>
          <w:szCs w:val="21"/>
        </w:rPr>
        <w:fldChar w:fldCharType="separate"/>
      </w:r>
      <w:r>
        <w:rPr>
          <w:rFonts w:hint="eastAsia" w:ascii="黑体" w:hAnsi="黑体" w:eastAsia="黑体" w:cs="黑体"/>
          <w:sz w:val="21"/>
          <w:szCs w:val="21"/>
        </w:rPr>
        <w:t>8.</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澄清、说明或补正</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_Toc8943 \h </w:instrText>
      </w:r>
      <w:r>
        <w:rPr>
          <w:rFonts w:hint="eastAsia" w:ascii="黑体" w:hAnsi="黑体" w:eastAsia="黑体" w:cs="黑体"/>
          <w:sz w:val="21"/>
          <w:szCs w:val="21"/>
        </w:rPr>
        <w:fldChar w:fldCharType="separate"/>
      </w:r>
      <w:r>
        <w:rPr>
          <w:rFonts w:hint="eastAsia" w:ascii="黑体" w:hAnsi="黑体" w:eastAsia="黑体" w:cs="黑体"/>
          <w:sz w:val="21"/>
          <w:szCs w:val="21"/>
        </w:rPr>
        <w:t>97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41082AA">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_Toc28011 </w:instrText>
      </w:r>
      <w:r>
        <w:rPr>
          <w:rFonts w:hint="eastAsia" w:ascii="黑体" w:hAnsi="黑体" w:eastAsia="黑体" w:cs="黑体"/>
          <w:sz w:val="21"/>
          <w:szCs w:val="21"/>
        </w:rPr>
        <w:fldChar w:fldCharType="separate"/>
      </w:r>
      <w:r>
        <w:rPr>
          <w:rFonts w:hint="eastAsia" w:ascii="黑体" w:hAnsi="黑体" w:eastAsia="黑体" w:cs="黑体"/>
          <w:sz w:val="21"/>
          <w:szCs w:val="21"/>
        </w:rPr>
        <w:t>9.</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汇总评分结果</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_Toc28011 \h </w:instrText>
      </w:r>
      <w:r>
        <w:rPr>
          <w:rFonts w:hint="eastAsia" w:ascii="黑体" w:hAnsi="黑体" w:eastAsia="黑体" w:cs="黑体"/>
          <w:sz w:val="21"/>
          <w:szCs w:val="21"/>
        </w:rPr>
        <w:fldChar w:fldCharType="separate"/>
      </w:r>
      <w:r>
        <w:rPr>
          <w:rFonts w:hint="eastAsia" w:ascii="黑体" w:hAnsi="黑体" w:eastAsia="黑体" w:cs="黑体"/>
          <w:sz w:val="21"/>
          <w:szCs w:val="21"/>
        </w:rPr>
        <w:t>98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2432CE7">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_Toc7901 </w:instrText>
      </w:r>
      <w:r>
        <w:rPr>
          <w:rFonts w:hint="eastAsia" w:ascii="黑体" w:hAnsi="黑体" w:eastAsia="黑体" w:cs="黑体"/>
          <w:sz w:val="21"/>
          <w:szCs w:val="21"/>
        </w:rPr>
        <w:fldChar w:fldCharType="separate"/>
      </w:r>
      <w:r>
        <w:rPr>
          <w:rFonts w:hint="eastAsia" w:ascii="黑体" w:hAnsi="黑体" w:eastAsia="黑体" w:cs="黑体"/>
          <w:sz w:val="21"/>
          <w:szCs w:val="21"/>
        </w:rPr>
        <w:t>10.</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中标人的确定</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_Toc7901 \h </w:instrText>
      </w:r>
      <w:r>
        <w:rPr>
          <w:rFonts w:hint="eastAsia" w:ascii="黑体" w:hAnsi="黑体" w:eastAsia="黑体" w:cs="黑体"/>
          <w:sz w:val="21"/>
          <w:szCs w:val="21"/>
        </w:rPr>
        <w:fldChar w:fldCharType="separate"/>
      </w:r>
      <w:r>
        <w:rPr>
          <w:rFonts w:hint="eastAsia" w:ascii="黑体" w:hAnsi="黑体" w:eastAsia="黑体" w:cs="黑体"/>
          <w:sz w:val="21"/>
          <w:szCs w:val="21"/>
        </w:rPr>
        <w:t>98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1E953DC">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_Toc5893 </w:instrText>
      </w:r>
      <w:r>
        <w:rPr>
          <w:rFonts w:hint="eastAsia" w:ascii="黑体" w:hAnsi="黑体" w:eastAsia="黑体" w:cs="黑体"/>
          <w:sz w:val="21"/>
          <w:szCs w:val="21"/>
        </w:rPr>
        <w:fldChar w:fldCharType="separate"/>
      </w:r>
      <w:r>
        <w:rPr>
          <w:rFonts w:hint="eastAsia" w:ascii="黑体" w:hAnsi="黑体" w:eastAsia="黑体" w:cs="黑体"/>
          <w:sz w:val="21"/>
          <w:szCs w:val="21"/>
        </w:rPr>
        <w:t>11</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特殊情况的处置程序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_Toc5893 \h </w:instrText>
      </w:r>
      <w:r>
        <w:rPr>
          <w:rFonts w:hint="eastAsia" w:ascii="黑体" w:hAnsi="黑体" w:eastAsia="黑体" w:cs="黑体"/>
          <w:sz w:val="21"/>
          <w:szCs w:val="21"/>
        </w:rPr>
        <w:fldChar w:fldCharType="separate"/>
      </w:r>
      <w:r>
        <w:rPr>
          <w:rFonts w:hint="eastAsia" w:ascii="黑体" w:hAnsi="黑体" w:eastAsia="黑体" w:cs="黑体"/>
          <w:sz w:val="21"/>
          <w:szCs w:val="21"/>
        </w:rPr>
        <w:t>99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F8AB7DA">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_Toc2947 </w:instrText>
      </w:r>
      <w:r>
        <w:rPr>
          <w:rFonts w:hint="eastAsia" w:ascii="黑体" w:hAnsi="黑体" w:eastAsia="黑体" w:cs="黑体"/>
          <w:sz w:val="21"/>
          <w:szCs w:val="21"/>
        </w:rPr>
        <w:fldChar w:fldCharType="separate"/>
      </w:r>
      <w:r>
        <w:rPr>
          <w:rFonts w:hint="eastAsia" w:ascii="黑体" w:hAnsi="黑体" w:eastAsia="黑体" w:cs="黑体"/>
          <w:sz w:val="21"/>
          <w:szCs w:val="21"/>
        </w:rPr>
        <w:t>12.</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补充条款</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_Toc2947 \h </w:instrText>
      </w:r>
      <w:r>
        <w:rPr>
          <w:rFonts w:hint="eastAsia" w:ascii="黑体" w:hAnsi="黑体" w:eastAsia="黑体" w:cs="黑体"/>
          <w:sz w:val="21"/>
          <w:szCs w:val="21"/>
        </w:rPr>
        <w:fldChar w:fldCharType="separate"/>
      </w:r>
      <w:r>
        <w:rPr>
          <w:rFonts w:hint="eastAsia" w:ascii="黑体" w:hAnsi="黑体" w:eastAsia="黑体" w:cs="黑体"/>
          <w:sz w:val="21"/>
          <w:szCs w:val="21"/>
        </w:rPr>
        <w:t>100</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CB37489">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_Toc20437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第三章  评标办法（综合评估法2）</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_Toc20437 \h </w:instrText>
      </w:r>
      <w:r>
        <w:rPr>
          <w:rFonts w:hint="eastAsia" w:ascii="黑体" w:hAnsi="黑体" w:eastAsia="黑体" w:cs="黑体"/>
          <w:sz w:val="21"/>
          <w:szCs w:val="21"/>
        </w:rPr>
        <w:fldChar w:fldCharType="separate"/>
      </w:r>
      <w:r>
        <w:rPr>
          <w:rFonts w:hint="eastAsia" w:ascii="黑体" w:hAnsi="黑体" w:eastAsia="黑体" w:cs="黑体"/>
          <w:sz w:val="21"/>
          <w:szCs w:val="21"/>
        </w:rPr>
        <w:t>101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3AB0EE2">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_Toc13161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评标办法前附表</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_Toc13161 \h </w:instrText>
      </w:r>
      <w:r>
        <w:rPr>
          <w:rFonts w:hint="eastAsia" w:ascii="黑体" w:hAnsi="黑体" w:eastAsia="黑体" w:cs="黑体"/>
          <w:sz w:val="21"/>
          <w:szCs w:val="21"/>
        </w:rPr>
        <w:fldChar w:fldCharType="separate"/>
      </w:r>
      <w:r>
        <w:rPr>
          <w:rFonts w:hint="eastAsia" w:ascii="黑体" w:hAnsi="黑体" w:eastAsia="黑体" w:cs="黑体"/>
          <w:sz w:val="21"/>
          <w:szCs w:val="21"/>
        </w:rPr>
        <w:t>101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5C5BB41">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_Toc30017 </w:instrText>
      </w:r>
      <w:r>
        <w:rPr>
          <w:rFonts w:hint="eastAsia" w:ascii="黑体" w:hAnsi="黑体" w:eastAsia="黑体" w:cs="黑体"/>
          <w:sz w:val="21"/>
          <w:szCs w:val="21"/>
        </w:rPr>
        <w:fldChar w:fldCharType="separate"/>
      </w:r>
      <w:r>
        <w:rPr>
          <w:rFonts w:hint="eastAsia" w:ascii="黑体" w:hAnsi="黑体" w:eastAsia="黑体" w:cs="黑体"/>
          <w:sz w:val="21"/>
          <w:szCs w:val="21"/>
        </w:rPr>
        <w:t>1. 评审标准</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_Toc30017 \h </w:instrText>
      </w:r>
      <w:r>
        <w:rPr>
          <w:rFonts w:hint="eastAsia" w:ascii="黑体" w:hAnsi="黑体" w:eastAsia="黑体" w:cs="黑体"/>
          <w:sz w:val="21"/>
          <w:szCs w:val="21"/>
        </w:rPr>
        <w:fldChar w:fldCharType="separate"/>
      </w:r>
      <w:r>
        <w:rPr>
          <w:rFonts w:hint="eastAsia" w:ascii="黑体" w:hAnsi="黑体" w:eastAsia="黑体" w:cs="黑体"/>
          <w:sz w:val="21"/>
          <w:szCs w:val="21"/>
        </w:rPr>
        <w:t>105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0444463">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_Toc12144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评审程序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_Toc12144 \h </w:instrText>
      </w:r>
      <w:r>
        <w:rPr>
          <w:rFonts w:hint="eastAsia" w:ascii="黑体" w:hAnsi="黑体" w:eastAsia="黑体" w:cs="黑体"/>
          <w:sz w:val="21"/>
          <w:szCs w:val="21"/>
        </w:rPr>
        <w:fldChar w:fldCharType="separate"/>
      </w:r>
      <w:r>
        <w:rPr>
          <w:rFonts w:hint="eastAsia" w:ascii="黑体" w:hAnsi="黑体" w:eastAsia="黑体" w:cs="黑体"/>
          <w:sz w:val="21"/>
          <w:szCs w:val="21"/>
        </w:rPr>
        <w:t>105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FCBB665">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_Toc29034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形式、资格、响应性评审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_Toc29034 \h </w:instrText>
      </w:r>
      <w:r>
        <w:rPr>
          <w:rFonts w:hint="eastAsia" w:ascii="黑体" w:hAnsi="黑体" w:eastAsia="黑体" w:cs="黑体"/>
          <w:sz w:val="21"/>
          <w:szCs w:val="21"/>
        </w:rPr>
        <w:fldChar w:fldCharType="separate"/>
      </w:r>
      <w:r>
        <w:rPr>
          <w:rFonts w:hint="eastAsia" w:ascii="黑体" w:hAnsi="黑体" w:eastAsia="黑体" w:cs="黑体"/>
          <w:sz w:val="21"/>
          <w:szCs w:val="21"/>
        </w:rPr>
        <w:t>105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4FBF799">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_Toc19158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商务评审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_Toc19158 \h </w:instrText>
      </w:r>
      <w:r>
        <w:rPr>
          <w:rFonts w:hint="eastAsia" w:ascii="黑体" w:hAnsi="黑体" w:eastAsia="黑体" w:cs="黑体"/>
          <w:sz w:val="21"/>
          <w:szCs w:val="21"/>
        </w:rPr>
        <w:fldChar w:fldCharType="separate"/>
      </w:r>
      <w:r>
        <w:rPr>
          <w:rFonts w:hint="eastAsia" w:ascii="黑体" w:hAnsi="黑体" w:eastAsia="黑体" w:cs="黑体"/>
          <w:sz w:val="21"/>
          <w:szCs w:val="21"/>
        </w:rPr>
        <w:t>107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95C35FF">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_Toc19895 </w:instrText>
      </w:r>
      <w:r>
        <w:rPr>
          <w:rFonts w:hint="eastAsia" w:ascii="黑体" w:hAnsi="黑体" w:eastAsia="黑体" w:cs="黑体"/>
          <w:sz w:val="21"/>
          <w:szCs w:val="21"/>
        </w:rPr>
        <w:fldChar w:fldCharType="separate"/>
      </w:r>
      <w:r>
        <w:rPr>
          <w:rFonts w:hint="eastAsia" w:ascii="黑体" w:hAnsi="黑体" w:eastAsia="黑体" w:cs="黑体"/>
          <w:sz w:val="21"/>
          <w:szCs w:val="21"/>
        </w:rPr>
        <w:t>5.</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评标专家复核确认</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_Toc19895 \h </w:instrText>
      </w:r>
      <w:r>
        <w:rPr>
          <w:rFonts w:hint="eastAsia" w:ascii="黑体" w:hAnsi="黑体" w:eastAsia="黑体" w:cs="黑体"/>
          <w:sz w:val="21"/>
          <w:szCs w:val="21"/>
        </w:rPr>
        <w:fldChar w:fldCharType="separate"/>
      </w:r>
      <w:r>
        <w:rPr>
          <w:rFonts w:hint="eastAsia" w:ascii="黑体" w:hAnsi="黑体" w:eastAsia="黑体" w:cs="黑体"/>
          <w:sz w:val="21"/>
          <w:szCs w:val="21"/>
        </w:rPr>
        <w:t>107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4AFD6F8">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_Toc4121 </w:instrText>
      </w:r>
      <w:r>
        <w:rPr>
          <w:rFonts w:hint="eastAsia" w:ascii="黑体" w:hAnsi="黑体" w:eastAsia="黑体" w:cs="黑体"/>
          <w:sz w:val="21"/>
          <w:szCs w:val="21"/>
        </w:rPr>
        <w:fldChar w:fldCharType="separate"/>
      </w:r>
      <w:r>
        <w:rPr>
          <w:rFonts w:hint="eastAsia" w:ascii="黑体" w:hAnsi="黑体" w:eastAsia="黑体" w:cs="黑体"/>
          <w:sz w:val="21"/>
          <w:szCs w:val="21"/>
        </w:rPr>
        <w:t>6.</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技术（施工组织设计）评审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_Toc4121 \h </w:instrText>
      </w:r>
      <w:r>
        <w:rPr>
          <w:rFonts w:hint="eastAsia" w:ascii="黑体" w:hAnsi="黑体" w:eastAsia="黑体" w:cs="黑体"/>
          <w:sz w:val="21"/>
          <w:szCs w:val="21"/>
        </w:rPr>
        <w:fldChar w:fldCharType="separate"/>
      </w:r>
      <w:r>
        <w:rPr>
          <w:rFonts w:hint="eastAsia" w:ascii="黑体" w:hAnsi="黑体" w:eastAsia="黑体" w:cs="黑体"/>
          <w:sz w:val="21"/>
          <w:szCs w:val="21"/>
        </w:rPr>
        <w:t>107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F7EEFAF">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_Toc16017 </w:instrText>
      </w:r>
      <w:r>
        <w:rPr>
          <w:rFonts w:hint="eastAsia" w:ascii="黑体" w:hAnsi="黑体" w:eastAsia="黑体" w:cs="黑体"/>
          <w:sz w:val="21"/>
          <w:szCs w:val="21"/>
        </w:rPr>
        <w:fldChar w:fldCharType="separate"/>
      </w:r>
      <w:r>
        <w:rPr>
          <w:rFonts w:hint="eastAsia" w:ascii="黑体" w:hAnsi="黑体" w:eastAsia="黑体" w:cs="黑体"/>
          <w:sz w:val="21"/>
          <w:szCs w:val="21"/>
        </w:rPr>
        <w:t>7.</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投标报价评审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_Toc16017 \h </w:instrText>
      </w:r>
      <w:r>
        <w:rPr>
          <w:rFonts w:hint="eastAsia" w:ascii="黑体" w:hAnsi="黑体" w:eastAsia="黑体" w:cs="黑体"/>
          <w:sz w:val="21"/>
          <w:szCs w:val="21"/>
        </w:rPr>
        <w:fldChar w:fldCharType="separate"/>
      </w:r>
      <w:r>
        <w:rPr>
          <w:rFonts w:hint="eastAsia" w:ascii="黑体" w:hAnsi="黑体" w:eastAsia="黑体" w:cs="黑体"/>
          <w:sz w:val="21"/>
          <w:szCs w:val="21"/>
        </w:rPr>
        <w:t>107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58730A8">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_Toc3646 </w:instrText>
      </w:r>
      <w:r>
        <w:rPr>
          <w:rFonts w:hint="eastAsia" w:ascii="黑体" w:hAnsi="黑体" w:eastAsia="黑体" w:cs="黑体"/>
          <w:sz w:val="21"/>
          <w:szCs w:val="21"/>
        </w:rPr>
        <w:fldChar w:fldCharType="separate"/>
      </w:r>
      <w:r>
        <w:rPr>
          <w:rFonts w:hint="eastAsia" w:ascii="黑体" w:hAnsi="黑体" w:eastAsia="黑体" w:cs="黑体"/>
          <w:sz w:val="21"/>
          <w:szCs w:val="21"/>
        </w:rPr>
        <w:t>8.</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澄清、说明或补正</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_Toc3646 \h </w:instrText>
      </w:r>
      <w:r>
        <w:rPr>
          <w:rFonts w:hint="eastAsia" w:ascii="黑体" w:hAnsi="黑体" w:eastAsia="黑体" w:cs="黑体"/>
          <w:sz w:val="21"/>
          <w:szCs w:val="21"/>
        </w:rPr>
        <w:fldChar w:fldCharType="separate"/>
      </w:r>
      <w:r>
        <w:rPr>
          <w:rFonts w:hint="eastAsia" w:ascii="黑体" w:hAnsi="黑体" w:eastAsia="黑体" w:cs="黑体"/>
          <w:sz w:val="21"/>
          <w:szCs w:val="21"/>
        </w:rPr>
        <w:t>107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D136676">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_Toc6697 </w:instrText>
      </w:r>
      <w:r>
        <w:rPr>
          <w:rFonts w:hint="eastAsia" w:ascii="黑体" w:hAnsi="黑体" w:eastAsia="黑体" w:cs="黑体"/>
          <w:sz w:val="21"/>
          <w:szCs w:val="21"/>
        </w:rPr>
        <w:fldChar w:fldCharType="separate"/>
      </w:r>
      <w:r>
        <w:rPr>
          <w:rFonts w:hint="eastAsia" w:ascii="黑体" w:hAnsi="黑体" w:eastAsia="黑体" w:cs="黑体"/>
          <w:sz w:val="21"/>
          <w:szCs w:val="21"/>
        </w:rPr>
        <w:t>9.</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汇总评分结果</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_Toc6697 \h </w:instrText>
      </w:r>
      <w:r>
        <w:rPr>
          <w:rFonts w:hint="eastAsia" w:ascii="黑体" w:hAnsi="黑体" w:eastAsia="黑体" w:cs="黑体"/>
          <w:sz w:val="21"/>
          <w:szCs w:val="21"/>
        </w:rPr>
        <w:fldChar w:fldCharType="separate"/>
      </w:r>
      <w:r>
        <w:rPr>
          <w:rFonts w:hint="eastAsia" w:ascii="黑体" w:hAnsi="黑体" w:eastAsia="黑体" w:cs="黑体"/>
          <w:sz w:val="21"/>
          <w:szCs w:val="21"/>
        </w:rPr>
        <w:t>108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0BBE7AF">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_Toc8456 </w:instrText>
      </w:r>
      <w:r>
        <w:rPr>
          <w:rFonts w:hint="eastAsia" w:ascii="黑体" w:hAnsi="黑体" w:eastAsia="黑体" w:cs="黑体"/>
          <w:sz w:val="21"/>
          <w:szCs w:val="21"/>
        </w:rPr>
        <w:fldChar w:fldCharType="separate"/>
      </w:r>
      <w:r>
        <w:rPr>
          <w:rFonts w:hint="eastAsia" w:ascii="黑体" w:hAnsi="黑体" w:eastAsia="黑体" w:cs="黑体"/>
          <w:sz w:val="21"/>
          <w:szCs w:val="21"/>
        </w:rPr>
        <w:t>10.</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中标人的确定</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_Toc8456 \h </w:instrText>
      </w:r>
      <w:r>
        <w:rPr>
          <w:rFonts w:hint="eastAsia" w:ascii="黑体" w:hAnsi="黑体" w:eastAsia="黑体" w:cs="黑体"/>
          <w:sz w:val="21"/>
          <w:szCs w:val="21"/>
        </w:rPr>
        <w:fldChar w:fldCharType="separate"/>
      </w:r>
      <w:r>
        <w:rPr>
          <w:rFonts w:hint="eastAsia" w:ascii="黑体" w:hAnsi="黑体" w:eastAsia="黑体" w:cs="黑体"/>
          <w:sz w:val="21"/>
          <w:szCs w:val="21"/>
        </w:rPr>
        <w:t>108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3C3790E">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_Toc31292 </w:instrText>
      </w:r>
      <w:r>
        <w:rPr>
          <w:rFonts w:hint="eastAsia" w:ascii="黑体" w:hAnsi="黑体" w:eastAsia="黑体" w:cs="黑体"/>
          <w:sz w:val="21"/>
          <w:szCs w:val="21"/>
        </w:rPr>
        <w:fldChar w:fldCharType="separate"/>
      </w:r>
      <w:r>
        <w:rPr>
          <w:rFonts w:hint="eastAsia" w:ascii="黑体" w:hAnsi="黑体" w:eastAsia="黑体" w:cs="黑体"/>
          <w:sz w:val="21"/>
          <w:szCs w:val="21"/>
        </w:rPr>
        <w:t>11．</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特殊情况的处置程序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_Toc31292 \h </w:instrText>
      </w:r>
      <w:r>
        <w:rPr>
          <w:rFonts w:hint="eastAsia" w:ascii="黑体" w:hAnsi="黑体" w:eastAsia="黑体" w:cs="黑体"/>
          <w:sz w:val="21"/>
          <w:szCs w:val="21"/>
        </w:rPr>
        <w:fldChar w:fldCharType="separate"/>
      </w:r>
      <w:r>
        <w:rPr>
          <w:rFonts w:hint="eastAsia" w:ascii="黑体" w:hAnsi="黑体" w:eastAsia="黑体" w:cs="黑体"/>
          <w:sz w:val="21"/>
          <w:szCs w:val="21"/>
        </w:rPr>
        <w:t>109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E045250">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_Toc7196 </w:instrText>
      </w:r>
      <w:r>
        <w:rPr>
          <w:rFonts w:hint="eastAsia" w:ascii="黑体" w:hAnsi="黑体" w:eastAsia="黑体" w:cs="黑体"/>
          <w:sz w:val="21"/>
          <w:szCs w:val="21"/>
        </w:rPr>
        <w:fldChar w:fldCharType="separate"/>
      </w:r>
      <w:r>
        <w:rPr>
          <w:rFonts w:hint="eastAsia" w:ascii="黑体" w:hAnsi="黑体" w:eastAsia="黑体" w:cs="黑体"/>
          <w:sz w:val="21"/>
          <w:szCs w:val="21"/>
        </w:rPr>
        <w:t>12.</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补充条款</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_Toc7196 \h </w:instrText>
      </w:r>
      <w:r>
        <w:rPr>
          <w:rFonts w:hint="eastAsia" w:ascii="黑体" w:hAnsi="黑体" w:eastAsia="黑体" w:cs="黑体"/>
          <w:sz w:val="21"/>
          <w:szCs w:val="21"/>
        </w:rPr>
        <w:fldChar w:fldCharType="separate"/>
      </w:r>
      <w:r>
        <w:rPr>
          <w:rFonts w:hint="eastAsia" w:ascii="黑体" w:hAnsi="黑体" w:eastAsia="黑体" w:cs="黑体"/>
          <w:sz w:val="21"/>
          <w:szCs w:val="21"/>
        </w:rPr>
        <w:t>110</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E3F72ED">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_Toc2356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第四章  合同条款及格式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_Toc2356 \h </w:instrText>
      </w:r>
      <w:r>
        <w:rPr>
          <w:rFonts w:hint="eastAsia" w:ascii="黑体" w:hAnsi="黑体" w:eastAsia="黑体" w:cs="黑体"/>
          <w:sz w:val="21"/>
          <w:szCs w:val="21"/>
        </w:rPr>
        <w:fldChar w:fldCharType="separate"/>
      </w:r>
      <w:r>
        <w:rPr>
          <w:rFonts w:hint="eastAsia" w:ascii="黑体" w:hAnsi="黑体" w:eastAsia="黑体" w:cs="黑体"/>
          <w:sz w:val="21"/>
          <w:szCs w:val="21"/>
        </w:rPr>
        <w:t>111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F3114DB">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_Toc30769 </w:instrText>
      </w:r>
      <w:r>
        <w:rPr>
          <w:rFonts w:hint="eastAsia" w:ascii="黑体" w:hAnsi="黑体" w:eastAsia="黑体" w:cs="黑体"/>
          <w:sz w:val="21"/>
          <w:szCs w:val="21"/>
        </w:rPr>
        <w:fldChar w:fldCharType="separate"/>
      </w:r>
      <w:r>
        <w:rPr>
          <w:rFonts w:hint="eastAsia" w:ascii="黑体" w:hAnsi="黑体" w:eastAsia="黑体" w:cs="黑体"/>
          <w:sz w:val="21"/>
          <w:szCs w:val="21"/>
        </w:rPr>
        <w:t>第一节 合同协议书</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_Toc30769 \h </w:instrText>
      </w:r>
      <w:r>
        <w:rPr>
          <w:rFonts w:hint="eastAsia" w:ascii="黑体" w:hAnsi="黑体" w:eastAsia="黑体" w:cs="黑体"/>
          <w:sz w:val="21"/>
          <w:szCs w:val="21"/>
        </w:rPr>
        <w:fldChar w:fldCharType="separate"/>
      </w:r>
      <w:r>
        <w:rPr>
          <w:rFonts w:hint="eastAsia" w:ascii="黑体" w:hAnsi="黑体" w:eastAsia="黑体" w:cs="黑体"/>
          <w:sz w:val="21"/>
          <w:szCs w:val="21"/>
        </w:rPr>
        <w:t>111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1A54C8C">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_Toc15642 </w:instrText>
      </w:r>
      <w:r>
        <w:rPr>
          <w:rFonts w:hint="eastAsia" w:ascii="黑体" w:hAnsi="黑体" w:eastAsia="黑体" w:cs="黑体"/>
          <w:sz w:val="21"/>
          <w:szCs w:val="21"/>
        </w:rPr>
        <w:fldChar w:fldCharType="separate"/>
      </w:r>
      <w:r>
        <w:rPr>
          <w:rFonts w:hint="eastAsia" w:ascii="黑体" w:hAnsi="黑体" w:eastAsia="黑体" w:cs="黑体"/>
          <w:sz w:val="21"/>
          <w:szCs w:val="21"/>
        </w:rPr>
        <w:t>第二节 通用合同条款</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_Toc15642 \h </w:instrText>
      </w:r>
      <w:r>
        <w:rPr>
          <w:rFonts w:hint="eastAsia" w:ascii="黑体" w:hAnsi="黑体" w:eastAsia="黑体" w:cs="黑体"/>
          <w:sz w:val="21"/>
          <w:szCs w:val="21"/>
        </w:rPr>
        <w:fldChar w:fldCharType="separate"/>
      </w:r>
      <w:r>
        <w:rPr>
          <w:rFonts w:hint="eastAsia" w:ascii="黑体" w:hAnsi="黑体" w:eastAsia="黑体" w:cs="黑体"/>
          <w:sz w:val="21"/>
          <w:szCs w:val="21"/>
        </w:rPr>
        <w:t>115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3BBE5C0">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_Toc23217 </w:instrText>
      </w:r>
      <w:r>
        <w:rPr>
          <w:rFonts w:hint="eastAsia" w:ascii="黑体" w:hAnsi="黑体" w:eastAsia="黑体" w:cs="黑体"/>
          <w:sz w:val="21"/>
          <w:szCs w:val="21"/>
        </w:rPr>
        <w:fldChar w:fldCharType="separate"/>
      </w:r>
      <w:r>
        <w:rPr>
          <w:rFonts w:hint="eastAsia" w:ascii="黑体" w:hAnsi="黑体" w:eastAsia="黑体" w:cs="黑体"/>
          <w:sz w:val="21"/>
          <w:szCs w:val="21"/>
        </w:rPr>
        <w:t>第三节 专用合同条款</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_Toc23217 \h </w:instrText>
      </w:r>
      <w:r>
        <w:rPr>
          <w:rFonts w:hint="eastAsia" w:ascii="黑体" w:hAnsi="黑体" w:eastAsia="黑体" w:cs="黑体"/>
          <w:sz w:val="21"/>
          <w:szCs w:val="21"/>
        </w:rPr>
        <w:fldChar w:fldCharType="separate"/>
      </w:r>
      <w:r>
        <w:rPr>
          <w:rFonts w:hint="eastAsia" w:ascii="黑体" w:hAnsi="黑体" w:eastAsia="黑体" w:cs="黑体"/>
          <w:sz w:val="21"/>
          <w:szCs w:val="21"/>
        </w:rPr>
        <w:t>116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1CC0C30">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_Toc5928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第五章  工程量清单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_Toc5928 \h </w:instrText>
      </w:r>
      <w:r>
        <w:rPr>
          <w:rFonts w:hint="eastAsia" w:ascii="黑体" w:hAnsi="黑体" w:eastAsia="黑体" w:cs="黑体"/>
          <w:sz w:val="21"/>
          <w:szCs w:val="21"/>
        </w:rPr>
        <w:fldChar w:fldCharType="separate"/>
      </w:r>
      <w:r>
        <w:rPr>
          <w:rFonts w:hint="eastAsia" w:ascii="黑体" w:hAnsi="黑体" w:eastAsia="黑体" w:cs="黑体"/>
          <w:sz w:val="21"/>
          <w:szCs w:val="21"/>
        </w:rPr>
        <w:t>135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304A728">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_Toc21371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 xml:space="preserve">第  </w:t>
      </w:r>
      <w:r>
        <w:rPr>
          <w:rFonts w:hint="eastAsia" w:ascii="黑体" w:hAnsi="黑体" w:eastAsia="黑体" w:cs="黑体"/>
          <w:bCs w:val="0"/>
          <w:sz w:val="21"/>
          <w:szCs w:val="21"/>
          <w:lang w:val="en-US" w:eastAsia="zh-CN"/>
        </w:rPr>
        <w:t>二</w:t>
      </w:r>
      <w:r>
        <w:rPr>
          <w:rFonts w:hint="eastAsia" w:ascii="黑体" w:hAnsi="黑体" w:eastAsia="黑体" w:cs="黑体"/>
          <w:bCs w:val="0"/>
          <w:sz w:val="21"/>
          <w:szCs w:val="21"/>
        </w:rPr>
        <w:t xml:space="preserve">  卷</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_Toc21371 \h </w:instrText>
      </w:r>
      <w:r>
        <w:rPr>
          <w:rFonts w:hint="eastAsia" w:ascii="黑体" w:hAnsi="黑体" w:eastAsia="黑体" w:cs="黑体"/>
          <w:sz w:val="21"/>
          <w:szCs w:val="21"/>
        </w:rPr>
        <w:fldChar w:fldCharType="separate"/>
      </w:r>
      <w:r>
        <w:rPr>
          <w:rFonts w:hint="eastAsia" w:ascii="黑体" w:hAnsi="黑体" w:eastAsia="黑体" w:cs="黑体"/>
          <w:sz w:val="21"/>
          <w:szCs w:val="21"/>
        </w:rPr>
        <w:t>136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BBA649C">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_Toc29965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第六章  图  纸（另册）</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_Toc29965 \h </w:instrText>
      </w:r>
      <w:r>
        <w:rPr>
          <w:rFonts w:hint="eastAsia" w:ascii="黑体" w:hAnsi="黑体" w:eastAsia="黑体" w:cs="黑体"/>
          <w:sz w:val="21"/>
          <w:szCs w:val="21"/>
        </w:rPr>
        <w:fldChar w:fldCharType="separate"/>
      </w:r>
      <w:r>
        <w:rPr>
          <w:rFonts w:hint="eastAsia" w:ascii="黑体" w:hAnsi="黑体" w:eastAsia="黑体" w:cs="黑体"/>
          <w:sz w:val="21"/>
          <w:szCs w:val="21"/>
        </w:rPr>
        <w:t>137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BB55646">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_Toc18855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 xml:space="preserve">第  </w:t>
      </w:r>
      <w:r>
        <w:rPr>
          <w:rFonts w:hint="eastAsia" w:ascii="黑体" w:hAnsi="黑体" w:eastAsia="黑体" w:cs="黑体"/>
          <w:bCs w:val="0"/>
          <w:sz w:val="21"/>
          <w:szCs w:val="21"/>
          <w:lang w:val="en-US" w:eastAsia="zh-CN"/>
        </w:rPr>
        <w:t>三</w:t>
      </w:r>
      <w:r>
        <w:rPr>
          <w:rFonts w:hint="eastAsia" w:ascii="黑体" w:hAnsi="黑体" w:eastAsia="黑体" w:cs="黑体"/>
          <w:bCs w:val="0"/>
          <w:sz w:val="21"/>
          <w:szCs w:val="21"/>
        </w:rPr>
        <w:t xml:space="preserve">  卷</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_Toc18855 \h </w:instrText>
      </w:r>
      <w:r>
        <w:rPr>
          <w:rFonts w:hint="eastAsia" w:ascii="黑体" w:hAnsi="黑体" w:eastAsia="黑体" w:cs="黑体"/>
          <w:sz w:val="21"/>
          <w:szCs w:val="21"/>
        </w:rPr>
        <w:fldChar w:fldCharType="separate"/>
      </w:r>
      <w:r>
        <w:rPr>
          <w:rFonts w:hint="eastAsia" w:ascii="黑体" w:hAnsi="黑体" w:eastAsia="黑体" w:cs="黑体"/>
          <w:sz w:val="21"/>
          <w:szCs w:val="21"/>
        </w:rPr>
        <w:t>138</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3E00210">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_Toc10519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第七章  技术标准和要求</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_Toc10519 \h </w:instrText>
      </w:r>
      <w:r>
        <w:rPr>
          <w:rFonts w:hint="eastAsia" w:ascii="黑体" w:hAnsi="黑体" w:eastAsia="黑体" w:cs="黑体"/>
          <w:sz w:val="21"/>
          <w:szCs w:val="21"/>
        </w:rPr>
        <w:fldChar w:fldCharType="separate"/>
      </w:r>
      <w:r>
        <w:rPr>
          <w:rFonts w:hint="eastAsia" w:ascii="黑体" w:hAnsi="黑体" w:eastAsia="黑体" w:cs="黑体"/>
          <w:sz w:val="21"/>
          <w:szCs w:val="21"/>
        </w:rPr>
        <w:t>139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512CA813">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_Toc6012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 xml:space="preserve">第  </w:t>
      </w:r>
      <w:r>
        <w:rPr>
          <w:rFonts w:hint="eastAsia" w:ascii="黑体" w:hAnsi="黑体" w:eastAsia="黑体" w:cs="黑体"/>
          <w:bCs w:val="0"/>
          <w:sz w:val="21"/>
          <w:szCs w:val="21"/>
          <w:lang w:val="en-US" w:eastAsia="zh-CN"/>
        </w:rPr>
        <w:t>四</w:t>
      </w:r>
      <w:r>
        <w:rPr>
          <w:rFonts w:hint="eastAsia" w:ascii="黑体" w:hAnsi="黑体" w:eastAsia="黑体" w:cs="黑体"/>
          <w:bCs w:val="0"/>
          <w:sz w:val="21"/>
          <w:szCs w:val="21"/>
        </w:rPr>
        <w:t xml:space="preserve">  卷</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_Toc6012 \h </w:instrText>
      </w:r>
      <w:r>
        <w:rPr>
          <w:rFonts w:hint="eastAsia" w:ascii="黑体" w:hAnsi="黑体" w:eastAsia="黑体" w:cs="黑体"/>
          <w:sz w:val="21"/>
          <w:szCs w:val="21"/>
        </w:rPr>
        <w:fldChar w:fldCharType="separate"/>
      </w:r>
      <w:r>
        <w:rPr>
          <w:rFonts w:hint="eastAsia" w:ascii="黑体" w:hAnsi="黑体" w:eastAsia="黑体" w:cs="黑体"/>
          <w:sz w:val="21"/>
          <w:szCs w:val="21"/>
        </w:rPr>
        <w:t>140</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77E1A6C">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_Toc30942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第八章  投标文件格式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_Toc30942 \h </w:instrText>
      </w:r>
      <w:r>
        <w:rPr>
          <w:rFonts w:hint="eastAsia" w:ascii="黑体" w:hAnsi="黑体" w:eastAsia="黑体" w:cs="黑体"/>
          <w:sz w:val="21"/>
          <w:szCs w:val="21"/>
        </w:rPr>
        <w:fldChar w:fldCharType="separate"/>
      </w:r>
      <w:r>
        <w:rPr>
          <w:rFonts w:hint="eastAsia" w:ascii="黑体" w:hAnsi="黑体" w:eastAsia="黑体" w:cs="黑体"/>
          <w:sz w:val="21"/>
          <w:szCs w:val="21"/>
        </w:rPr>
        <w:t>141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14AC9B07">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_Toc5877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第一节 投标函及附录格式</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_Toc5877 \h </w:instrText>
      </w:r>
      <w:r>
        <w:rPr>
          <w:rFonts w:hint="eastAsia" w:ascii="黑体" w:hAnsi="黑体" w:eastAsia="黑体" w:cs="黑体"/>
          <w:sz w:val="21"/>
          <w:szCs w:val="21"/>
        </w:rPr>
        <w:fldChar w:fldCharType="separate"/>
      </w:r>
      <w:r>
        <w:rPr>
          <w:rFonts w:hint="eastAsia" w:ascii="黑体" w:hAnsi="黑体" w:eastAsia="黑体" w:cs="黑体"/>
          <w:sz w:val="21"/>
          <w:szCs w:val="21"/>
        </w:rPr>
        <w:t>144</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24E3DDC">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_Toc24108 </w:instrText>
      </w:r>
      <w:r>
        <w:rPr>
          <w:rFonts w:hint="eastAsia" w:ascii="黑体" w:hAnsi="黑体" w:eastAsia="黑体" w:cs="黑体"/>
          <w:sz w:val="21"/>
          <w:szCs w:val="21"/>
        </w:rPr>
        <w:fldChar w:fldCharType="separate"/>
      </w:r>
      <w:r>
        <w:rPr>
          <w:rFonts w:hint="eastAsia" w:ascii="黑体" w:hAnsi="黑体" w:eastAsia="黑体" w:cs="黑体"/>
          <w:sz w:val="21"/>
          <w:szCs w:val="21"/>
        </w:rPr>
        <w:t>1. 投标函</w:t>
      </w:r>
      <w:r>
        <w:rPr>
          <w:rFonts w:hint="eastAsia" w:ascii="黑体" w:hAnsi="黑体" w:eastAsia="黑体" w:cs="黑体"/>
          <w:sz w:val="21"/>
          <w:szCs w:val="21"/>
          <w:lang w:eastAsia="zh-CN"/>
        </w:rPr>
        <w:t>、</w:t>
      </w:r>
      <w:r>
        <w:rPr>
          <w:rFonts w:hint="eastAsia" w:ascii="黑体" w:hAnsi="黑体" w:eastAsia="黑体" w:cs="黑体"/>
          <w:sz w:val="21"/>
          <w:szCs w:val="21"/>
        </w:rPr>
        <w:t>开标现场公示信息表</w:t>
      </w:r>
      <w:r>
        <w:rPr>
          <w:rFonts w:hint="eastAsia" w:ascii="黑体" w:hAnsi="黑体" w:eastAsia="黑体" w:cs="黑体"/>
          <w:sz w:val="21"/>
          <w:szCs w:val="21"/>
          <w:lang w:eastAsia="zh-CN"/>
        </w:rPr>
        <w:t>、</w:t>
      </w:r>
      <w:r>
        <w:rPr>
          <w:rFonts w:hint="eastAsia" w:ascii="黑体" w:hAnsi="黑体" w:eastAsia="黑体" w:cs="黑体"/>
          <w:sz w:val="21"/>
          <w:szCs w:val="21"/>
        </w:rPr>
        <w:t>信用信息报告</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_Toc24108 \h </w:instrText>
      </w:r>
      <w:r>
        <w:rPr>
          <w:rFonts w:hint="eastAsia" w:ascii="黑体" w:hAnsi="黑体" w:eastAsia="黑体" w:cs="黑体"/>
          <w:sz w:val="21"/>
          <w:szCs w:val="21"/>
        </w:rPr>
        <w:fldChar w:fldCharType="separate"/>
      </w:r>
      <w:r>
        <w:rPr>
          <w:rFonts w:hint="eastAsia" w:ascii="黑体" w:hAnsi="黑体" w:eastAsia="黑体" w:cs="黑体"/>
          <w:sz w:val="21"/>
          <w:szCs w:val="21"/>
        </w:rPr>
        <w:t>145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39CB005">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_Toc11140 </w:instrText>
      </w:r>
      <w:r>
        <w:rPr>
          <w:rFonts w:hint="eastAsia" w:ascii="黑体" w:hAnsi="黑体" w:eastAsia="黑体" w:cs="黑体"/>
          <w:sz w:val="21"/>
          <w:szCs w:val="21"/>
        </w:rPr>
        <w:fldChar w:fldCharType="separate"/>
      </w:r>
      <w:r>
        <w:rPr>
          <w:rFonts w:hint="eastAsia" w:ascii="黑体" w:hAnsi="黑体" w:eastAsia="黑体" w:cs="黑体"/>
          <w:sz w:val="21"/>
          <w:szCs w:val="21"/>
        </w:rPr>
        <w:t>（1）投  标  函</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_Toc11140 \h </w:instrText>
      </w:r>
      <w:r>
        <w:rPr>
          <w:rFonts w:hint="eastAsia" w:ascii="黑体" w:hAnsi="黑体" w:eastAsia="黑体" w:cs="黑体"/>
          <w:sz w:val="21"/>
          <w:szCs w:val="21"/>
        </w:rPr>
        <w:fldChar w:fldCharType="separate"/>
      </w:r>
      <w:r>
        <w:rPr>
          <w:rFonts w:hint="eastAsia" w:ascii="黑体" w:hAnsi="黑体" w:eastAsia="黑体" w:cs="黑体"/>
          <w:sz w:val="21"/>
          <w:szCs w:val="21"/>
        </w:rPr>
        <w:t>145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3B0F9F1">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_Toc1072 </w:instrText>
      </w:r>
      <w:r>
        <w:rPr>
          <w:rFonts w:hint="eastAsia" w:ascii="黑体" w:hAnsi="黑体" w:eastAsia="黑体" w:cs="黑体"/>
          <w:sz w:val="21"/>
          <w:szCs w:val="21"/>
        </w:rPr>
        <w:fldChar w:fldCharType="separate"/>
      </w:r>
      <w:r>
        <w:rPr>
          <w:rFonts w:hint="eastAsia" w:ascii="黑体" w:hAnsi="黑体" w:eastAsia="黑体" w:cs="黑体"/>
          <w:sz w:val="21"/>
          <w:szCs w:val="21"/>
        </w:rPr>
        <w:t>（</w:t>
      </w:r>
      <w:r>
        <w:rPr>
          <w:rFonts w:hint="eastAsia" w:ascii="黑体" w:hAnsi="黑体" w:eastAsia="黑体" w:cs="黑体"/>
          <w:sz w:val="21"/>
          <w:szCs w:val="21"/>
          <w:lang w:val="en-US" w:eastAsia="zh-CN"/>
        </w:rPr>
        <w:t>2</w:t>
      </w:r>
      <w:r>
        <w:rPr>
          <w:rFonts w:hint="eastAsia" w:ascii="黑体" w:hAnsi="黑体" w:eastAsia="黑体" w:cs="黑体"/>
          <w:sz w:val="21"/>
          <w:szCs w:val="21"/>
        </w:rPr>
        <w:t>）（项目名称）开标现场公示信息表</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_Toc1072 \h </w:instrText>
      </w:r>
      <w:r>
        <w:rPr>
          <w:rFonts w:hint="eastAsia" w:ascii="黑体" w:hAnsi="黑体" w:eastAsia="黑体" w:cs="黑体"/>
          <w:sz w:val="21"/>
          <w:szCs w:val="21"/>
        </w:rPr>
        <w:fldChar w:fldCharType="separate"/>
      </w:r>
      <w:r>
        <w:rPr>
          <w:rFonts w:hint="eastAsia" w:ascii="黑体" w:hAnsi="黑体" w:eastAsia="黑体" w:cs="黑体"/>
          <w:sz w:val="21"/>
          <w:szCs w:val="21"/>
        </w:rPr>
        <w:t>147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7E3D0DD6">
      <w:pPr>
        <w:pStyle w:val="35"/>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_Toc31490 </w:instrText>
      </w:r>
      <w:r>
        <w:rPr>
          <w:rFonts w:hint="eastAsia" w:ascii="黑体" w:hAnsi="黑体" w:eastAsia="黑体" w:cs="黑体"/>
          <w:sz w:val="21"/>
          <w:szCs w:val="21"/>
        </w:rPr>
        <w:fldChar w:fldCharType="separate"/>
      </w:r>
      <w:r>
        <w:rPr>
          <w:rFonts w:hint="eastAsia" w:ascii="黑体" w:hAnsi="黑体" w:eastAsia="黑体" w:cs="黑体"/>
          <w:sz w:val="21"/>
          <w:szCs w:val="21"/>
        </w:rPr>
        <w:t>（</w:t>
      </w:r>
      <w:r>
        <w:rPr>
          <w:rFonts w:hint="eastAsia" w:ascii="黑体" w:hAnsi="黑体" w:eastAsia="黑体" w:cs="黑体"/>
          <w:sz w:val="21"/>
          <w:szCs w:val="21"/>
          <w:lang w:val="en-US" w:eastAsia="zh-CN"/>
        </w:rPr>
        <w:t>3</w:t>
      </w:r>
      <w:r>
        <w:rPr>
          <w:rFonts w:hint="eastAsia" w:ascii="黑体" w:hAnsi="黑体" w:eastAsia="黑体" w:cs="黑体"/>
          <w:sz w:val="21"/>
          <w:szCs w:val="21"/>
        </w:rPr>
        <w:t>）信用信息报告</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_Toc31490 \h </w:instrText>
      </w:r>
      <w:r>
        <w:rPr>
          <w:rFonts w:hint="eastAsia" w:ascii="黑体" w:hAnsi="黑体" w:eastAsia="黑体" w:cs="黑体"/>
          <w:sz w:val="21"/>
          <w:szCs w:val="21"/>
        </w:rPr>
        <w:fldChar w:fldCharType="separate"/>
      </w:r>
      <w:r>
        <w:rPr>
          <w:rFonts w:hint="eastAsia" w:ascii="黑体" w:hAnsi="黑体" w:eastAsia="黑体" w:cs="黑体"/>
          <w:sz w:val="21"/>
          <w:szCs w:val="21"/>
        </w:rPr>
        <w:t>149</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414E3D36">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_Toc2878 </w:instrText>
      </w:r>
      <w:r>
        <w:rPr>
          <w:rFonts w:hint="eastAsia" w:ascii="黑体" w:hAnsi="黑体" w:eastAsia="黑体" w:cs="黑体"/>
          <w:sz w:val="21"/>
          <w:szCs w:val="21"/>
        </w:rPr>
        <w:fldChar w:fldCharType="separate"/>
      </w:r>
      <w:r>
        <w:rPr>
          <w:rFonts w:hint="eastAsia" w:ascii="黑体" w:hAnsi="黑体" w:eastAsia="黑体" w:cs="黑体"/>
          <w:bCs/>
          <w:sz w:val="21"/>
          <w:szCs w:val="21"/>
        </w:rPr>
        <w:t xml:space="preserve">2. </w:t>
      </w:r>
      <w:r>
        <w:rPr>
          <w:rFonts w:hint="eastAsia" w:ascii="黑体" w:hAnsi="黑体" w:eastAsia="黑体" w:cs="黑体"/>
          <w:sz w:val="21"/>
          <w:szCs w:val="21"/>
        </w:rPr>
        <w:t>法定代表人身份证明</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_Toc2878 \h </w:instrText>
      </w:r>
      <w:r>
        <w:rPr>
          <w:rFonts w:hint="eastAsia" w:ascii="黑体" w:hAnsi="黑体" w:eastAsia="黑体" w:cs="黑体"/>
          <w:sz w:val="21"/>
          <w:szCs w:val="21"/>
        </w:rPr>
        <w:fldChar w:fldCharType="separate"/>
      </w:r>
      <w:r>
        <w:rPr>
          <w:rFonts w:hint="eastAsia" w:ascii="黑体" w:hAnsi="黑体" w:eastAsia="黑体" w:cs="黑体"/>
          <w:sz w:val="21"/>
          <w:szCs w:val="21"/>
        </w:rPr>
        <w:t>150</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4117B3B">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_Toc22238 </w:instrText>
      </w:r>
      <w:r>
        <w:rPr>
          <w:rFonts w:hint="eastAsia" w:ascii="黑体" w:hAnsi="黑体" w:eastAsia="黑体" w:cs="黑体"/>
          <w:sz w:val="21"/>
          <w:szCs w:val="21"/>
        </w:rPr>
        <w:fldChar w:fldCharType="separate"/>
      </w:r>
      <w:r>
        <w:rPr>
          <w:rFonts w:hint="eastAsia" w:ascii="黑体" w:hAnsi="黑体" w:eastAsia="黑体" w:cs="黑体"/>
          <w:sz w:val="21"/>
          <w:szCs w:val="21"/>
        </w:rPr>
        <w:t>3. 授权委托书（如委托）</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_Toc22238 \h </w:instrText>
      </w:r>
      <w:r>
        <w:rPr>
          <w:rFonts w:hint="eastAsia" w:ascii="黑体" w:hAnsi="黑体" w:eastAsia="黑体" w:cs="黑体"/>
          <w:sz w:val="21"/>
          <w:szCs w:val="21"/>
        </w:rPr>
        <w:fldChar w:fldCharType="separate"/>
      </w:r>
      <w:r>
        <w:rPr>
          <w:rFonts w:hint="eastAsia" w:ascii="黑体" w:hAnsi="黑体" w:eastAsia="黑体" w:cs="黑体"/>
          <w:sz w:val="21"/>
          <w:szCs w:val="21"/>
        </w:rPr>
        <w:t>151</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FD9EB03">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_Toc12210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联合体协议书（</w:t>
      </w:r>
      <w:r>
        <w:rPr>
          <w:rFonts w:hint="eastAsia" w:ascii="黑体" w:hAnsi="黑体" w:eastAsia="黑体" w:cs="黑体"/>
          <w:sz w:val="21"/>
          <w:szCs w:val="21"/>
        </w:rPr>
        <w:sym w:font="Wingdings 2" w:char="00A3"/>
      </w:r>
      <w:r>
        <w:rPr>
          <w:rFonts w:hint="eastAsia" w:ascii="黑体" w:hAnsi="黑体" w:eastAsia="黑体" w:cs="黑体"/>
          <w:sz w:val="21"/>
          <w:szCs w:val="21"/>
        </w:rPr>
        <w:t>联合体投标适用）</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_Toc12210 \h </w:instrText>
      </w:r>
      <w:r>
        <w:rPr>
          <w:rFonts w:hint="eastAsia" w:ascii="黑体" w:hAnsi="黑体" w:eastAsia="黑体" w:cs="黑体"/>
          <w:sz w:val="21"/>
          <w:szCs w:val="21"/>
        </w:rPr>
        <w:fldChar w:fldCharType="separate"/>
      </w:r>
      <w:r>
        <w:rPr>
          <w:rFonts w:hint="eastAsia" w:ascii="黑体" w:hAnsi="黑体" w:eastAsia="黑体" w:cs="黑体"/>
          <w:sz w:val="21"/>
          <w:szCs w:val="21"/>
        </w:rPr>
        <w:t>152</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515F354">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_Toc8205 </w:instrText>
      </w:r>
      <w:r>
        <w:rPr>
          <w:rFonts w:hint="eastAsia" w:ascii="黑体" w:hAnsi="黑体" w:eastAsia="黑体" w:cs="黑体"/>
          <w:sz w:val="21"/>
          <w:szCs w:val="21"/>
        </w:rPr>
        <w:fldChar w:fldCharType="separate"/>
      </w:r>
      <w:r>
        <w:rPr>
          <w:rFonts w:hint="eastAsia" w:ascii="黑体" w:hAnsi="黑体" w:eastAsia="黑体" w:cs="黑体"/>
          <w:sz w:val="21"/>
          <w:szCs w:val="21"/>
          <w:lang w:val="en-US" w:eastAsia="zh-CN"/>
        </w:rPr>
        <w:t xml:space="preserve">4. </w:t>
      </w:r>
      <w:r>
        <w:rPr>
          <w:rFonts w:hint="eastAsia" w:ascii="黑体" w:hAnsi="黑体" w:eastAsia="黑体" w:cs="黑体"/>
          <w:sz w:val="21"/>
          <w:szCs w:val="21"/>
        </w:rPr>
        <w:t>投标保证</w:t>
      </w:r>
      <w:r>
        <w:rPr>
          <w:rFonts w:hint="eastAsia" w:ascii="黑体" w:hAnsi="黑体" w:eastAsia="黑体" w:cs="黑体"/>
          <w:sz w:val="21"/>
          <w:szCs w:val="21"/>
          <w:lang w:val="en-US" w:eastAsia="zh-CN"/>
        </w:rPr>
        <w:t>金</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_Toc8205 \h </w:instrText>
      </w:r>
      <w:r>
        <w:rPr>
          <w:rFonts w:hint="eastAsia" w:ascii="黑体" w:hAnsi="黑体" w:eastAsia="黑体" w:cs="黑体"/>
          <w:sz w:val="21"/>
          <w:szCs w:val="21"/>
        </w:rPr>
        <w:fldChar w:fldCharType="separate"/>
      </w:r>
      <w:r>
        <w:rPr>
          <w:rFonts w:hint="eastAsia" w:ascii="黑体" w:hAnsi="黑体" w:eastAsia="黑体" w:cs="黑体"/>
          <w:sz w:val="21"/>
          <w:szCs w:val="21"/>
        </w:rPr>
        <w:t>154</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28CD94DD">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_Toc5285 </w:instrText>
      </w:r>
      <w:r>
        <w:rPr>
          <w:rFonts w:hint="eastAsia" w:ascii="黑体" w:hAnsi="黑体" w:eastAsia="黑体" w:cs="黑体"/>
          <w:sz w:val="21"/>
          <w:szCs w:val="21"/>
        </w:rPr>
        <w:fldChar w:fldCharType="separate"/>
      </w:r>
      <w:r>
        <w:rPr>
          <w:rFonts w:hint="eastAsia" w:ascii="黑体" w:hAnsi="黑体" w:eastAsia="黑体" w:cs="黑体"/>
          <w:sz w:val="21"/>
          <w:szCs w:val="21"/>
        </w:rPr>
        <w:t>5. 投标人基本情况表</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_Toc5285 \h </w:instrText>
      </w:r>
      <w:r>
        <w:rPr>
          <w:rFonts w:hint="eastAsia" w:ascii="黑体" w:hAnsi="黑体" w:eastAsia="黑体" w:cs="黑体"/>
          <w:sz w:val="21"/>
          <w:szCs w:val="21"/>
        </w:rPr>
        <w:fldChar w:fldCharType="separate"/>
      </w:r>
      <w:r>
        <w:rPr>
          <w:rFonts w:hint="eastAsia" w:ascii="黑体" w:hAnsi="黑体" w:eastAsia="黑体" w:cs="黑体"/>
          <w:sz w:val="21"/>
          <w:szCs w:val="21"/>
        </w:rPr>
        <w:t>156</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216A198">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_Toc850 </w:instrText>
      </w:r>
      <w:r>
        <w:rPr>
          <w:rFonts w:hint="eastAsia" w:ascii="黑体" w:hAnsi="黑体" w:eastAsia="黑体" w:cs="黑体"/>
          <w:sz w:val="21"/>
          <w:szCs w:val="21"/>
        </w:rPr>
        <w:fldChar w:fldCharType="separate"/>
      </w:r>
      <w:r>
        <w:rPr>
          <w:rFonts w:hint="eastAsia" w:ascii="黑体" w:hAnsi="黑体" w:eastAsia="黑体" w:cs="黑体"/>
          <w:sz w:val="21"/>
          <w:szCs w:val="21"/>
        </w:rPr>
        <w:t>6. 承 诺 书</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_Toc850 \h </w:instrText>
      </w:r>
      <w:r>
        <w:rPr>
          <w:rFonts w:hint="eastAsia" w:ascii="黑体" w:hAnsi="黑体" w:eastAsia="黑体" w:cs="黑体"/>
          <w:sz w:val="21"/>
          <w:szCs w:val="21"/>
        </w:rPr>
        <w:fldChar w:fldCharType="separate"/>
      </w:r>
      <w:r>
        <w:rPr>
          <w:rFonts w:hint="eastAsia" w:ascii="黑体" w:hAnsi="黑体" w:eastAsia="黑体" w:cs="黑体"/>
          <w:sz w:val="21"/>
          <w:szCs w:val="21"/>
        </w:rPr>
        <w:t>157</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F578727">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_Toc14745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第二节 已标价工程量清单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_Toc14745 \h </w:instrText>
      </w:r>
      <w:r>
        <w:rPr>
          <w:rFonts w:hint="eastAsia" w:ascii="黑体" w:hAnsi="黑体" w:eastAsia="黑体" w:cs="黑体"/>
          <w:sz w:val="21"/>
          <w:szCs w:val="21"/>
        </w:rPr>
        <w:fldChar w:fldCharType="separate"/>
      </w:r>
      <w:r>
        <w:rPr>
          <w:rFonts w:hint="eastAsia" w:ascii="黑体" w:hAnsi="黑体" w:eastAsia="黑体" w:cs="黑体"/>
          <w:sz w:val="21"/>
          <w:szCs w:val="21"/>
        </w:rPr>
        <w:t>164</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644E233C">
      <w:pPr>
        <w:pStyle w:val="30"/>
        <w:keepNext w:val="0"/>
        <w:keepLines w:val="0"/>
        <w:pageBreakBefore w:val="0"/>
        <w:widowControl w:val="0"/>
        <w:tabs>
          <w:tab w:val="right" w:leader="dot" w:pos="9071"/>
        </w:tabs>
        <w:kinsoku/>
        <w:wordWrap/>
        <w:overflowPunct/>
        <w:topLinePunct w:val="0"/>
        <w:autoSpaceDE w:val="0"/>
        <w:autoSpaceDN w:val="0"/>
        <w:bidi w:val="0"/>
        <w:adjustRightInd/>
        <w:snapToGrid/>
        <w:ind w:left="0" w:leftChars="0" w:firstLine="420" w:firstLineChars="200"/>
        <w:textAlignment w:val="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_Toc6348 </w:instrText>
      </w:r>
      <w:r>
        <w:rPr>
          <w:rFonts w:hint="eastAsia" w:ascii="黑体" w:hAnsi="黑体" w:eastAsia="黑体" w:cs="黑体"/>
          <w:sz w:val="21"/>
          <w:szCs w:val="21"/>
        </w:rPr>
        <w:fldChar w:fldCharType="separate"/>
      </w:r>
      <w:r>
        <w:rPr>
          <w:rFonts w:hint="eastAsia" w:ascii="黑体" w:hAnsi="黑体" w:eastAsia="黑体" w:cs="黑体"/>
          <w:bCs w:val="0"/>
          <w:sz w:val="21"/>
          <w:szCs w:val="21"/>
        </w:rPr>
        <w:t>第三节  施工组织设计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_Toc6348 \h </w:instrText>
      </w:r>
      <w:r>
        <w:rPr>
          <w:rFonts w:hint="eastAsia" w:ascii="黑体" w:hAnsi="黑体" w:eastAsia="黑体" w:cs="黑体"/>
          <w:sz w:val="21"/>
          <w:szCs w:val="21"/>
        </w:rPr>
        <w:fldChar w:fldCharType="separate"/>
      </w:r>
      <w:r>
        <w:rPr>
          <w:rFonts w:hint="eastAsia" w:ascii="黑体" w:hAnsi="黑体" w:eastAsia="黑体" w:cs="黑体"/>
          <w:sz w:val="21"/>
          <w:szCs w:val="21"/>
        </w:rPr>
        <w:t>165</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332BF254">
      <w:pPr>
        <w:keepNext w:val="0"/>
        <w:keepLines w:val="0"/>
        <w:pageBreakBefore w:val="0"/>
        <w:widowControl w:val="0"/>
        <w:kinsoku/>
        <w:wordWrap/>
        <w:overflowPunct/>
        <w:topLinePunct w:val="0"/>
        <w:autoSpaceDE w:val="0"/>
        <w:autoSpaceDN w:val="0"/>
        <w:bidi w:val="0"/>
        <w:adjustRightInd/>
        <w:snapToGrid/>
        <w:spacing w:line="560" w:lineRule="exact"/>
        <w:ind w:left="0" w:leftChars="0" w:firstLine="437"/>
        <w:textAlignment w:val="auto"/>
        <w:rPr>
          <w:rFonts w:hint="eastAsia" w:ascii="黑体" w:hAnsi="黑体" w:eastAsia="黑体" w:cs="黑体"/>
          <w:sz w:val="21"/>
          <w:szCs w:val="21"/>
        </w:rPr>
      </w:pPr>
      <w:r>
        <w:rPr>
          <w:rFonts w:hint="eastAsia" w:ascii="黑体" w:hAnsi="黑体" w:eastAsia="黑体" w:cs="黑体"/>
          <w:sz w:val="21"/>
          <w:szCs w:val="21"/>
        </w:rPr>
        <w:fldChar w:fldCharType="end"/>
      </w:r>
    </w:p>
    <w:p w14:paraId="7C208E5D">
      <w:pPr>
        <w:rPr>
          <w:rFonts w:hint="eastAsia" w:ascii="宋体" w:hAnsi="宋体" w:eastAsia="宋体" w:cs="宋体"/>
          <w:sz w:val="32"/>
          <w:szCs w:val="32"/>
        </w:rPr>
      </w:pPr>
      <w:r>
        <w:rPr>
          <w:rFonts w:hint="eastAsia" w:ascii="宋体" w:hAnsi="宋体" w:eastAsia="宋体" w:cs="宋体"/>
          <w:sz w:val="32"/>
          <w:szCs w:val="32"/>
        </w:rPr>
        <w:br w:type="page"/>
      </w:r>
    </w:p>
    <w:p w14:paraId="0AB568C2">
      <w:pPr>
        <w:spacing w:after="240" w:afterLines="100" w:line="540" w:lineRule="exact"/>
        <w:rPr>
          <w:rFonts w:hint="eastAsia" w:ascii="宋体" w:hAnsi="宋体" w:eastAsia="宋体" w:cs="宋体"/>
          <w:sz w:val="32"/>
          <w:szCs w:val="32"/>
        </w:rPr>
      </w:pPr>
    </w:p>
    <w:p w14:paraId="7A5ADBCE">
      <w:pPr>
        <w:spacing w:after="240" w:afterLines="100" w:line="540" w:lineRule="exact"/>
        <w:rPr>
          <w:rFonts w:hint="eastAsia" w:ascii="宋体" w:hAnsi="宋体" w:eastAsia="宋体" w:cs="宋体"/>
          <w:sz w:val="32"/>
          <w:szCs w:val="32"/>
        </w:rPr>
      </w:pPr>
    </w:p>
    <w:p w14:paraId="37CF5520">
      <w:pPr>
        <w:spacing w:after="240" w:afterLines="100" w:line="540" w:lineRule="exact"/>
        <w:rPr>
          <w:rFonts w:hint="eastAsia" w:ascii="宋体" w:hAnsi="宋体" w:eastAsia="宋体" w:cs="宋体"/>
          <w:sz w:val="32"/>
          <w:szCs w:val="32"/>
        </w:rPr>
      </w:pPr>
    </w:p>
    <w:p w14:paraId="0D472231">
      <w:pPr>
        <w:spacing w:after="240" w:afterLines="100" w:line="540" w:lineRule="exact"/>
        <w:rPr>
          <w:rFonts w:hint="eastAsia" w:ascii="宋体" w:hAnsi="宋体" w:eastAsia="宋体" w:cs="宋体"/>
          <w:sz w:val="32"/>
          <w:szCs w:val="32"/>
        </w:rPr>
      </w:pPr>
    </w:p>
    <w:p w14:paraId="16C5DE12">
      <w:pPr>
        <w:spacing w:after="240" w:afterLines="100" w:line="540" w:lineRule="exact"/>
        <w:rPr>
          <w:rFonts w:hint="eastAsia" w:ascii="宋体" w:hAnsi="宋体" w:eastAsia="宋体" w:cs="宋体"/>
          <w:sz w:val="32"/>
          <w:szCs w:val="32"/>
        </w:rPr>
      </w:pPr>
    </w:p>
    <w:p w14:paraId="146F1A89">
      <w:pPr>
        <w:spacing w:after="240" w:afterLines="100" w:line="540" w:lineRule="exact"/>
        <w:rPr>
          <w:rFonts w:hint="eastAsia" w:ascii="宋体" w:hAnsi="宋体" w:eastAsia="宋体" w:cs="宋体"/>
          <w:sz w:val="32"/>
          <w:szCs w:val="32"/>
        </w:rPr>
      </w:pPr>
    </w:p>
    <w:p w14:paraId="06FD6A51">
      <w:pPr>
        <w:spacing w:after="240" w:afterLines="100" w:line="540" w:lineRule="exact"/>
        <w:rPr>
          <w:rFonts w:hint="eastAsia" w:ascii="宋体" w:hAnsi="宋体" w:eastAsia="宋体" w:cs="宋体"/>
          <w:sz w:val="32"/>
          <w:szCs w:val="32"/>
        </w:rPr>
      </w:pPr>
    </w:p>
    <w:p w14:paraId="39DD2999">
      <w:pPr>
        <w:pStyle w:val="2"/>
        <w:ind w:left="0" w:leftChars="0" w:firstLine="0" w:firstLineChars="0"/>
        <w:jc w:val="center"/>
        <w:rPr>
          <w:rFonts w:hint="eastAsia" w:ascii="宋体" w:hAnsi="宋体" w:eastAsia="宋体" w:cs="宋体"/>
          <w:b w:val="0"/>
          <w:bCs w:val="0"/>
          <w:sz w:val="44"/>
          <w:szCs w:val="44"/>
        </w:rPr>
      </w:pPr>
      <w:bookmarkStart w:id="19" w:name="_Toc211498553"/>
      <w:bookmarkStart w:id="20" w:name="_Toc26081"/>
      <w:bookmarkStart w:id="21" w:name="_Toc80006067"/>
      <w:bookmarkStart w:id="22" w:name="_Toc300677959"/>
      <w:r>
        <w:rPr>
          <w:rFonts w:hint="eastAsia" w:ascii="宋体" w:hAnsi="宋体" w:eastAsia="宋体" w:cs="宋体"/>
          <w:b w:val="0"/>
          <w:bCs w:val="0"/>
          <w:sz w:val="44"/>
          <w:szCs w:val="44"/>
        </w:rPr>
        <w:t>第  一  卷</w:t>
      </w:r>
      <w:bookmarkEnd w:id="19"/>
      <w:bookmarkEnd w:id="20"/>
      <w:bookmarkEnd w:id="21"/>
      <w:bookmarkEnd w:id="22"/>
    </w:p>
    <w:p w14:paraId="5201F0B5">
      <w:pPr>
        <w:spacing w:after="240" w:afterLines="100" w:line="540" w:lineRule="exact"/>
        <w:rPr>
          <w:rFonts w:hint="eastAsia" w:ascii="宋体" w:hAnsi="宋体" w:eastAsia="宋体" w:cs="宋体"/>
          <w:sz w:val="32"/>
          <w:szCs w:val="32"/>
        </w:rPr>
      </w:pPr>
    </w:p>
    <w:p w14:paraId="121211FE">
      <w:pPr>
        <w:spacing w:after="240" w:afterLines="100" w:line="540" w:lineRule="exact"/>
        <w:rPr>
          <w:rFonts w:hint="eastAsia" w:ascii="宋体" w:hAnsi="宋体" w:eastAsia="宋体" w:cs="宋体"/>
          <w:sz w:val="32"/>
          <w:szCs w:val="32"/>
        </w:rPr>
      </w:pPr>
    </w:p>
    <w:p w14:paraId="5983A7F0">
      <w:pPr>
        <w:spacing w:after="240" w:afterLines="100" w:line="540" w:lineRule="exact"/>
        <w:rPr>
          <w:rFonts w:hint="eastAsia" w:ascii="宋体" w:hAnsi="宋体" w:eastAsia="宋体" w:cs="宋体"/>
          <w:sz w:val="32"/>
          <w:szCs w:val="32"/>
        </w:rPr>
      </w:pPr>
    </w:p>
    <w:p w14:paraId="7930280A">
      <w:pPr>
        <w:spacing w:after="240" w:afterLines="100" w:line="540" w:lineRule="exact"/>
        <w:rPr>
          <w:rFonts w:hint="eastAsia" w:ascii="宋体" w:hAnsi="宋体" w:eastAsia="宋体" w:cs="宋体"/>
          <w:sz w:val="32"/>
          <w:szCs w:val="32"/>
        </w:rPr>
      </w:pPr>
    </w:p>
    <w:p w14:paraId="437C8C64">
      <w:pPr>
        <w:spacing w:after="240" w:afterLines="100" w:line="540" w:lineRule="exact"/>
        <w:rPr>
          <w:rFonts w:hint="eastAsia" w:ascii="宋体" w:hAnsi="宋体" w:eastAsia="宋体" w:cs="宋体"/>
          <w:sz w:val="32"/>
          <w:szCs w:val="32"/>
        </w:rPr>
      </w:pPr>
    </w:p>
    <w:p w14:paraId="4FB1FD62">
      <w:pPr>
        <w:spacing w:after="240" w:afterLines="100" w:line="540" w:lineRule="exact"/>
        <w:rPr>
          <w:rFonts w:hint="eastAsia" w:ascii="宋体" w:hAnsi="宋体" w:eastAsia="宋体" w:cs="宋体"/>
          <w:sz w:val="32"/>
          <w:szCs w:val="32"/>
        </w:rPr>
      </w:pPr>
    </w:p>
    <w:p w14:paraId="4D28D098">
      <w:pPr>
        <w:spacing w:after="240" w:afterLines="100" w:line="540" w:lineRule="exact"/>
        <w:rPr>
          <w:rFonts w:hint="eastAsia" w:ascii="宋体" w:hAnsi="宋体" w:eastAsia="宋体" w:cs="宋体"/>
          <w:sz w:val="32"/>
          <w:szCs w:val="32"/>
        </w:rPr>
      </w:pPr>
    </w:p>
    <w:p w14:paraId="5A347C28">
      <w:pPr>
        <w:spacing w:after="240" w:afterLines="100" w:line="540" w:lineRule="exact"/>
        <w:rPr>
          <w:rFonts w:hint="eastAsia" w:ascii="宋体" w:hAnsi="宋体" w:eastAsia="宋体" w:cs="宋体"/>
          <w:sz w:val="32"/>
          <w:szCs w:val="32"/>
        </w:rPr>
      </w:pPr>
    </w:p>
    <w:p w14:paraId="227A94EE">
      <w:pPr>
        <w:rPr>
          <w:rFonts w:hint="eastAsia" w:ascii="宋体" w:hAnsi="宋体" w:eastAsia="宋体" w:cs="宋体"/>
        </w:rPr>
      </w:pPr>
      <w:r>
        <w:rPr>
          <w:rFonts w:hint="eastAsia" w:ascii="宋体" w:hAnsi="宋体" w:eastAsia="宋体" w:cs="宋体"/>
          <w:sz w:val="32"/>
          <w:szCs w:val="32"/>
        </w:rPr>
        <w:br w:type="page"/>
      </w:r>
      <w:bookmarkStart w:id="23" w:name="_Toc300677960"/>
    </w:p>
    <w:p w14:paraId="51DFCD16">
      <w:pPr>
        <w:pStyle w:val="2"/>
        <w:spacing w:before="0" w:after="0"/>
        <w:jc w:val="center"/>
        <w:rPr>
          <w:rFonts w:hint="eastAsia" w:ascii="宋体" w:hAnsi="宋体" w:eastAsia="宋体" w:cs="宋体"/>
          <w:b w:val="0"/>
          <w:bCs w:val="0"/>
        </w:rPr>
      </w:pPr>
      <w:bookmarkStart w:id="24" w:name="_Toc2789"/>
      <w:bookmarkStart w:id="25" w:name="_Toc80006068"/>
      <w:bookmarkStart w:id="26" w:name="_Toc211498554"/>
      <w:bookmarkStart w:id="27" w:name="_Hlk193363558"/>
      <w:r>
        <w:rPr>
          <w:rFonts w:hint="eastAsia" w:ascii="宋体" w:hAnsi="宋体" w:eastAsia="宋体" w:cs="宋体"/>
          <w:b w:val="0"/>
          <w:bCs w:val="0"/>
        </w:rPr>
        <w:t>第一章  招标公告（适用于未进行</w:t>
      </w:r>
      <w:r>
        <w:rPr>
          <w:rFonts w:hint="eastAsia" w:ascii="宋体" w:hAnsi="宋体" w:cs="宋体"/>
          <w:b w:val="0"/>
          <w:bCs w:val="0"/>
          <w:lang w:val="en-US" w:eastAsia="zh-CN"/>
        </w:rPr>
        <w:tab/>
      </w:r>
      <w:r>
        <w:rPr>
          <w:rFonts w:hint="eastAsia" w:ascii="宋体" w:hAnsi="宋体" w:eastAsia="宋体" w:cs="宋体"/>
          <w:b w:val="0"/>
          <w:bCs w:val="0"/>
        </w:rPr>
        <w:t>资格预审的公开招标项目）</w:t>
      </w:r>
      <w:bookmarkEnd w:id="23"/>
      <w:bookmarkEnd w:id="24"/>
      <w:bookmarkEnd w:id="25"/>
      <w:bookmarkEnd w:id="26"/>
    </w:p>
    <w:p w14:paraId="7E729500">
      <w:pPr>
        <w:jc w:val="center"/>
        <w:rPr>
          <w:rFonts w:hint="eastAsia" w:ascii="宋体" w:hAnsi="宋体" w:eastAsia="宋体" w:cs="宋体"/>
          <w:sz w:val="28"/>
        </w:rPr>
      </w:pPr>
      <w:r>
        <w:rPr>
          <w:rFonts w:hint="eastAsia" w:ascii="宋体" w:hAnsi="宋体" w:eastAsia="宋体" w:cs="宋体"/>
          <w:sz w:val="28"/>
          <w:u w:val="single"/>
        </w:rPr>
        <w:t xml:space="preserve">        </w:t>
      </w:r>
      <w:r>
        <w:rPr>
          <w:rFonts w:hint="eastAsia" w:ascii="宋体" w:hAnsi="宋体" w:eastAsia="宋体" w:cs="宋体"/>
          <w:sz w:val="28"/>
        </w:rPr>
        <w:t>（招标项目名称及标段）施工招标公告</w:t>
      </w:r>
    </w:p>
    <w:p w14:paraId="24A5409D">
      <w:pPr>
        <w:jc w:val="center"/>
        <w:rPr>
          <w:rFonts w:hint="eastAsia" w:ascii="宋体" w:hAnsi="宋体" w:eastAsia="宋体" w:cs="宋体"/>
          <w:sz w:val="28"/>
        </w:rPr>
      </w:pPr>
    </w:p>
    <w:p w14:paraId="766977C5">
      <w:pPr>
        <w:pStyle w:val="182"/>
        <w:keepNext w:val="0"/>
        <w:keepLines w:val="0"/>
        <w:pageBreakBefore w:val="0"/>
        <w:widowControl w:val="0"/>
        <w:numPr>
          <w:ilvl w:val="0"/>
          <w:numId w:val="0"/>
        </w:numPr>
        <w:kinsoku/>
        <w:wordWrap/>
        <w:overflowPunct/>
        <w:topLinePunct w:val="0"/>
        <w:autoSpaceDE w:val="0"/>
        <w:autoSpaceDN w:val="0"/>
        <w:bidi w:val="0"/>
        <w:adjustRightInd/>
        <w:snapToGrid/>
        <w:spacing w:before="0" w:line="400" w:lineRule="exact"/>
        <w:ind w:leftChars="0"/>
        <w:jc w:val="left"/>
        <w:textAlignment w:val="auto"/>
        <w:rPr>
          <w:rFonts w:hint="eastAsia" w:ascii="宋体" w:hAnsi="宋体" w:eastAsia="宋体" w:cs="宋体"/>
          <w:lang w:val="en-US" w:eastAsia="zh-CN"/>
        </w:rPr>
      </w:pPr>
      <w:bookmarkStart w:id="28" w:name="_Toc20703"/>
      <w:bookmarkStart w:id="29" w:name="_Toc211498555"/>
      <w:r>
        <w:rPr>
          <w:rFonts w:hint="eastAsia" w:cs="宋体"/>
          <w:lang w:val="en-US" w:eastAsia="zh-CN"/>
        </w:rPr>
        <w:t>1.</w:t>
      </w:r>
      <w:r>
        <w:rPr>
          <w:rFonts w:hint="eastAsia" w:ascii="宋体" w:hAnsi="宋体" w:eastAsia="宋体" w:cs="宋体"/>
          <w:lang w:val="en-US" w:eastAsia="zh-CN"/>
        </w:rPr>
        <w:t>招标条件</w:t>
      </w:r>
      <w:bookmarkEnd w:id="28"/>
      <w:bookmarkEnd w:id="29"/>
    </w:p>
    <w:p w14:paraId="0B75B853">
      <w:pPr>
        <w:keepNext w:val="0"/>
        <w:keepLines w:val="0"/>
        <w:pageBreakBefore w:val="0"/>
        <w:widowControl/>
        <w:kinsoku w:val="0"/>
        <w:wordWrap/>
        <w:overflowPunct/>
        <w:topLinePunct w:val="0"/>
        <w:autoSpaceDE w:val="0"/>
        <w:autoSpaceDN w:val="0"/>
        <w:bidi w:val="0"/>
        <w:adjustRightInd/>
        <w:snapToGrid/>
        <w:spacing w:after="160" w:line="400" w:lineRule="exact"/>
        <w:ind w:left="0" w:leftChars="0" w:firstLine="480" w:firstLineChars="200"/>
        <w:jc w:val="both"/>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本招标项目</w:t>
      </w:r>
      <w:r>
        <w:rPr>
          <w:rFonts w:hint="eastAsia" w:ascii="宋体" w:hAnsi="宋体" w:eastAsia="宋体" w:cs="宋体"/>
          <w:snapToGrid w:val="0"/>
          <w:kern w:val="0"/>
          <w:sz w:val="24"/>
          <w:szCs w:val="24"/>
          <w:u w:val="single"/>
        </w:rPr>
        <w:t xml:space="preserve">            </w:t>
      </w:r>
      <w:r>
        <w:rPr>
          <w:rFonts w:hint="eastAsia" w:cs="宋体"/>
          <w:snapToGrid w:val="0"/>
          <w:kern w:val="0"/>
          <w:sz w:val="24"/>
          <w:szCs w:val="24"/>
          <w:u w:val="single"/>
          <w:lang w:val="en-US" w:eastAsia="zh-CN"/>
        </w:rPr>
        <w:t xml:space="preserve">       </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（项目名称）已由</w:t>
      </w:r>
      <w:r>
        <w:rPr>
          <w:rFonts w:hint="eastAsia" w:ascii="宋体" w:hAnsi="宋体" w:eastAsia="宋体" w:cs="宋体"/>
          <w:snapToGrid w:val="0"/>
          <w:kern w:val="0"/>
          <w:sz w:val="24"/>
          <w:szCs w:val="24"/>
          <w:u w:val="single"/>
        </w:rPr>
        <w:t xml:space="preserve">        </w:t>
      </w:r>
      <w:r>
        <w:rPr>
          <w:rFonts w:hint="eastAsia" w:cs="宋体"/>
          <w:snapToGrid w:val="0"/>
          <w:kern w:val="0"/>
          <w:sz w:val="24"/>
          <w:szCs w:val="24"/>
          <w:u w:val="single"/>
          <w:lang w:val="en-US" w:eastAsia="zh-CN"/>
        </w:rPr>
        <w:t xml:space="preserve">      </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（项目审批、核准或备案机关名称）以</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（批文名称及编号）批准建设，项目业主为</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，建设资金来自</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（资金来源），项目出资比例为</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，招标人为</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。招标代理机构为</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 xml:space="preserve"> 。项目已具备招标条件，现对该项目的施工进行公开招标。</w:t>
      </w:r>
    </w:p>
    <w:p w14:paraId="3CF06BC1">
      <w:pPr>
        <w:pStyle w:val="182"/>
        <w:keepNext w:val="0"/>
        <w:keepLines w:val="0"/>
        <w:pageBreakBefore w:val="0"/>
        <w:widowControl w:val="0"/>
        <w:numPr>
          <w:ilvl w:val="0"/>
          <w:numId w:val="0"/>
        </w:numPr>
        <w:kinsoku/>
        <w:wordWrap/>
        <w:overflowPunct/>
        <w:topLinePunct w:val="0"/>
        <w:autoSpaceDE w:val="0"/>
        <w:autoSpaceDN w:val="0"/>
        <w:bidi w:val="0"/>
        <w:adjustRightInd/>
        <w:snapToGrid/>
        <w:spacing w:before="0" w:line="400" w:lineRule="exact"/>
        <w:ind w:leftChars="0"/>
        <w:jc w:val="both"/>
        <w:textAlignment w:val="auto"/>
        <w:rPr>
          <w:rFonts w:hint="eastAsia" w:ascii="宋体" w:hAnsi="宋体" w:eastAsia="宋体" w:cs="宋体"/>
          <w:lang w:val="en-US" w:eastAsia="zh-CN"/>
        </w:rPr>
      </w:pPr>
      <w:bookmarkStart w:id="30" w:name="_Toc30318"/>
      <w:bookmarkStart w:id="31" w:name="_Toc176960351"/>
      <w:bookmarkStart w:id="32" w:name="_Toc152042289"/>
      <w:bookmarkStart w:id="33" w:name="_Toc16119"/>
      <w:bookmarkStart w:id="34" w:name="_Toc144974481"/>
      <w:bookmarkStart w:id="35" w:name="_Toc211498556"/>
      <w:bookmarkStart w:id="36" w:name="_Toc17221"/>
      <w:bookmarkStart w:id="37" w:name="_Toc152045513"/>
      <w:bookmarkStart w:id="38" w:name="_Toc10638"/>
      <w:bookmarkStart w:id="39" w:name="_Toc19588"/>
      <w:r>
        <w:rPr>
          <w:rFonts w:hint="eastAsia" w:cs="宋体"/>
          <w:lang w:val="en-US" w:eastAsia="zh-CN"/>
        </w:rPr>
        <w:t>2.</w:t>
      </w:r>
      <w:r>
        <w:rPr>
          <w:rFonts w:hint="eastAsia" w:ascii="宋体" w:hAnsi="宋体" w:eastAsia="宋体" w:cs="宋体"/>
          <w:lang w:val="en-US" w:eastAsia="zh-CN"/>
        </w:rPr>
        <w:t>项目概况</w:t>
      </w:r>
      <w:bookmarkEnd w:id="30"/>
      <w:bookmarkEnd w:id="31"/>
      <w:bookmarkEnd w:id="32"/>
      <w:bookmarkEnd w:id="33"/>
      <w:bookmarkEnd w:id="34"/>
      <w:bookmarkEnd w:id="35"/>
      <w:bookmarkEnd w:id="36"/>
      <w:bookmarkEnd w:id="37"/>
      <w:bookmarkEnd w:id="38"/>
      <w:bookmarkEnd w:id="39"/>
    </w:p>
    <w:p w14:paraId="01D1DF9F">
      <w:pPr>
        <w:keepNext w:val="0"/>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both"/>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2.1 招标项目或标段（以下简称：招标项目）名称：</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w:t>
      </w:r>
    </w:p>
    <w:p w14:paraId="153C76E0">
      <w:pPr>
        <w:keepNext w:val="0"/>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both"/>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2.2 建设地点：</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w:t>
      </w:r>
    </w:p>
    <w:p w14:paraId="350F999C">
      <w:pPr>
        <w:keepNext w:val="0"/>
        <w:keepLines w:val="0"/>
        <w:pageBreakBefore w:val="0"/>
        <w:widowControl w:val="0"/>
        <w:kinsoku/>
        <w:wordWrap/>
        <w:overflowPunct/>
        <w:topLinePunct w:val="0"/>
        <w:autoSpaceDE/>
        <w:autoSpaceDN/>
        <w:bidi w:val="0"/>
        <w:adjustRightInd/>
        <w:snapToGrid/>
        <w:spacing w:after="160" w:line="400" w:lineRule="exact"/>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2.3</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项目基本情况：</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0EE00D2">
      <w:pPr>
        <w:keepNext w:val="0"/>
        <w:keepLines w:val="0"/>
        <w:pageBreakBefore w:val="0"/>
        <w:widowControl w:val="0"/>
        <w:kinsoku/>
        <w:wordWrap/>
        <w:overflowPunct/>
        <w:topLinePunct w:val="0"/>
        <w:autoSpaceDE/>
        <w:autoSpaceDN/>
        <w:bidi w:val="0"/>
        <w:adjustRightInd/>
        <w:snapToGrid/>
        <w:spacing w:after="160" w:line="400" w:lineRule="exact"/>
        <w:ind w:left="0" w:leftChars="0" w:firstLine="482" w:firstLineChars="200"/>
        <w:jc w:val="both"/>
        <w:textAlignment w:val="auto"/>
        <w:rPr>
          <w:rFonts w:hint="eastAsia" w:ascii="宋体" w:hAnsi="宋体" w:eastAsia="宋体" w:cs="宋体"/>
          <w:b/>
          <w:bCs/>
          <w:sz w:val="24"/>
          <w:szCs w:val="24"/>
        </w:rPr>
      </w:pPr>
      <w:r>
        <w:rPr>
          <w:rFonts w:hint="eastAsia" w:ascii="宋体" w:hAnsi="宋体" w:eastAsia="宋体" w:cs="宋体"/>
          <w:b/>
          <w:bCs/>
          <w:sz w:val="24"/>
          <w:szCs w:val="24"/>
        </w:rPr>
        <w:t>（由招标人根据招标项目具体情况，从下列资质指标牵引项中勾选招标项目需要的</w:t>
      </w:r>
      <w:r>
        <w:rPr>
          <w:rFonts w:hint="eastAsia" w:ascii="宋体" w:hAnsi="宋体" w:eastAsia="宋体" w:cs="宋体"/>
          <w:b/>
          <w:bCs/>
          <w:sz w:val="24"/>
          <w:szCs w:val="24"/>
        </w:rPr>
        <w:t>指标中对应的最高资质等级的指标牵引项，由系统自动匹配生成所需要的最低资质等级。）</w:t>
      </w:r>
    </w:p>
    <w:p w14:paraId="5454CB4B">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rPr>
      </w:pPr>
      <w:r>
        <w:rPr>
          <w:rFonts w:hint="eastAsia" w:cs="宋体"/>
          <w:sz w:val="24"/>
          <w:szCs w:val="24"/>
          <w:lang w:eastAsia="zh-CN"/>
        </w:rPr>
        <w:t>□</w:t>
      </w:r>
      <w:r>
        <w:rPr>
          <w:rFonts w:hint="eastAsia"/>
        </w:rPr>
        <w:t>2.3.1</w:t>
      </w:r>
      <w:r>
        <w:rPr>
          <w:rFonts w:hint="eastAsia"/>
          <w:lang w:val="en-US" w:eastAsia="zh-CN"/>
        </w:rPr>
        <w:t xml:space="preserve"> </w:t>
      </w:r>
      <w:r>
        <w:rPr>
          <w:rFonts w:hint="eastAsia"/>
        </w:rPr>
        <w:t>建筑工程施工总承包</w:t>
      </w:r>
    </w:p>
    <w:p w14:paraId="311A5455">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cs="宋体"/>
          <w:sz w:val="24"/>
          <w:szCs w:val="24"/>
          <w:lang w:eastAsia="zh-CN"/>
        </w:rPr>
        <w:t>□</w:t>
      </w: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米的工业、民用建筑工程；</w:t>
      </w:r>
    </w:p>
    <w:p w14:paraId="2CAB2103">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米的构筑物工程；</w:t>
      </w:r>
    </w:p>
    <w:p w14:paraId="7CF5B643">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万平方米的建筑工程；</w:t>
      </w:r>
    </w:p>
    <w:p w14:paraId="7D6FB108">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□单跨跨度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米的建筑工程。</w:t>
      </w:r>
    </w:p>
    <w:p w14:paraId="1BBBDF00">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2.3.2</w:t>
      </w:r>
      <w:r>
        <w:rPr>
          <w:rFonts w:hint="eastAsia" w:cs="宋体"/>
          <w:lang w:val="en-US" w:eastAsia="zh-CN"/>
        </w:rPr>
        <w:t xml:space="preserve"> </w:t>
      </w:r>
      <w:r>
        <w:rPr>
          <w:rFonts w:hint="eastAsia" w:ascii="宋体" w:hAnsi="宋体" w:eastAsia="宋体" w:cs="宋体"/>
        </w:rPr>
        <w:t>市政公用工程总承包</w:t>
      </w:r>
    </w:p>
    <w:p w14:paraId="75D75265">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□城市道路工程（含快速路）；</w:t>
      </w:r>
    </w:p>
    <w:p w14:paraId="4DC7F6EF">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□城市道路工程</w:t>
      </w:r>
      <w:r>
        <w:rPr>
          <w:rFonts w:hint="eastAsia" w:cs="宋体"/>
          <w:sz w:val="24"/>
          <w:szCs w:val="24"/>
          <w:lang w:eastAsia="zh-CN"/>
        </w:rPr>
        <w:t>（</w:t>
      </w:r>
      <w:r>
        <w:rPr>
          <w:rFonts w:hint="eastAsia" w:ascii="宋体" w:hAnsi="宋体" w:eastAsia="宋体" w:cs="宋体"/>
          <w:sz w:val="24"/>
          <w:szCs w:val="24"/>
        </w:rPr>
        <w:t>不含快速路</w:t>
      </w:r>
      <w:r>
        <w:rPr>
          <w:rFonts w:hint="eastAsia" w:cs="宋体"/>
          <w:sz w:val="24"/>
          <w:szCs w:val="24"/>
          <w:lang w:eastAsia="zh-CN"/>
        </w:rPr>
        <w:t>）</w:t>
      </w:r>
      <w:r>
        <w:rPr>
          <w:rFonts w:hint="eastAsia" w:ascii="宋体" w:hAnsi="宋体" w:eastAsia="宋体" w:cs="宋体"/>
          <w:sz w:val="24"/>
          <w:szCs w:val="24"/>
        </w:rPr>
        <w:t>；</w:t>
      </w:r>
    </w:p>
    <w:p w14:paraId="523D98A4">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□单跨</w:t>
      </w:r>
      <w:r>
        <w:rPr>
          <w:rFonts w:hint="eastAsia" w:ascii="宋体" w:hAnsi="宋体" w:eastAsia="宋体" w:cs="宋体"/>
          <w:sz w:val="24"/>
          <w:szCs w:val="24"/>
          <w:u w:val="single"/>
        </w:rPr>
        <w:t xml:space="preserve">   </w:t>
      </w:r>
      <w:r>
        <w:rPr>
          <w:rFonts w:hint="eastAsia" w:ascii="宋体" w:hAnsi="宋体" w:eastAsia="宋体" w:cs="宋体"/>
          <w:sz w:val="24"/>
          <w:szCs w:val="24"/>
        </w:rPr>
        <w:t>米的城市桥梁工程；</w:t>
      </w:r>
    </w:p>
    <w:p w14:paraId="65386A85">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万吨/日的给水厂；</w:t>
      </w:r>
    </w:p>
    <w:p w14:paraId="49673BF1">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万吨/日的污水处理工程；</w:t>
      </w:r>
    </w:p>
    <w:p w14:paraId="10B4E03B">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万吨/日的给水泵站；</w:t>
      </w:r>
    </w:p>
    <w:p w14:paraId="03BF8F01">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万吨/日的污水泵站或雨水泵站；</w:t>
      </w:r>
    </w:p>
    <w:p w14:paraId="15706544">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□直径</w:t>
      </w:r>
      <w:r>
        <w:rPr>
          <w:rFonts w:hint="eastAsia" w:ascii="宋体" w:hAnsi="宋体" w:eastAsia="宋体" w:cs="宋体"/>
          <w:sz w:val="24"/>
          <w:szCs w:val="24"/>
          <w:u w:val="single"/>
        </w:rPr>
        <w:t xml:space="preserve">   </w:t>
      </w:r>
      <w:r>
        <w:rPr>
          <w:rFonts w:hint="eastAsia" w:ascii="宋体" w:hAnsi="宋体" w:eastAsia="宋体" w:cs="宋体"/>
          <w:sz w:val="24"/>
          <w:szCs w:val="24"/>
        </w:rPr>
        <w:t>米供水管道；</w:t>
      </w:r>
    </w:p>
    <w:p w14:paraId="4B897A24">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□直径</w:t>
      </w:r>
      <w:r>
        <w:rPr>
          <w:rFonts w:hint="eastAsia" w:ascii="宋体" w:hAnsi="宋体" w:eastAsia="宋体" w:cs="宋体"/>
          <w:sz w:val="24"/>
          <w:szCs w:val="24"/>
          <w:u w:val="single"/>
        </w:rPr>
        <w:t xml:space="preserve">   </w:t>
      </w:r>
      <w:r>
        <w:rPr>
          <w:rFonts w:hint="eastAsia" w:ascii="宋体" w:hAnsi="宋体" w:eastAsia="宋体" w:cs="宋体"/>
          <w:sz w:val="24"/>
          <w:szCs w:val="24"/>
        </w:rPr>
        <w:t>米污水或中水或雨水管道；</w:t>
      </w:r>
    </w:p>
    <w:p w14:paraId="4E66724B">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公斤/平方厘米中压、低压燃气管道、调压站；</w:t>
      </w:r>
    </w:p>
    <w:p w14:paraId="5B0837A5">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 中压以上燃气管道、调压站；</w:t>
      </w:r>
    </w:p>
    <w:p w14:paraId="77AEF133">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□供热面积</w:t>
      </w:r>
      <w:r>
        <w:rPr>
          <w:rFonts w:hint="eastAsia" w:ascii="宋体" w:hAnsi="宋体" w:eastAsia="宋体" w:cs="宋体"/>
          <w:sz w:val="24"/>
          <w:szCs w:val="24"/>
          <w:u w:val="single"/>
        </w:rPr>
        <w:t xml:space="preserve">   </w:t>
      </w:r>
      <w:r>
        <w:rPr>
          <w:rFonts w:hint="eastAsia" w:ascii="宋体" w:hAnsi="宋体" w:eastAsia="宋体" w:cs="宋体"/>
          <w:sz w:val="24"/>
          <w:szCs w:val="24"/>
        </w:rPr>
        <w:t>万平方米热力工程；</w:t>
      </w:r>
    </w:p>
    <w:p w14:paraId="78777142">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□直径</w:t>
      </w:r>
      <w:r>
        <w:rPr>
          <w:rFonts w:hint="eastAsia" w:ascii="宋体" w:hAnsi="宋体" w:eastAsia="宋体" w:cs="宋体"/>
          <w:sz w:val="24"/>
          <w:szCs w:val="24"/>
          <w:u w:val="single"/>
        </w:rPr>
        <w:t xml:space="preserve">   </w:t>
      </w:r>
      <w:r>
        <w:rPr>
          <w:rFonts w:hint="eastAsia" w:ascii="宋体" w:hAnsi="宋体" w:eastAsia="宋体" w:cs="宋体"/>
          <w:sz w:val="24"/>
          <w:szCs w:val="24"/>
        </w:rPr>
        <w:t>米热力管道；</w:t>
      </w:r>
    </w:p>
    <w:p w14:paraId="219C994B">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万元的城市生活垃圾处理工程；</w:t>
      </w:r>
    </w:p>
    <w:p w14:paraId="628CD672">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□断面</w:t>
      </w:r>
      <w:r>
        <w:rPr>
          <w:rFonts w:hint="eastAsia" w:ascii="宋体" w:hAnsi="宋体" w:eastAsia="宋体" w:cs="宋体"/>
          <w:sz w:val="24"/>
          <w:szCs w:val="24"/>
          <w:u w:val="single"/>
        </w:rPr>
        <w:t xml:space="preserve">   </w:t>
      </w:r>
      <w:r>
        <w:rPr>
          <w:rFonts w:hint="eastAsia" w:ascii="宋体" w:hAnsi="宋体" w:eastAsia="宋体" w:cs="宋体"/>
          <w:sz w:val="24"/>
          <w:szCs w:val="24"/>
        </w:rPr>
        <w:t>平方米隧道工程和地下交通工程</w:t>
      </w:r>
    </w:p>
    <w:p w14:paraId="5FACEFDC">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万元地下交通工程</w:t>
      </w:r>
      <w:r>
        <w:rPr>
          <w:rFonts w:hint="eastAsia" w:cs="宋体"/>
          <w:sz w:val="24"/>
          <w:szCs w:val="24"/>
          <w:lang w:eastAsia="zh-CN"/>
        </w:rPr>
        <w:t>（</w:t>
      </w:r>
      <w:r>
        <w:rPr>
          <w:rFonts w:hint="eastAsia" w:ascii="宋体" w:hAnsi="宋体" w:eastAsia="宋体" w:cs="宋体"/>
          <w:sz w:val="24"/>
          <w:szCs w:val="24"/>
        </w:rPr>
        <w:t xml:space="preserve">不包括轨道交通工程 </w:t>
      </w:r>
      <w:r>
        <w:rPr>
          <w:rFonts w:hint="eastAsia" w:cs="宋体"/>
          <w:sz w:val="24"/>
          <w:szCs w:val="24"/>
          <w:lang w:eastAsia="zh-CN"/>
        </w:rPr>
        <w:t>）</w:t>
      </w:r>
      <w:r>
        <w:rPr>
          <w:rFonts w:hint="eastAsia" w:ascii="宋体" w:hAnsi="宋体" w:eastAsia="宋体" w:cs="宋体"/>
          <w:sz w:val="24"/>
          <w:szCs w:val="24"/>
        </w:rPr>
        <w:t>；</w:t>
      </w:r>
    </w:p>
    <w:p w14:paraId="7CA00599">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平方米城市广场、地面停车场硬质铺装；</w:t>
      </w:r>
    </w:p>
    <w:p w14:paraId="18839174">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万元的市政综合工程。</w:t>
      </w:r>
    </w:p>
    <w:p w14:paraId="70352719">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2.3.3</w:t>
      </w:r>
      <w:r>
        <w:rPr>
          <w:rFonts w:hint="eastAsia" w:cs="宋体"/>
          <w:lang w:val="en-US" w:eastAsia="zh-CN"/>
        </w:rPr>
        <w:t xml:space="preserve"> </w:t>
      </w:r>
      <w:r>
        <w:rPr>
          <w:rFonts w:hint="eastAsia" w:ascii="宋体" w:hAnsi="宋体" w:eastAsia="宋体" w:cs="宋体"/>
        </w:rPr>
        <w:t>地基基础工程专业承包</w:t>
      </w:r>
    </w:p>
    <w:p w14:paraId="27E8F937">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米工业、民用建筑工程的地基基础工程；</w:t>
      </w:r>
    </w:p>
    <w:p w14:paraId="0159B4B5">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米构筑物的地基基础工程；</w:t>
      </w:r>
    </w:p>
    <w:p w14:paraId="3DD1B6FF">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□深度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米的刚性桩复合地基处理；</w:t>
      </w:r>
    </w:p>
    <w:p w14:paraId="532F82B9">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□深度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米的其它地基处理工程；</w:t>
      </w:r>
    </w:p>
    <w:p w14:paraId="3CEBC483">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□单桩承受设计荷载</w:t>
      </w:r>
      <w:r>
        <w:rPr>
          <w:rFonts w:hint="eastAsia" w:ascii="宋体" w:hAnsi="宋体" w:eastAsia="宋体" w:cs="宋体"/>
          <w:sz w:val="24"/>
          <w:szCs w:val="24"/>
          <w:u w:val="single"/>
        </w:rPr>
        <w:t xml:space="preserve">   </w:t>
      </w:r>
      <w:r>
        <w:rPr>
          <w:rFonts w:hint="eastAsia" w:ascii="宋体" w:hAnsi="宋体" w:eastAsia="宋体" w:cs="宋体"/>
          <w:sz w:val="24"/>
          <w:szCs w:val="24"/>
        </w:rPr>
        <w:t>千牛的桩基础工程；</w:t>
      </w:r>
    </w:p>
    <w:p w14:paraId="7993F181">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□开挖深度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米的基坑围护工程。</w:t>
      </w:r>
    </w:p>
    <w:p w14:paraId="56B02D55">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2.3.4</w:t>
      </w:r>
      <w:r>
        <w:rPr>
          <w:rFonts w:hint="eastAsia" w:cs="宋体"/>
          <w:lang w:val="en-US" w:eastAsia="zh-CN"/>
        </w:rPr>
        <w:t xml:space="preserve"> </w:t>
      </w:r>
      <w:r>
        <w:rPr>
          <w:rFonts w:hint="eastAsia" w:ascii="宋体" w:hAnsi="宋体" w:eastAsia="宋体" w:cs="宋体"/>
        </w:rPr>
        <w:t>起重设备安装工程专业承包</w:t>
      </w:r>
    </w:p>
    <w:p w14:paraId="05DE1AF4">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cs="宋体"/>
          <w:sz w:val="24"/>
          <w:szCs w:val="24"/>
          <w:lang w:eastAsia="zh-CN"/>
        </w:rPr>
        <w:t>□</w:t>
      </w:r>
      <w:r>
        <w:rPr>
          <w:rFonts w:hint="eastAsia" w:ascii="宋体" w:hAnsi="宋体" w:eastAsia="宋体" w:cs="宋体"/>
          <w:sz w:val="24"/>
          <w:szCs w:val="24"/>
          <w:u w:val="single"/>
        </w:rPr>
        <w:t xml:space="preserve">   </w:t>
      </w:r>
      <w:r>
        <w:rPr>
          <w:rFonts w:hint="eastAsia" w:ascii="宋体" w:hAnsi="宋体" w:eastAsia="宋体" w:cs="宋体"/>
          <w:sz w:val="24"/>
          <w:szCs w:val="24"/>
        </w:rPr>
        <w:t>千牛·米塔式起重机、各类施工升降机和门式起重机的安装与拆卸。</w:t>
      </w:r>
    </w:p>
    <w:p w14:paraId="5A789278">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2.3.5</w:t>
      </w:r>
      <w:r>
        <w:rPr>
          <w:rFonts w:hint="eastAsia" w:cs="宋体"/>
          <w:lang w:val="en-US" w:eastAsia="zh-CN"/>
        </w:rPr>
        <w:t xml:space="preserve"> </w:t>
      </w:r>
      <w:r>
        <w:rPr>
          <w:rFonts w:hint="eastAsia" w:ascii="宋体" w:hAnsi="宋体" w:eastAsia="宋体" w:cs="宋体"/>
        </w:rPr>
        <w:t>预拌混凝土专业承包</w:t>
      </w:r>
    </w:p>
    <w:p w14:paraId="04C2A4F7">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 各种强度等级的混凝土和特种混凝土。</w:t>
      </w:r>
    </w:p>
    <w:p w14:paraId="761B2DB6">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2.3.6</w:t>
      </w:r>
      <w:r>
        <w:rPr>
          <w:rFonts w:hint="eastAsia" w:cs="宋体"/>
          <w:lang w:val="en-US" w:eastAsia="zh-CN"/>
        </w:rPr>
        <w:t xml:space="preserve"> </w:t>
      </w:r>
      <w:r>
        <w:rPr>
          <w:rFonts w:hint="eastAsia" w:ascii="宋体" w:hAnsi="宋体" w:eastAsia="宋体" w:cs="宋体"/>
        </w:rPr>
        <w:t>电子与智能化工程专业</w:t>
      </w:r>
    </w:p>
    <w:p w14:paraId="005E510F">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万元的电子工业制造设备安装工程和电子工业环境工程；</w:t>
      </w:r>
    </w:p>
    <w:p w14:paraId="4BFA2219">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万元的电子系统工程和建筑智能化工程施工；</w:t>
      </w:r>
    </w:p>
    <w:p w14:paraId="6E248F34">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2.3.7</w:t>
      </w:r>
      <w:r>
        <w:rPr>
          <w:rFonts w:hint="eastAsia" w:cs="宋体"/>
          <w:lang w:val="en-US" w:eastAsia="zh-CN"/>
        </w:rPr>
        <w:t xml:space="preserve"> </w:t>
      </w:r>
      <w:r>
        <w:rPr>
          <w:rFonts w:hint="eastAsia" w:ascii="宋体" w:hAnsi="宋体" w:eastAsia="宋体" w:cs="宋体"/>
        </w:rPr>
        <w:t>消防设施工程专业</w:t>
      </w:r>
    </w:p>
    <w:p w14:paraId="43795BC1">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□单体建筑面积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万平方米的下列消防设施工程的施工</w:t>
      </w:r>
    </w:p>
    <w:p w14:paraId="682434BC">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（1）一类高层民用建筑以外的民用建筑；</w:t>
      </w:r>
    </w:p>
    <w:p w14:paraId="01A79D5F">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（2）火灾危险性丙类以下的厂房、仓库、储罐、堆场。</w:t>
      </w:r>
    </w:p>
    <w:p w14:paraId="65387DF7">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□一类高层民用建筑；</w:t>
      </w:r>
    </w:p>
    <w:p w14:paraId="543EED58">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□火灾危险性乙类以上的厂房、仓库、储罐、堆场。</w:t>
      </w:r>
    </w:p>
    <w:p w14:paraId="78DFE3FA">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2.3.8</w:t>
      </w:r>
      <w:r>
        <w:rPr>
          <w:rFonts w:hint="eastAsia" w:cs="宋体"/>
          <w:lang w:val="en-US" w:eastAsia="zh-CN"/>
        </w:rPr>
        <w:t xml:space="preserve"> </w:t>
      </w:r>
      <w:r>
        <w:rPr>
          <w:rFonts w:hint="eastAsia" w:ascii="宋体" w:hAnsi="宋体" w:eastAsia="宋体" w:cs="宋体"/>
        </w:rPr>
        <w:t>防水防腐保温工程</w:t>
      </w:r>
    </w:p>
    <w:p w14:paraId="2E53C0CB">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万元建筑防水工程的施工</w:t>
      </w:r>
      <w:r>
        <w:rPr>
          <w:rFonts w:hint="eastAsia" w:cs="宋体"/>
          <w:sz w:val="24"/>
          <w:szCs w:val="24"/>
          <w:lang w:eastAsia="zh-CN"/>
        </w:rPr>
        <w:t>；</w:t>
      </w:r>
    </w:p>
    <w:p w14:paraId="02EB927B">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万元的各类防腐保温工程。</w:t>
      </w:r>
    </w:p>
    <w:p w14:paraId="5C39AAC7">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ascii="宋体" w:hAnsi="宋体" w:eastAsia="宋体" w:cs="宋体"/>
        </w:rPr>
        <w:t>2.3.9</w:t>
      </w:r>
      <w:r>
        <w:rPr>
          <w:rFonts w:hint="eastAsia" w:cs="宋体"/>
          <w:lang w:val="en-US" w:eastAsia="zh-CN"/>
        </w:rPr>
        <w:t xml:space="preserve"> </w:t>
      </w:r>
      <w:r>
        <w:rPr>
          <w:rFonts w:hint="eastAsia" w:ascii="宋体" w:hAnsi="宋体" w:eastAsia="宋体" w:cs="宋体"/>
        </w:rPr>
        <w:t>钢结构工程专业</w:t>
      </w:r>
    </w:p>
    <w:p w14:paraId="03C2AA33">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□钢结构高度</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米；  </w:t>
      </w:r>
    </w:p>
    <w:p w14:paraId="56EE0B42">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□钢结构单跨跨度</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米； </w:t>
      </w:r>
    </w:p>
    <w:p w14:paraId="0F3C7A6D">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□网壳、网架结构短边边跨跨度</w:t>
      </w:r>
      <w:r>
        <w:rPr>
          <w:rFonts w:hint="eastAsia" w:ascii="宋体" w:hAnsi="宋体" w:eastAsia="宋体" w:cs="宋体"/>
          <w:sz w:val="24"/>
          <w:szCs w:val="24"/>
          <w:u w:val="single"/>
        </w:rPr>
        <w:t xml:space="preserve">     </w:t>
      </w:r>
      <w:r>
        <w:rPr>
          <w:rFonts w:hint="eastAsia" w:ascii="宋体" w:hAnsi="宋体" w:eastAsia="宋体" w:cs="宋体"/>
          <w:sz w:val="24"/>
          <w:szCs w:val="24"/>
        </w:rPr>
        <w:t>米；</w:t>
      </w:r>
    </w:p>
    <w:p w14:paraId="7C0C95F8">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□单体钢结构工程钢结构总重量</w:t>
      </w:r>
      <w:r>
        <w:rPr>
          <w:rFonts w:hint="eastAsia" w:ascii="宋体" w:hAnsi="宋体" w:eastAsia="宋体" w:cs="宋体"/>
          <w:sz w:val="24"/>
          <w:szCs w:val="24"/>
          <w:u w:val="single"/>
        </w:rPr>
        <w:t xml:space="preserve">     </w:t>
      </w:r>
      <w:r>
        <w:rPr>
          <w:rFonts w:hint="eastAsia" w:ascii="宋体" w:hAnsi="宋体" w:eastAsia="宋体" w:cs="宋体"/>
          <w:sz w:val="24"/>
          <w:szCs w:val="24"/>
        </w:rPr>
        <w:t>吨 ；</w:t>
      </w:r>
    </w:p>
    <w:p w14:paraId="37A24BCF">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□单体建筑面积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平方米。 </w:t>
      </w:r>
    </w:p>
    <w:p w14:paraId="7986D11B">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2.3.10</w:t>
      </w:r>
      <w:r>
        <w:rPr>
          <w:rFonts w:hint="eastAsia" w:cs="宋体"/>
          <w:lang w:val="en-US" w:eastAsia="zh-CN"/>
        </w:rPr>
        <w:t xml:space="preserve"> </w:t>
      </w:r>
      <w:r>
        <w:rPr>
          <w:rFonts w:hint="eastAsia" w:ascii="宋体" w:hAnsi="宋体" w:eastAsia="宋体" w:cs="宋体"/>
        </w:rPr>
        <w:t>模板脚手架专业</w:t>
      </w:r>
    </w:p>
    <w:p w14:paraId="046CF17D">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□各类模板、脚手架工程的设计、制作、安装、施工。</w:t>
      </w:r>
    </w:p>
    <w:p w14:paraId="175B0DCA">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2.3.11</w:t>
      </w:r>
      <w:r>
        <w:rPr>
          <w:rFonts w:hint="eastAsia" w:cs="宋体"/>
          <w:lang w:val="en-US" w:eastAsia="zh-CN"/>
        </w:rPr>
        <w:t xml:space="preserve"> </w:t>
      </w:r>
      <w:r>
        <w:rPr>
          <w:rFonts w:hint="eastAsia" w:ascii="宋体" w:hAnsi="宋体" w:eastAsia="宋体" w:cs="宋体"/>
        </w:rPr>
        <w:t>建筑装修装饰工程专业</w:t>
      </w:r>
    </w:p>
    <w:p w14:paraId="222CFB78">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万元的建筑装修装饰工程，以及与装修工程直接配套的其他工程的施工。</w:t>
      </w:r>
    </w:p>
    <w:p w14:paraId="624F8A55">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2.3.12</w:t>
      </w:r>
      <w:r>
        <w:rPr>
          <w:rFonts w:hint="eastAsia" w:cs="宋体"/>
          <w:lang w:val="en-US" w:eastAsia="zh-CN"/>
        </w:rPr>
        <w:t xml:space="preserve"> </w:t>
      </w:r>
      <w:r>
        <w:rPr>
          <w:rFonts w:hint="eastAsia" w:ascii="宋体" w:hAnsi="宋体" w:eastAsia="宋体" w:cs="宋体"/>
        </w:rPr>
        <w:t>建筑机电安装工程专业</w:t>
      </w:r>
    </w:p>
    <w:p w14:paraId="3CB29FF2">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万元的各类建筑工程项目的设备、线路、管道的安装；</w:t>
      </w:r>
    </w:p>
    <w:p w14:paraId="600CCDF1">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千伏变配电站工程；</w:t>
      </w:r>
    </w:p>
    <w:p w14:paraId="28165E8E">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□非标准钢结构件的制作、安装。</w:t>
      </w:r>
    </w:p>
    <w:p w14:paraId="3039673F">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2.3.13</w:t>
      </w:r>
      <w:r>
        <w:rPr>
          <w:rFonts w:hint="eastAsia" w:cs="宋体"/>
          <w:lang w:val="en-US" w:eastAsia="zh-CN"/>
        </w:rPr>
        <w:t xml:space="preserve"> </w:t>
      </w:r>
      <w:r>
        <w:rPr>
          <w:rFonts w:hint="eastAsia" w:ascii="宋体" w:hAnsi="宋体" w:eastAsia="宋体" w:cs="宋体"/>
        </w:rPr>
        <w:t>建筑幕墙工程专业</w:t>
      </w:r>
    </w:p>
    <w:p w14:paraId="0DAA444A">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□单体建筑工程幕墙面积</w:t>
      </w:r>
      <w:r>
        <w:rPr>
          <w:rFonts w:hint="eastAsia" w:ascii="宋体" w:hAnsi="宋体" w:eastAsia="宋体" w:cs="宋体"/>
          <w:sz w:val="24"/>
          <w:szCs w:val="24"/>
          <w:u w:val="single"/>
        </w:rPr>
        <w:t xml:space="preserve">     </w:t>
      </w:r>
      <w:r>
        <w:rPr>
          <w:rFonts w:hint="eastAsia" w:ascii="宋体" w:hAnsi="宋体" w:eastAsia="宋体" w:cs="宋体"/>
          <w:sz w:val="24"/>
          <w:szCs w:val="24"/>
        </w:rPr>
        <w:t>平方米建筑幕墙工程的施工。</w:t>
      </w:r>
    </w:p>
    <w:p w14:paraId="40DE247C">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2.3.14</w:t>
      </w:r>
      <w:r>
        <w:rPr>
          <w:rFonts w:hint="eastAsia" w:cs="宋体"/>
          <w:lang w:val="en-US" w:eastAsia="zh-CN"/>
        </w:rPr>
        <w:t xml:space="preserve"> </w:t>
      </w:r>
      <w:r>
        <w:rPr>
          <w:rFonts w:hint="eastAsia" w:ascii="宋体" w:hAnsi="宋体" w:eastAsia="宋体" w:cs="宋体"/>
        </w:rPr>
        <w:t>古建筑工程专业</w:t>
      </w:r>
    </w:p>
    <w:p w14:paraId="3E26DB30">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平方米的单体仿古建筑工程；</w:t>
      </w:r>
    </w:p>
    <w:p w14:paraId="26F9EAD3">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□国家级</w:t>
      </w:r>
      <w:r>
        <w:rPr>
          <w:rFonts w:hint="eastAsia" w:ascii="宋体" w:hAnsi="宋体" w:eastAsia="宋体" w:cs="宋体"/>
          <w:sz w:val="24"/>
          <w:szCs w:val="24"/>
          <w:u w:val="single"/>
        </w:rPr>
        <w:t xml:space="preserve">     </w:t>
      </w:r>
      <w:r>
        <w:rPr>
          <w:rFonts w:hint="eastAsia" w:ascii="宋体" w:hAnsi="宋体" w:eastAsia="宋体" w:cs="宋体"/>
          <w:sz w:val="24"/>
          <w:szCs w:val="24"/>
        </w:rPr>
        <w:t>平方米重点文物保护单位的古建筑修缮工程的施工。</w:t>
      </w:r>
    </w:p>
    <w:p w14:paraId="22A9FD49">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□省级</w:t>
      </w:r>
      <w:r>
        <w:rPr>
          <w:rFonts w:hint="eastAsia" w:ascii="宋体" w:hAnsi="宋体" w:eastAsia="宋体" w:cs="宋体"/>
          <w:sz w:val="24"/>
          <w:szCs w:val="24"/>
          <w:u w:val="single"/>
        </w:rPr>
        <w:t xml:space="preserve">     </w:t>
      </w:r>
      <w:r>
        <w:rPr>
          <w:rFonts w:hint="eastAsia" w:ascii="宋体" w:hAnsi="宋体" w:eastAsia="宋体" w:cs="宋体"/>
          <w:sz w:val="24"/>
          <w:szCs w:val="24"/>
        </w:rPr>
        <w:t>平方米重点文物保护单位的古建筑修缮工程的施工</w:t>
      </w:r>
    </w:p>
    <w:p w14:paraId="1640CAA8">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2.3.15</w:t>
      </w:r>
      <w:r>
        <w:rPr>
          <w:rFonts w:hint="eastAsia" w:cs="宋体"/>
          <w:lang w:val="en-US" w:eastAsia="zh-CN"/>
        </w:rPr>
        <w:t xml:space="preserve"> </w:t>
      </w:r>
      <w:r>
        <w:rPr>
          <w:rFonts w:hint="eastAsia" w:ascii="宋体" w:hAnsi="宋体" w:eastAsia="宋体" w:cs="宋体"/>
        </w:rPr>
        <w:t>城市及道路照明工程专业</w:t>
      </w:r>
    </w:p>
    <w:p w14:paraId="24791D66">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b/>
          <w:bCs/>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万元的城市与道路照明工程的施工。</w:t>
      </w:r>
    </w:p>
    <w:p w14:paraId="68F9B4E8">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2.3.16</w:t>
      </w:r>
      <w:r>
        <w:rPr>
          <w:rFonts w:hint="eastAsia" w:cs="宋体"/>
          <w:lang w:val="en-US" w:eastAsia="zh-CN"/>
        </w:rPr>
        <w:t xml:space="preserve"> </w:t>
      </w:r>
      <w:r>
        <w:rPr>
          <w:rFonts w:hint="eastAsia" w:ascii="宋体" w:hAnsi="宋体" w:eastAsia="宋体" w:cs="宋体"/>
        </w:rPr>
        <w:t>特种专业工程</w:t>
      </w:r>
    </w:p>
    <w:p w14:paraId="5428D828">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□建筑物纠偏和平移</w:t>
      </w:r>
    </w:p>
    <w:p w14:paraId="3325B5A7">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□结构补强</w:t>
      </w:r>
    </w:p>
    <w:p w14:paraId="64092EB6">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□特殊设备起重吊装</w:t>
      </w:r>
    </w:p>
    <w:p w14:paraId="33AEE1CB">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□特种防雷</w:t>
      </w:r>
    </w:p>
    <w:p w14:paraId="4335DFBE">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□特种专业工程</w:t>
      </w:r>
    </w:p>
    <w:p w14:paraId="3E9C1F48">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2.3.17</w:t>
      </w:r>
      <w:r>
        <w:rPr>
          <w:rFonts w:hint="eastAsia" w:cs="宋体"/>
          <w:lang w:val="en-US" w:eastAsia="zh-CN"/>
        </w:rPr>
        <w:t xml:space="preserve"> </w:t>
      </w:r>
      <w:r>
        <w:rPr>
          <w:rFonts w:hint="eastAsia" w:ascii="宋体" w:hAnsi="宋体" w:eastAsia="宋体" w:cs="宋体"/>
        </w:rPr>
        <w:t>桥梁工程专业</w:t>
      </w:r>
    </w:p>
    <w:p w14:paraId="36D3976A">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□单跨</w:t>
      </w:r>
      <w:r>
        <w:rPr>
          <w:rFonts w:hint="eastAsia" w:ascii="宋体" w:hAnsi="宋体" w:eastAsia="宋体" w:cs="宋体"/>
          <w:sz w:val="24"/>
          <w:szCs w:val="24"/>
          <w:u w:val="single"/>
        </w:rPr>
        <w:t xml:space="preserve">     </w:t>
      </w:r>
      <w:r>
        <w:rPr>
          <w:rFonts w:hint="eastAsia" w:ascii="宋体" w:hAnsi="宋体" w:eastAsia="宋体" w:cs="宋体"/>
          <w:sz w:val="24"/>
          <w:szCs w:val="24"/>
        </w:rPr>
        <w:t>米</w:t>
      </w:r>
    </w:p>
    <w:p w14:paraId="6CC40F78">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□单座桥梁总长</w:t>
      </w:r>
      <w:r>
        <w:rPr>
          <w:rFonts w:hint="eastAsia" w:ascii="宋体" w:hAnsi="宋体" w:eastAsia="宋体" w:cs="宋体"/>
          <w:sz w:val="24"/>
          <w:szCs w:val="24"/>
          <w:u w:val="single"/>
        </w:rPr>
        <w:t xml:space="preserve">     </w:t>
      </w:r>
      <w:r>
        <w:rPr>
          <w:rFonts w:hint="eastAsia" w:ascii="宋体" w:hAnsi="宋体" w:eastAsia="宋体" w:cs="宋体"/>
          <w:sz w:val="24"/>
          <w:szCs w:val="24"/>
        </w:rPr>
        <w:t>米的桥梁工程的施工</w:t>
      </w:r>
    </w:p>
    <w:p w14:paraId="261C0F20">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2.3.18</w:t>
      </w:r>
      <w:r>
        <w:rPr>
          <w:rFonts w:hint="eastAsia" w:cs="宋体"/>
          <w:lang w:val="en-US" w:eastAsia="zh-CN"/>
        </w:rPr>
        <w:t xml:space="preserve"> </w:t>
      </w:r>
      <w:r>
        <w:rPr>
          <w:rFonts w:hint="eastAsia" w:ascii="宋体" w:hAnsi="宋体" w:eastAsia="宋体" w:cs="宋体"/>
        </w:rPr>
        <w:t>隧道工程专业</w:t>
      </w:r>
    </w:p>
    <w:p w14:paraId="71FB45F0">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□断面</w:t>
      </w:r>
      <w:r>
        <w:rPr>
          <w:rFonts w:hint="eastAsia" w:ascii="宋体" w:hAnsi="宋体" w:eastAsia="宋体" w:cs="宋体"/>
          <w:sz w:val="24"/>
          <w:szCs w:val="24"/>
          <w:u w:val="single"/>
        </w:rPr>
        <w:t xml:space="preserve">     </w:t>
      </w:r>
      <w:r>
        <w:rPr>
          <w:rFonts w:hint="eastAsia" w:ascii="宋体" w:hAnsi="宋体" w:eastAsia="宋体" w:cs="宋体"/>
          <w:sz w:val="24"/>
          <w:szCs w:val="24"/>
        </w:rPr>
        <w:t>平方米</w:t>
      </w:r>
    </w:p>
    <w:p w14:paraId="1BD7E096">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□单洞长度</w:t>
      </w:r>
      <w:r>
        <w:rPr>
          <w:rFonts w:hint="eastAsia" w:ascii="宋体" w:hAnsi="宋体" w:eastAsia="宋体" w:cs="宋体"/>
          <w:sz w:val="24"/>
          <w:szCs w:val="24"/>
          <w:u w:val="single"/>
        </w:rPr>
        <w:t xml:space="preserve">     </w:t>
      </w:r>
      <w:r>
        <w:rPr>
          <w:rFonts w:hint="eastAsia" w:ascii="宋体" w:hAnsi="宋体" w:eastAsia="宋体" w:cs="宋体"/>
          <w:sz w:val="24"/>
          <w:szCs w:val="24"/>
        </w:rPr>
        <w:t>米的隧道工程施工</w:t>
      </w:r>
    </w:p>
    <w:p w14:paraId="75E70FFF">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bookmarkStart w:id="40" w:name="_Hlk193097303"/>
      <w:r>
        <w:rPr>
          <w:rFonts w:hint="eastAsia" w:cs="宋体"/>
          <w:sz w:val="24"/>
          <w:szCs w:val="24"/>
          <w:lang w:eastAsia="zh-CN"/>
        </w:rPr>
        <w:t>□</w:t>
      </w:r>
      <w:r>
        <w:rPr>
          <w:rFonts w:hint="eastAsia" w:ascii="宋体" w:hAnsi="宋体" w:eastAsia="宋体" w:cs="宋体"/>
        </w:rPr>
        <w:t>2.3.19</w:t>
      </w:r>
      <w:r>
        <w:rPr>
          <w:rFonts w:hint="eastAsia" w:cs="宋体"/>
          <w:lang w:val="en-US" w:eastAsia="zh-CN"/>
        </w:rPr>
        <w:t xml:space="preserve"> </w:t>
      </w:r>
      <w:r>
        <w:rPr>
          <w:rFonts w:hint="eastAsia" w:ascii="宋体" w:hAnsi="宋体" w:eastAsia="宋体" w:cs="宋体"/>
        </w:rPr>
        <w:t>公路路面工程专业（适用于市政公用工程中单独招标的路面工程）</w:t>
      </w:r>
    </w:p>
    <w:p w14:paraId="67A8CA5D">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级公路路面工程的施工</w:t>
      </w:r>
    </w:p>
    <w:p w14:paraId="2C4E4298">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2.3.20</w:t>
      </w:r>
      <w:r>
        <w:rPr>
          <w:rFonts w:hint="eastAsia" w:cs="宋体"/>
          <w:lang w:val="en-US" w:eastAsia="zh-CN"/>
        </w:rPr>
        <w:t xml:space="preserve"> </w:t>
      </w:r>
      <w:r>
        <w:rPr>
          <w:rFonts w:hint="eastAsia" w:ascii="宋体" w:hAnsi="宋体" w:eastAsia="宋体" w:cs="宋体"/>
        </w:rPr>
        <w:t>公路交通工程专业（适用于市政公用工程中单独招标的交通工程）</w:t>
      </w:r>
    </w:p>
    <w:p w14:paraId="385DF766">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□公路安全设施分项</w:t>
      </w:r>
    </w:p>
    <w:p w14:paraId="38BD9CD7">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级公路标志、标线、护栏、隔离栅、防眩板等公路安全设施工程的施工及安装。</w:t>
      </w:r>
    </w:p>
    <w:p w14:paraId="4464F006">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□公路机电工程分项</w:t>
      </w:r>
    </w:p>
    <w:p w14:paraId="28139EB5">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级公路通信、监控、收费、干线传输系统、移动通信系统、光（电）缆敷设工程、紧急电话系统、交通信息采集系统、信息发布系统、中央控制系统、供配电、照明、智能交通管理等机电系统及配套工程系统的施工及安装；公路桥梁及隧道工程健康监测、通风、通信管道等机电系统及配套设备的施工及安装。</w:t>
      </w:r>
    </w:p>
    <w:bookmarkEnd w:id="40"/>
    <w:p w14:paraId="25F4471D">
      <w:pPr>
        <w:pStyle w:val="4"/>
        <w:keepNext w:val="0"/>
        <w:keepLines w:val="0"/>
        <w:pageBreakBefore w:val="0"/>
        <w:wordWrap/>
        <w:overflowPunct/>
        <w:topLinePunct w:val="0"/>
        <w:bidi w:val="0"/>
        <w:adjustRightInd/>
        <w:spacing w:line="400" w:lineRule="exact"/>
        <w:ind w:left="0" w:leftChars="0" w:firstLine="482" w:firstLineChars="200"/>
        <w:jc w:val="both"/>
        <w:rPr>
          <w:rFonts w:hint="eastAsia" w:ascii="宋体" w:hAnsi="宋体" w:eastAsia="宋体" w:cs="宋体"/>
        </w:rPr>
      </w:pPr>
      <w:r>
        <w:rPr>
          <w:rFonts w:hint="eastAsia" w:cs="宋体"/>
          <w:sz w:val="24"/>
          <w:szCs w:val="24"/>
          <w:lang w:eastAsia="zh-CN"/>
        </w:rPr>
        <w:t>□</w:t>
      </w:r>
      <w:r>
        <w:rPr>
          <w:rFonts w:hint="eastAsia" w:ascii="宋体" w:hAnsi="宋体" w:eastAsia="宋体" w:cs="宋体"/>
        </w:rPr>
        <w:t>2.3.21</w:t>
      </w:r>
      <w:bookmarkStart w:id="41" w:name="_Hlk210135952"/>
      <w:r>
        <w:rPr>
          <w:rFonts w:hint="eastAsia" w:cs="宋体"/>
          <w:lang w:val="en-US" w:eastAsia="zh-CN"/>
        </w:rPr>
        <w:t xml:space="preserve"> </w:t>
      </w:r>
      <w:r>
        <w:rPr>
          <w:rFonts w:hint="eastAsia" w:ascii="宋体" w:hAnsi="宋体" w:eastAsia="宋体" w:cs="宋体"/>
        </w:rPr>
        <w:t>装配式建筑项目</w:t>
      </w:r>
      <w:bookmarkEnd w:id="41"/>
    </w:p>
    <w:p w14:paraId="338D8424">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口</w:t>
      </w:r>
      <w:bookmarkStart w:id="42" w:name="_Hlk193097680"/>
      <w:r>
        <w:rPr>
          <w:rFonts w:hint="eastAsia" w:ascii="宋体" w:hAnsi="宋体" w:eastAsia="宋体" w:cs="宋体"/>
          <w:sz w:val="24"/>
          <w:szCs w:val="24"/>
        </w:rPr>
        <w:t>具备装配式建筑产业基地资格的生产企业</w:t>
      </w:r>
      <w:r>
        <w:rPr>
          <w:rFonts w:hint="eastAsia" w:cs="宋体"/>
          <w:sz w:val="24"/>
          <w:szCs w:val="24"/>
          <w:lang w:eastAsia="zh-CN"/>
        </w:rPr>
        <w:t>（</w:t>
      </w:r>
      <w:r>
        <w:rPr>
          <w:rFonts w:hint="eastAsia" w:ascii="宋体" w:hAnsi="宋体" w:eastAsia="宋体" w:cs="宋体"/>
          <w:sz w:val="24"/>
          <w:szCs w:val="24"/>
        </w:rPr>
        <w:t>以省级及以上建设行政主管部门发布的文件为准，如划分了基地类型的，类型为生产类或综合类</w:t>
      </w:r>
      <w:r>
        <w:rPr>
          <w:rFonts w:hint="eastAsia" w:cs="宋体"/>
          <w:sz w:val="24"/>
          <w:szCs w:val="24"/>
          <w:lang w:eastAsia="zh-CN"/>
        </w:rPr>
        <w:t>）</w:t>
      </w:r>
      <w:r>
        <w:rPr>
          <w:rFonts w:hint="eastAsia" w:ascii="宋体" w:hAnsi="宋体" w:eastAsia="宋体" w:cs="宋体"/>
          <w:sz w:val="24"/>
          <w:szCs w:val="24"/>
        </w:rPr>
        <w:t>。</w:t>
      </w:r>
    </w:p>
    <w:p w14:paraId="2D5FF777">
      <w:pPr>
        <w:keepNext w:val="0"/>
        <w:keepLines w:val="0"/>
        <w:pageBreakBefore w:val="0"/>
        <w:wordWrap/>
        <w:overflowPunct/>
        <w:topLinePunct w:val="0"/>
        <w:autoSpaceDE/>
        <w:autoSpaceDN/>
        <w:bidi w:val="0"/>
        <w:adjustRightInd/>
        <w:snapToGrid w:val="0"/>
        <w:spacing w:after="160" w:line="400" w:lineRule="exact"/>
        <w:ind w:left="0" w:leftChars="0" w:firstLine="482" w:firstLineChars="200"/>
        <w:jc w:val="both"/>
        <w:rPr>
          <w:rFonts w:hint="eastAsia" w:ascii="宋体" w:hAnsi="宋体" w:eastAsia="宋体" w:cs="宋体"/>
          <w:b/>
          <w:bCs/>
          <w:sz w:val="24"/>
          <w:szCs w:val="24"/>
        </w:rPr>
      </w:pPr>
      <w:r>
        <w:rPr>
          <w:rFonts w:hint="eastAsia" w:ascii="宋体" w:hAnsi="宋体" w:eastAsia="宋体" w:cs="宋体"/>
          <w:b/>
          <w:bCs/>
          <w:sz w:val="24"/>
          <w:szCs w:val="24"/>
        </w:rPr>
        <w:t>□施工总承包工程+施工总承包工程：</w:t>
      </w:r>
    </w:p>
    <w:p w14:paraId="4572D8ED">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招标人根据项目情况选择施工总承包资质类别并设置资质或资格组合。</w:t>
      </w:r>
    </w:p>
    <w:p w14:paraId="63632509">
      <w:pPr>
        <w:keepNext w:val="0"/>
        <w:keepLines w:val="0"/>
        <w:pageBreakBefore w:val="0"/>
        <w:wordWrap/>
        <w:overflowPunct/>
        <w:topLinePunct w:val="0"/>
        <w:autoSpaceDE/>
        <w:autoSpaceDN/>
        <w:bidi w:val="0"/>
        <w:adjustRightInd/>
        <w:snapToGrid w:val="0"/>
        <w:spacing w:after="160" w:line="400" w:lineRule="exact"/>
        <w:ind w:left="0" w:leftChars="0" w:firstLine="482" w:firstLineChars="200"/>
        <w:jc w:val="both"/>
        <w:rPr>
          <w:rFonts w:hint="eastAsia" w:ascii="宋体" w:hAnsi="宋体" w:eastAsia="宋体" w:cs="宋体"/>
          <w:b/>
          <w:bCs/>
          <w:sz w:val="24"/>
          <w:szCs w:val="24"/>
        </w:rPr>
      </w:pPr>
      <w:r>
        <w:rPr>
          <w:rFonts w:hint="eastAsia" w:ascii="宋体" w:hAnsi="宋体" w:eastAsia="宋体" w:cs="宋体"/>
          <w:b/>
          <w:bCs/>
          <w:sz w:val="24"/>
          <w:szCs w:val="24"/>
        </w:rPr>
        <w:t>□</w:t>
      </w:r>
      <w:bookmarkEnd w:id="42"/>
      <w:r>
        <w:rPr>
          <w:rFonts w:hint="eastAsia" w:ascii="宋体" w:hAnsi="宋体" w:eastAsia="宋体" w:cs="宋体"/>
          <w:b/>
          <w:bCs/>
          <w:sz w:val="24"/>
          <w:szCs w:val="24"/>
        </w:rPr>
        <w:t>建筑工程施工总承包工程+其他总承包资质序列下的专业工程：</w:t>
      </w:r>
    </w:p>
    <w:p w14:paraId="2ECFC518">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招标人根据项目情况选择施工的专业类别并设置资质或资格组合。</w:t>
      </w:r>
    </w:p>
    <w:p w14:paraId="545AAE20">
      <w:pPr>
        <w:keepNext w:val="0"/>
        <w:keepLines w:val="0"/>
        <w:pageBreakBefore w:val="0"/>
        <w:wordWrap/>
        <w:overflowPunct/>
        <w:topLinePunct w:val="0"/>
        <w:autoSpaceDE/>
        <w:autoSpaceDN/>
        <w:bidi w:val="0"/>
        <w:adjustRightInd/>
        <w:snapToGrid w:val="0"/>
        <w:spacing w:after="160" w:line="400" w:lineRule="exact"/>
        <w:ind w:left="0" w:leftChars="0" w:firstLine="482" w:firstLineChars="200"/>
        <w:jc w:val="both"/>
        <w:rPr>
          <w:rFonts w:hint="eastAsia" w:ascii="宋体" w:hAnsi="宋体" w:eastAsia="宋体" w:cs="宋体"/>
          <w:b/>
          <w:bCs/>
          <w:sz w:val="24"/>
          <w:szCs w:val="24"/>
        </w:rPr>
      </w:pPr>
      <w:r>
        <w:rPr>
          <w:rFonts w:hint="eastAsia" w:ascii="宋体" w:hAnsi="宋体" w:eastAsia="宋体" w:cs="宋体"/>
          <w:b/>
          <w:bCs/>
          <w:sz w:val="24"/>
          <w:szCs w:val="24"/>
        </w:rPr>
        <w:t>□市政公用工程施工总承包工程+其他总承包资质序列下的专业工程：</w:t>
      </w:r>
    </w:p>
    <w:p w14:paraId="3CF98DE2">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招标人根据项目情况选择施工的专业类别并设置资质或资格组合。</w:t>
      </w:r>
    </w:p>
    <w:p w14:paraId="55AD727E">
      <w:pPr>
        <w:keepNext w:val="0"/>
        <w:keepLines w:val="0"/>
        <w:pageBreakBefore w:val="0"/>
        <w:wordWrap/>
        <w:overflowPunct/>
        <w:topLinePunct w:val="0"/>
        <w:autoSpaceDE/>
        <w:autoSpaceDN/>
        <w:bidi w:val="0"/>
        <w:adjustRightInd/>
        <w:snapToGrid w:val="0"/>
        <w:spacing w:after="160" w:line="400" w:lineRule="exact"/>
        <w:ind w:left="0" w:leftChars="0" w:firstLine="482" w:firstLineChars="200"/>
        <w:jc w:val="both"/>
        <w:rPr>
          <w:rFonts w:hint="eastAsia" w:ascii="宋体" w:hAnsi="宋体" w:eastAsia="宋体" w:cs="宋体"/>
          <w:b/>
          <w:bCs/>
          <w:sz w:val="24"/>
          <w:szCs w:val="24"/>
        </w:rPr>
      </w:pPr>
      <w:r>
        <w:rPr>
          <w:rFonts w:hint="eastAsia" w:ascii="宋体" w:hAnsi="宋体" w:eastAsia="宋体" w:cs="宋体"/>
          <w:b/>
          <w:bCs/>
          <w:sz w:val="24"/>
          <w:szCs w:val="24"/>
        </w:rPr>
        <w:t>□专业工程+专业工程：</w:t>
      </w:r>
    </w:p>
    <w:p w14:paraId="12A07917">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招标人根据项目情况选择施工的专业类别并设置资质或资格组合。</w:t>
      </w:r>
    </w:p>
    <w:p w14:paraId="1D7603B0">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b/>
          <w:bCs/>
          <w:sz w:val="24"/>
          <w:szCs w:val="24"/>
        </w:rPr>
      </w:pPr>
      <w:r>
        <w:rPr>
          <w:rFonts w:hint="eastAsia" w:ascii="宋体" w:hAnsi="宋体" w:eastAsia="宋体" w:cs="宋体"/>
          <w:sz w:val="24"/>
          <w:szCs w:val="24"/>
        </w:rPr>
        <w:t>注：</w:t>
      </w:r>
      <w:r>
        <w:rPr>
          <w:rFonts w:hint="eastAsia" w:ascii="宋体" w:hAnsi="宋体" w:eastAsia="宋体" w:cs="宋体"/>
          <w:b/>
          <w:bCs/>
          <w:sz w:val="24"/>
          <w:szCs w:val="24"/>
        </w:rPr>
        <w:t>采用多资质组合招标的工程项目，最多不超过三个（不包括装配式建筑项目要求具备的装配式资格）资质。</w:t>
      </w:r>
    </w:p>
    <w:p w14:paraId="4B50D5AB">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2.4 标段划分：</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w:t>
      </w:r>
    </w:p>
    <w:p w14:paraId="33270D15">
      <w:pPr>
        <w:keepNext w:val="0"/>
        <w:keepLines w:val="0"/>
        <w:pageBreakBefore w:val="0"/>
        <w:kinsoku w:val="0"/>
        <w:wordWrap/>
        <w:overflowPunct/>
        <w:topLinePunct w:val="0"/>
        <w:autoSpaceDE w:val="0"/>
        <w:autoSpaceDN w:val="0"/>
        <w:bidi w:val="0"/>
        <w:adjustRightInd/>
        <w:spacing w:after="160" w:line="400" w:lineRule="exact"/>
        <w:ind w:left="0" w:leftChars="0" w:firstLine="480" w:firstLineChars="200"/>
        <w:jc w:val="both"/>
        <w:textAlignment w:val="baseline"/>
        <w:rPr>
          <w:rFonts w:hint="eastAsia" w:ascii="宋体" w:hAnsi="宋体" w:eastAsia="宋体" w:cs="宋体"/>
          <w:snapToGrid w:val="0"/>
          <w:kern w:val="0"/>
          <w:sz w:val="24"/>
          <w:szCs w:val="24"/>
          <w:highlight w:val="none"/>
        </w:rPr>
      </w:pPr>
      <w:r>
        <w:rPr>
          <w:rFonts w:hint="eastAsia" w:ascii="宋体" w:hAnsi="宋体" w:eastAsia="宋体" w:cs="宋体"/>
          <w:snapToGrid w:val="0"/>
          <w:kern w:val="0"/>
          <w:sz w:val="24"/>
          <w:szCs w:val="24"/>
        </w:rPr>
        <w:t>2.5 工期要求：</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天（日历</w:t>
      </w:r>
      <w:r>
        <w:rPr>
          <w:rFonts w:hint="eastAsia" w:ascii="宋体" w:hAnsi="宋体" w:eastAsia="宋体" w:cs="宋体"/>
          <w:snapToGrid w:val="0"/>
          <w:kern w:val="0"/>
          <w:sz w:val="24"/>
          <w:szCs w:val="24"/>
          <w:highlight w:val="none"/>
        </w:rPr>
        <w:t>日，下同），计划开工日期：</w:t>
      </w:r>
      <w:r>
        <w:rPr>
          <w:rFonts w:hint="eastAsia" w:ascii="宋体" w:hAnsi="宋体" w:eastAsia="宋体" w:cs="宋体"/>
          <w:snapToGrid w:val="0"/>
          <w:kern w:val="0"/>
          <w:sz w:val="24"/>
          <w:szCs w:val="24"/>
          <w:highlight w:val="none"/>
          <w:u w:val="single"/>
        </w:rPr>
        <w:t xml:space="preserve">   </w:t>
      </w:r>
      <w:r>
        <w:rPr>
          <w:rFonts w:hint="eastAsia" w:ascii="宋体" w:hAnsi="宋体" w:eastAsia="宋体" w:cs="宋体"/>
          <w:snapToGrid w:val="0"/>
          <w:kern w:val="0"/>
          <w:sz w:val="24"/>
          <w:szCs w:val="24"/>
          <w:highlight w:val="none"/>
        </w:rPr>
        <w:t>年</w:t>
      </w:r>
      <w:r>
        <w:rPr>
          <w:rFonts w:hint="eastAsia" w:ascii="宋体" w:hAnsi="宋体" w:eastAsia="宋体" w:cs="宋体"/>
          <w:snapToGrid w:val="0"/>
          <w:kern w:val="0"/>
          <w:sz w:val="24"/>
          <w:szCs w:val="24"/>
          <w:highlight w:val="none"/>
          <w:u w:val="single"/>
        </w:rPr>
        <w:t xml:space="preserve">   </w:t>
      </w:r>
      <w:r>
        <w:rPr>
          <w:rFonts w:hint="eastAsia" w:ascii="宋体" w:hAnsi="宋体" w:eastAsia="宋体" w:cs="宋体"/>
          <w:snapToGrid w:val="0"/>
          <w:kern w:val="0"/>
          <w:sz w:val="24"/>
          <w:szCs w:val="24"/>
          <w:highlight w:val="none"/>
        </w:rPr>
        <w:t>月</w:t>
      </w:r>
      <w:r>
        <w:rPr>
          <w:rFonts w:hint="eastAsia" w:ascii="宋体" w:hAnsi="宋体" w:eastAsia="宋体" w:cs="宋体"/>
          <w:snapToGrid w:val="0"/>
          <w:kern w:val="0"/>
          <w:sz w:val="24"/>
          <w:szCs w:val="24"/>
          <w:highlight w:val="none"/>
          <w:u w:val="single"/>
        </w:rPr>
        <w:t xml:space="preserve">  </w:t>
      </w:r>
      <w:r>
        <w:rPr>
          <w:rFonts w:hint="eastAsia" w:ascii="宋体" w:hAnsi="宋体" w:eastAsia="宋体" w:cs="宋体"/>
          <w:snapToGrid w:val="0"/>
          <w:kern w:val="0"/>
          <w:sz w:val="24"/>
          <w:szCs w:val="24"/>
          <w:highlight w:val="none"/>
          <w:u w:val="single"/>
          <w:lang w:val="en-US" w:eastAsia="zh-CN"/>
        </w:rPr>
        <w:t xml:space="preserve"> </w:t>
      </w:r>
      <w:r>
        <w:rPr>
          <w:rFonts w:hint="eastAsia" w:ascii="宋体" w:hAnsi="宋体" w:eastAsia="宋体" w:cs="宋体"/>
          <w:snapToGrid w:val="0"/>
          <w:kern w:val="0"/>
          <w:sz w:val="24"/>
          <w:szCs w:val="24"/>
          <w:highlight w:val="none"/>
        </w:rPr>
        <w:t>日，计划合同完（交、竣）工日期：</w:t>
      </w:r>
      <w:r>
        <w:rPr>
          <w:rFonts w:hint="eastAsia" w:ascii="宋体" w:hAnsi="宋体" w:eastAsia="宋体" w:cs="宋体"/>
          <w:snapToGrid w:val="0"/>
          <w:kern w:val="0"/>
          <w:sz w:val="24"/>
          <w:szCs w:val="24"/>
          <w:highlight w:val="none"/>
          <w:u w:val="single"/>
        </w:rPr>
        <w:t xml:space="preserve">   </w:t>
      </w:r>
      <w:r>
        <w:rPr>
          <w:rFonts w:hint="eastAsia" w:ascii="宋体" w:hAnsi="宋体" w:eastAsia="宋体" w:cs="宋体"/>
          <w:snapToGrid w:val="0"/>
          <w:kern w:val="0"/>
          <w:sz w:val="24"/>
          <w:szCs w:val="24"/>
          <w:highlight w:val="none"/>
        </w:rPr>
        <w:t>年</w:t>
      </w:r>
      <w:r>
        <w:rPr>
          <w:rFonts w:hint="eastAsia" w:ascii="宋体" w:hAnsi="宋体" w:eastAsia="宋体" w:cs="宋体"/>
          <w:snapToGrid w:val="0"/>
          <w:kern w:val="0"/>
          <w:sz w:val="24"/>
          <w:szCs w:val="24"/>
          <w:highlight w:val="none"/>
          <w:u w:val="single"/>
        </w:rPr>
        <w:t xml:space="preserve">   </w:t>
      </w:r>
      <w:r>
        <w:rPr>
          <w:rFonts w:hint="eastAsia" w:ascii="宋体" w:hAnsi="宋体" w:eastAsia="宋体" w:cs="宋体"/>
          <w:snapToGrid w:val="0"/>
          <w:kern w:val="0"/>
          <w:sz w:val="24"/>
          <w:szCs w:val="24"/>
          <w:highlight w:val="none"/>
        </w:rPr>
        <w:t>月</w:t>
      </w:r>
      <w:r>
        <w:rPr>
          <w:rFonts w:hint="eastAsia" w:ascii="宋体" w:hAnsi="宋体" w:eastAsia="宋体" w:cs="宋体"/>
          <w:snapToGrid w:val="0"/>
          <w:kern w:val="0"/>
          <w:sz w:val="24"/>
          <w:szCs w:val="24"/>
          <w:highlight w:val="none"/>
          <w:u w:val="single"/>
        </w:rPr>
        <w:t xml:space="preserve">   </w:t>
      </w:r>
      <w:r>
        <w:rPr>
          <w:rFonts w:hint="eastAsia" w:ascii="宋体" w:hAnsi="宋体" w:eastAsia="宋体" w:cs="宋体"/>
          <w:snapToGrid w:val="0"/>
          <w:kern w:val="0"/>
          <w:sz w:val="24"/>
          <w:szCs w:val="24"/>
          <w:highlight w:val="none"/>
        </w:rPr>
        <w:t>日；</w:t>
      </w:r>
    </w:p>
    <w:p w14:paraId="25126FB0">
      <w:pPr>
        <w:keepNext w:val="0"/>
        <w:keepLines w:val="0"/>
        <w:pageBreakBefore w:val="0"/>
        <w:kinsoku w:val="0"/>
        <w:wordWrap/>
        <w:overflowPunct/>
        <w:topLinePunct w:val="0"/>
        <w:autoSpaceDE w:val="0"/>
        <w:autoSpaceDN w:val="0"/>
        <w:bidi w:val="0"/>
        <w:adjustRightInd/>
        <w:spacing w:after="160" w:line="400" w:lineRule="exact"/>
        <w:ind w:left="0" w:leftChars="0" w:firstLine="480" w:firstLineChars="200"/>
        <w:jc w:val="both"/>
        <w:textAlignment w:val="baseline"/>
        <w:rPr>
          <w:rFonts w:hint="eastAsia" w:ascii="宋体" w:hAnsi="宋体" w:eastAsia="宋体" w:cs="宋体"/>
          <w:snapToGrid w:val="0"/>
          <w:kern w:val="0"/>
          <w:sz w:val="24"/>
          <w:szCs w:val="24"/>
          <w:highlight w:val="none"/>
        </w:rPr>
      </w:pPr>
      <w:r>
        <w:rPr>
          <w:rFonts w:hint="eastAsia" w:ascii="宋体" w:hAnsi="宋体" w:eastAsia="宋体" w:cs="宋体"/>
          <w:snapToGrid w:val="0"/>
          <w:kern w:val="0"/>
          <w:sz w:val="24"/>
          <w:szCs w:val="24"/>
          <w:highlight w:val="none"/>
        </w:rPr>
        <w:t>2.6 质量要求：</w:t>
      </w:r>
      <w:r>
        <w:rPr>
          <w:rFonts w:hint="eastAsia" w:ascii="宋体" w:hAnsi="宋体" w:eastAsia="宋体" w:cs="宋体"/>
          <w:snapToGrid w:val="0"/>
          <w:kern w:val="0"/>
          <w:sz w:val="24"/>
          <w:szCs w:val="24"/>
          <w:highlight w:val="none"/>
          <w:u w:val="single"/>
        </w:rPr>
        <w:t xml:space="preserve">   </w:t>
      </w:r>
      <w:r>
        <w:rPr>
          <w:rFonts w:hint="eastAsia" w:ascii="宋体" w:hAnsi="宋体" w:eastAsia="宋体" w:cs="宋体"/>
          <w:snapToGrid w:val="0"/>
          <w:kern w:val="0"/>
          <w:sz w:val="24"/>
          <w:szCs w:val="24"/>
          <w:highlight w:val="none"/>
        </w:rPr>
        <w:t>；</w:t>
      </w:r>
    </w:p>
    <w:p w14:paraId="4C9D29CB">
      <w:pPr>
        <w:keepNext w:val="0"/>
        <w:keepLines w:val="0"/>
        <w:pageBreakBefore w:val="0"/>
        <w:kinsoku w:val="0"/>
        <w:wordWrap/>
        <w:overflowPunct/>
        <w:topLinePunct w:val="0"/>
        <w:autoSpaceDE w:val="0"/>
        <w:autoSpaceDN w:val="0"/>
        <w:bidi w:val="0"/>
        <w:adjustRightInd/>
        <w:spacing w:after="160" w:line="400" w:lineRule="exact"/>
        <w:ind w:left="0" w:leftChars="0" w:firstLine="480" w:firstLineChars="200"/>
        <w:jc w:val="both"/>
        <w:textAlignment w:val="baseline"/>
        <w:rPr>
          <w:rFonts w:hint="eastAsia" w:ascii="宋体" w:hAnsi="宋体" w:eastAsia="宋体" w:cs="宋体"/>
          <w:sz w:val="24"/>
          <w:szCs w:val="24"/>
        </w:rPr>
      </w:pPr>
      <w:r>
        <w:rPr>
          <w:rFonts w:hint="eastAsia" w:ascii="宋体" w:hAnsi="宋体" w:eastAsia="宋体" w:cs="宋体"/>
          <w:snapToGrid w:val="0"/>
          <w:kern w:val="0"/>
          <w:sz w:val="24"/>
          <w:szCs w:val="24"/>
        </w:rPr>
        <w:t>2.7 其他：</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 xml:space="preserve">。 </w:t>
      </w:r>
    </w:p>
    <w:p w14:paraId="3F688AAA">
      <w:pPr>
        <w:pStyle w:val="182"/>
        <w:keepNext w:val="0"/>
        <w:keepLines w:val="0"/>
        <w:pageBreakBefore w:val="0"/>
        <w:widowControl w:val="0"/>
        <w:numPr>
          <w:ilvl w:val="0"/>
          <w:numId w:val="0"/>
        </w:numPr>
        <w:kinsoku/>
        <w:wordWrap/>
        <w:overflowPunct/>
        <w:topLinePunct w:val="0"/>
        <w:autoSpaceDE w:val="0"/>
        <w:autoSpaceDN w:val="0"/>
        <w:bidi w:val="0"/>
        <w:adjustRightInd/>
        <w:snapToGrid/>
        <w:spacing w:before="0" w:line="400" w:lineRule="exact"/>
        <w:ind w:leftChars="0"/>
        <w:jc w:val="both"/>
        <w:textAlignment w:val="auto"/>
        <w:rPr>
          <w:rFonts w:hint="eastAsia" w:ascii="宋体" w:hAnsi="宋体" w:eastAsia="宋体" w:cs="宋体"/>
          <w:lang w:val="en-US" w:eastAsia="zh-CN"/>
        </w:rPr>
      </w:pPr>
      <w:bookmarkStart w:id="43" w:name="_Toc669"/>
      <w:bookmarkStart w:id="44" w:name="_Toc211498557"/>
      <w:bookmarkStart w:id="45" w:name="_Toc80006070"/>
      <w:bookmarkStart w:id="46" w:name="_Toc9178496"/>
      <w:bookmarkStart w:id="47" w:name="_Toc300677963"/>
      <w:r>
        <w:rPr>
          <w:rFonts w:hint="eastAsia" w:cs="宋体"/>
          <w:lang w:val="en-US" w:eastAsia="zh-CN"/>
        </w:rPr>
        <w:t>3.</w:t>
      </w:r>
      <w:r>
        <w:rPr>
          <w:rFonts w:hint="eastAsia" w:ascii="宋体" w:hAnsi="宋体" w:eastAsia="宋体" w:cs="宋体"/>
          <w:lang w:val="en-US" w:eastAsia="zh-CN"/>
        </w:rPr>
        <w:t>招标范围</w:t>
      </w:r>
      <w:bookmarkEnd w:id="43"/>
      <w:bookmarkEnd w:id="44"/>
    </w:p>
    <w:p w14:paraId="71AC54D0">
      <w:pPr>
        <w:keepNext w:val="0"/>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both"/>
        <w:textAlignment w:val="baseline"/>
        <w:rPr>
          <w:rFonts w:hint="eastAsia" w:ascii="宋体" w:hAnsi="宋体" w:eastAsia="宋体" w:cs="宋体"/>
          <w:sz w:val="24"/>
          <w:szCs w:val="24"/>
          <w:u w:val="single"/>
        </w:rPr>
      </w:pP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（系统从招标项目自动获取）；</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（招标人根据项目情况补充填写）。</w:t>
      </w:r>
    </w:p>
    <w:p w14:paraId="2C64E088">
      <w:pPr>
        <w:pStyle w:val="182"/>
        <w:keepNext w:val="0"/>
        <w:keepLines w:val="0"/>
        <w:pageBreakBefore w:val="0"/>
        <w:widowControl w:val="0"/>
        <w:numPr>
          <w:ilvl w:val="0"/>
          <w:numId w:val="0"/>
        </w:numPr>
        <w:kinsoku/>
        <w:wordWrap/>
        <w:overflowPunct/>
        <w:topLinePunct w:val="0"/>
        <w:autoSpaceDE w:val="0"/>
        <w:autoSpaceDN w:val="0"/>
        <w:bidi w:val="0"/>
        <w:adjustRightInd/>
        <w:snapToGrid/>
        <w:spacing w:before="0" w:line="400" w:lineRule="exact"/>
        <w:ind w:leftChars="0"/>
        <w:jc w:val="both"/>
        <w:textAlignment w:val="auto"/>
        <w:rPr>
          <w:rFonts w:hint="eastAsia" w:ascii="宋体" w:hAnsi="宋体" w:eastAsia="宋体" w:cs="宋体"/>
          <w:lang w:val="en-US" w:eastAsia="zh-CN"/>
        </w:rPr>
      </w:pPr>
      <w:bookmarkStart w:id="48" w:name="_Toc25933"/>
      <w:bookmarkStart w:id="49" w:name="_Toc211498558"/>
      <w:r>
        <w:rPr>
          <w:rFonts w:hint="eastAsia" w:cs="宋体"/>
          <w:lang w:val="en-US" w:eastAsia="zh-CN"/>
        </w:rPr>
        <w:t>4.</w:t>
      </w:r>
      <w:r>
        <w:rPr>
          <w:rFonts w:hint="eastAsia" w:ascii="宋体" w:hAnsi="宋体" w:eastAsia="宋体" w:cs="宋体"/>
          <w:lang w:val="en-US" w:eastAsia="zh-CN"/>
        </w:rPr>
        <w:t>投标人资格要求</w:t>
      </w:r>
      <w:bookmarkEnd w:id="45"/>
      <w:bookmarkEnd w:id="46"/>
      <w:bookmarkEnd w:id="47"/>
      <w:bookmarkEnd w:id="48"/>
      <w:bookmarkEnd w:id="49"/>
    </w:p>
    <w:p w14:paraId="77C79AC6">
      <w:pPr>
        <w:keepNext w:val="0"/>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both"/>
        <w:textAlignment w:val="baseline"/>
        <w:outlineLvl w:val="2"/>
        <w:rPr>
          <w:rFonts w:hint="eastAsia" w:ascii="宋体" w:hAnsi="宋体" w:eastAsia="宋体" w:cs="宋体"/>
          <w:snapToGrid w:val="0"/>
          <w:kern w:val="0"/>
          <w:sz w:val="24"/>
          <w:szCs w:val="24"/>
        </w:rPr>
      </w:pPr>
      <w:bookmarkStart w:id="50" w:name="_Toc4332"/>
      <w:bookmarkStart w:id="51" w:name="_Toc193802611"/>
      <w:bookmarkStart w:id="52" w:name="_Toc193801654"/>
      <w:bookmarkStart w:id="53" w:name="_Toc180"/>
      <w:bookmarkStart w:id="54" w:name="_Toc6753"/>
      <w:bookmarkStart w:id="55" w:name="_Toc211498559"/>
      <w:bookmarkStart w:id="56" w:name="_Toc193802231"/>
      <w:bookmarkStart w:id="57" w:name="_Toc28925"/>
      <w:r>
        <w:rPr>
          <w:rFonts w:hint="eastAsia" w:ascii="宋体" w:hAnsi="宋体" w:eastAsia="宋体" w:cs="宋体"/>
          <w:snapToGrid w:val="0"/>
          <w:kern w:val="0"/>
          <w:sz w:val="24"/>
          <w:szCs w:val="24"/>
        </w:rPr>
        <w:t>4.1 本次招标要求投标人具备以下资格条件：</w:t>
      </w:r>
      <w:bookmarkEnd w:id="50"/>
      <w:bookmarkEnd w:id="51"/>
      <w:bookmarkEnd w:id="52"/>
      <w:bookmarkEnd w:id="53"/>
      <w:bookmarkEnd w:id="54"/>
      <w:bookmarkEnd w:id="55"/>
      <w:bookmarkEnd w:id="56"/>
      <w:bookmarkEnd w:id="57"/>
    </w:p>
    <w:p w14:paraId="700E91C5">
      <w:pPr>
        <w:keepNext w:val="0"/>
        <w:keepLines w:val="0"/>
        <w:pageBreakBefore w:val="0"/>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）具备住房城乡建设主管部门颁发的</w:t>
      </w:r>
      <w:r>
        <w:rPr>
          <w:rFonts w:hint="eastAsia" w:ascii="宋体" w:hAnsi="宋体" w:eastAsia="宋体" w:cs="宋体"/>
          <w:sz w:val="24"/>
          <w:szCs w:val="24"/>
          <w:u w:val="single"/>
        </w:rPr>
        <w:t xml:space="preserve"> </w:t>
      </w:r>
      <w:r>
        <w:rPr>
          <w:rFonts w:hint="eastAsia" w:ascii="宋体" w:hAnsi="宋体" w:eastAsia="宋体" w:cs="宋体"/>
          <w:b/>
          <w:bCs/>
          <w:sz w:val="24"/>
          <w:szCs w:val="24"/>
          <w:u w:val="single"/>
        </w:rPr>
        <w:t xml:space="preserve">由系统根据资质指标牵引项自动匹配的 </w:t>
      </w:r>
      <w:r>
        <w:rPr>
          <w:rFonts w:hint="eastAsia" w:ascii="宋体" w:hAnsi="宋体" w:eastAsia="宋体" w:cs="宋体"/>
          <w:sz w:val="24"/>
          <w:szCs w:val="24"/>
        </w:rPr>
        <w:t>资质</w:t>
      </w:r>
      <w:r>
        <w:rPr>
          <w:rFonts w:hint="eastAsia" w:ascii="宋体" w:hAnsi="宋体" w:eastAsia="宋体" w:cs="宋体"/>
          <w:snapToGrid w:val="0"/>
          <w:kern w:val="0"/>
          <w:sz w:val="24"/>
          <w:szCs w:val="24"/>
        </w:rPr>
        <w:t>且处于有效期</w:t>
      </w:r>
      <w:r>
        <w:rPr>
          <w:rFonts w:hint="eastAsia" w:ascii="宋体" w:hAnsi="宋体" w:eastAsia="宋体" w:cs="宋体"/>
          <w:sz w:val="24"/>
          <w:szCs w:val="24"/>
        </w:rPr>
        <w:t>，</w:t>
      </w:r>
      <w:r>
        <w:rPr>
          <w:rFonts w:hint="eastAsia" w:ascii="宋体" w:hAnsi="宋体" w:eastAsia="宋体" w:cs="宋体"/>
          <w:sz w:val="24"/>
          <w:szCs w:val="24"/>
          <w:u w:val="single"/>
        </w:rPr>
        <w:t>安全生产许可证处于有效期（注：园林绿化工程、土石方工程不作要求</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lang w:val="en-US" w:eastAsia="zh-CN"/>
        </w:rPr>
        <w:t>须提供企业营业执照</w:t>
      </w:r>
      <w:r>
        <w:rPr>
          <w:rFonts w:hint="eastAsia" w:ascii="宋体" w:hAnsi="宋体" w:eastAsia="宋体" w:cs="宋体"/>
          <w:sz w:val="24"/>
          <w:szCs w:val="24"/>
          <w:u w:val="single"/>
        </w:rPr>
        <w:t>）</w:t>
      </w:r>
      <w:r>
        <w:rPr>
          <w:rFonts w:hint="eastAsia" w:ascii="宋体" w:hAnsi="宋体" w:eastAsia="宋体" w:cs="宋体"/>
          <w:sz w:val="24"/>
          <w:szCs w:val="24"/>
        </w:rPr>
        <w:t>。</w:t>
      </w:r>
    </w:p>
    <w:p w14:paraId="6656C7F2">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bookmarkStart w:id="58" w:name="_Hlk193116967"/>
      <w:r>
        <w:rPr>
          <w:rFonts w:hint="eastAsia" w:ascii="宋体" w:hAnsi="宋体" w:eastAsia="宋体" w:cs="宋体"/>
          <w:sz w:val="24"/>
          <w:szCs w:val="24"/>
        </w:rPr>
        <w:t>口具备装配式建筑产业基地资格的生产企业</w:t>
      </w:r>
      <w:r>
        <w:rPr>
          <w:rFonts w:hint="eastAsia" w:cs="宋体"/>
          <w:sz w:val="24"/>
          <w:szCs w:val="24"/>
          <w:lang w:eastAsia="zh-CN"/>
        </w:rPr>
        <w:t>（</w:t>
      </w:r>
      <w:r>
        <w:rPr>
          <w:rFonts w:hint="eastAsia" w:ascii="宋体" w:hAnsi="宋体" w:eastAsia="宋体" w:cs="宋体"/>
          <w:sz w:val="24"/>
          <w:szCs w:val="24"/>
        </w:rPr>
        <w:t>以省级及以上建设行政主管部门发布的文件为准，如划分了基地类型的，类型为生产类或综合类</w:t>
      </w:r>
      <w:r>
        <w:rPr>
          <w:rFonts w:hint="eastAsia" w:cs="宋体"/>
          <w:sz w:val="24"/>
          <w:szCs w:val="24"/>
          <w:lang w:eastAsia="zh-CN"/>
        </w:rPr>
        <w:t>）</w:t>
      </w:r>
      <w:r>
        <w:rPr>
          <w:rFonts w:hint="eastAsia" w:ascii="宋体" w:hAnsi="宋体" w:eastAsia="宋体" w:cs="宋体"/>
          <w:sz w:val="24"/>
          <w:szCs w:val="24"/>
        </w:rPr>
        <w:t>。</w:t>
      </w:r>
    </w:p>
    <w:p w14:paraId="7DB6CA6C">
      <w:pPr>
        <w:keepNext w:val="0"/>
        <w:keepLines w:val="0"/>
        <w:pageBreakBefore w:val="0"/>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highlight w:val="none"/>
          <w:u w:val="single"/>
        </w:rPr>
      </w:pP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rPr>
        <w:sym w:font="Wingdings 2" w:char="00A3"/>
      </w:r>
      <w:r>
        <w:rPr>
          <w:rFonts w:hint="eastAsia" w:ascii="宋体" w:hAnsi="宋体" w:eastAsia="宋体" w:cs="宋体"/>
          <w:sz w:val="24"/>
          <w:szCs w:val="24"/>
        </w:rPr>
        <w:t>拟任</w:t>
      </w:r>
      <w:r>
        <w:rPr>
          <w:rFonts w:hint="eastAsia" w:ascii="宋体" w:hAnsi="宋体" w:eastAsia="宋体" w:cs="宋体"/>
          <w:snapToGrid w:val="0"/>
          <w:kern w:val="0"/>
          <w:sz w:val="24"/>
          <w:szCs w:val="24"/>
        </w:rPr>
        <w:t>项目经理</w:t>
      </w:r>
      <w:r>
        <w:rPr>
          <w:rFonts w:hint="eastAsia" w:ascii="宋体" w:hAnsi="宋体" w:eastAsia="宋体" w:cs="宋体"/>
          <w:sz w:val="24"/>
          <w:szCs w:val="24"/>
        </w:rPr>
        <w:t>资格：具有</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建筑工程 </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公路工程 </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市政公用工程 </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机电工程 </w:t>
      </w:r>
      <w:r>
        <w:rPr>
          <w:rFonts w:hint="eastAsia" w:ascii="宋体" w:hAnsi="宋体" w:eastAsia="宋体" w:cs="宋体"/>
          <w:sz w:val="24"/>
          <w:szCs w:val="24"/>
        </w:rPr>
        <w:t>专业</w:t>
      </w:r>
      <w:r>
        <w:rPr>
          <w:rFonts w:hint="eastAsia" w:ascii="宋体" w:hAnsi="宋体" w:eastAsia="宋体" w:cs="宋体"/>
          <w:sz w:val="24"/>
          <w:szCs w:val="24"/>
          <w:u w:val="single"/>
        </w:rPr>
        <w:t>□壹级□贰</w:t>
      </w:r>
      <w:r>
        <w:rPr>
          <w:rFonts w:hint="eastAsia" w:ascii="宋体" w:hAnsi="宋体" w:eastAsia="宋体" w:cs="宋体"/>
          <w:sz w:val="24"/>
          <w:szCs w:val="24"/>
          <w:highlight w:val="none"/>
          <w:u w:val="single"/>
        </w:rPr>
        <w:t>级及以上 注册建造师执业资格证书</w:t>
      </w:r>
      <w:r>
        <w:rPr>
          <w:rFonts w:hint="eastAsia" w:ascii="宋体" w:hAnsi="宋体" w:eastAsia="宋体" w:cs="宋体"/>
          <w:snapToGrid w:val="0"/>
          <w:kern w:val="0"/>
          <w:sz w:val="24"/>
          <w:szCs w:val="24"/>
          <w:highlight w:val="none"/>
          <w:u w:val="single"/>
        </w:rPr>
        <w:t>以</w:t>
      </w:r>
      <w:r>
        <w:rPr>
          <w:rFonts w:hint="eastAsia" w:ascii="宋体" w:hAnsi="宋体" w:eastAsia="宋体" w:cs="宋体"/>
          <w:sz w:val="24"/>
          <w:szCs w:val="24"/>
          <w:highlight w:val="none"/>
          <w:u w:val="single"/>
        </w:rPr>
        <w:t>及有效的项目负责人安全生产考核合格证书，且</w:t>
      </w:r>
      <w:bookmarkStart w:id="59" w:name="_Hlk193366142"/>
      <w:bookmarkStart w:id="60" w:name="_Hlk193116010"/>
      <w:r>
        <w:rPr>
          <w:rFonts w:hint="eastAsia" w:ascii="宋体" w:hAnsi="宋体" w:eastAsia="宋体" w:cs="宋体"/>
          <w:sz w:val="24"/>
          <w:szCs w:val="24"/>
          <w:highlight w:val="none"/>
          <w:u w:val="single"/>
        </w:rPr>
        <w:t>须</w:t>
      </w:r>
      <w:bookmarkEnd w:id="59"/>
      <w:bookmarkEnd w:id="60"/>
      <w:bookmarkStart w:id="61" w:name="_Hlk193358940"/>
      <w:r>
        <w:rPr>
          <w:rFonts w:hint="eastAsia" w:ascii="宋体" w:hAnsi="宋体" w:eastAsia="宋体" w:cs="宋体"/>
          <w:sz w:val="24"/>
          <w:szCs w:val="24"/>
          <w:highlight w:val="none"/>
          <w:u w:val="single"/>
        </w:rPr>
        <w:t>满足第二章投标人须知前附表第10.</w:t>
      </w:r>
      <w:r>
        <w:rPr>
          <w:rFonts w:hint="eastAsia" w:ascii="宋体" w:hAnsi="宋体" w:eastAsia="宋体" w:cs="宋体"/>
          <w:sz w:val="24"/>
          <w:szCs w:val="24"/>
          <w:highlight w:val="none"/>
          <w:u w:val="single"/>
          <w:lang w:val="en-US" w:eastAsia="zh-CN"/>
        </w:rPr>
        <w:t>5</w:t>
      </w:r>
      <w:r>
        <w:rPr>
          <w:rFonts w:hint="eastAsia" w:ascii="宋体" w:hAnsi="宋体" w:eastAsia="宋体" w:cs="宋体"/>
          <w:sz w:val="24"/>
          <w:szCs w:val="24"/>
          <w:highlight w:val="none"/>
          <w:u w:val="single"/>
        </w:rPr>
        <w:t>款</w:t>
      </w:r>
      <w:bookmarkEnd w:id="61"/>
      <w:r>
        <w:rPr>
          <w:rFonts w:hint="eastAsia" w:ascii="宋体" w:hAnsi="宋体" w:eastAsia="宋体" w:cs="宋体"/>
          <w:sz w:val="24"/>
          <w:szCs w:val="24"/>
          <w:highlight w:val="none"/>
          <w:u w:val="single"/>
        </w:rPr>
        <w:t>要求。</w:t>
      </w:r>
    </w:p>
    <w:p w14:paraId="54D36401">
      <w:pPr>
        <w:keepNext w:val="0"/>
        <w:keepLines w:val="0"/>
        <w:pageBreakBefore w:val="0"/>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u w:val="single"/>
        </w:rPr>
      </w:pPr>
      <w:r>
        <w:rPr>
          <w:rFonts w:hint="eastAsia" w:ascii="宋体" w:hAnsi="宋体" w:eastAsia="宋体" w:cs="宋体"/>
          <w:sz w:val="24"/>
          <w:szCs w:val="24"/>
          <w:highlight w:val="none"/>
        </w:rPr>
        <w:sym w:font="Wingdings 2" w:char="00A3"/>
      </w:r>
      <w:r>
        <w:rPr>
          <w:rFonts w:hint="eastAsia" w:ascii="宋体" w:hAnsi="宋体" w:eastAsia="宋体" w:cs="宋体"/>
          <w:sz w:val="24"/>
          <w:szCs w:val="24"/>
          <w:highlight w:val="none"/>
        </w:rPr>
        <w:t>拟任</w:t>
      </w:r>
      <w:r>
        <w:rPr>
          <w:rFonts w:hint="eastAsia" w:ascii="宋体" w:hAnsi="宋体" w:eastAsia="宋体" w:cs="宋体"/>
          <w:snapToGrid w:val="0"/>
          <w:kern w:val="0"/>
          <w:sz w:val="24"/>
          <w:szCs w:val="24"/>
          <w:highlight w:val="none"/>
        </w:rPr>
        <w:t>项目经理</w:t>
      </w:r>
      <w:r>
        <w:rPr>
          <w:rFonts w:hint="eastAsia" w:ascii="宋体" w:hAnsi="宋体" w:eastAsia="宋体" w:cs="宋体"/>
          <w:sz w:val="24"/>
          <w:szCs w:val="24"/>
          <w:highlight w:val="none"/>
        </w:rPr>
        <w:t>资格：具备市政公用工程专业</w:t>
      </w:r>
      <w:r>
        <w:rPr>
          <w:rFonts w:hint="eastAsia" w:ascii="宋体" w:hAnsi="宋体" w:eastAsia="宋体" w:cs="宋体"/>
          <w:sz w:val="24"/>
          <w:szCs w:val="24"/>
          <w:highlight w:val="none"/>
          <w:u w:val="single"/>
        </w:rPr>
        <w:t>□壹级</w:t>
      </w:r>
      <w:r>
        <w:rPr>
          <w:rFonts w:hint="eastAsia" w:cs="宋体"/>
          <w:sz w:val="24"/>
          <w:szCs w:val="24"/>
          <w:highlight w:val="none"/>
          <w:u w:val="single"/>
          <w:lang w:eastAsia="zh-CN"/>
        </w:rPr>
        <w:t>□</w:t>
      </w:r>
      <w:r>
        <w:rPr>
          <w:rFonts w:hint="eastAsia" w:ascii="宋体" w:hAnsi="宋体" w:eastAsia="宋体" w:cs="宋体"/>
          <w:sz w:val="24"/>
          <w:szCs w:val="24"/>
          <w:highlight w:val="none"/>
          <w:u w:val="single"/>
        </w:rPr>
        <w:t>贰级及以上</w:t>
      </w:r>
      <w:r>
        <w:rPr>
          <w:rFonts w:hint="eastAsia" w:ascii="宋体" w:hAnsi="宋体" w:eastAsia="宋体" w:cs="宋体"/>
          <w:sz w:val="24"/>
          <w:szCs w:val="24"/>
          <w:highlight w:val="none"/>
        </w:rPr>
        <w:t xml:space="preserve"> 注册建造师执业资格证书</w:t>
      </w:r>
      <w:r>
        <w:rPr>
          <w:rFonts w:hint="eastAsia" w:ascii="宋体" w:hAnsi="宋体" w:eastAsia="宋体" w:cs="宋体"/>
          <w:sz w:val="24"/>
          <w:szCs w:val="24"/>
          <w:highlight w:val="none"/>
          <w:u w:val="single"/>
        </w:rPr>
        <w:t>，且须满足第二章投标人须知前附表第10.</w:t>
      </w:r>
      <w:r>
        <w:rPr>
          <w:rFonts w:hint="eastAsia" w:ascii="宋体" w:hAnsi="宋体" w:eastAsia="宋体" w:cs="宋体"/>
          <w:sz w:val="24"/>
          <w:szCs w:val="24"/>
          <w:highlight w:val="none"/>
          <w:u w:val="single"/>
          <w:lang w:val="en-US" w:eastAsia="zh-CN"/>
        </w:rPr>
        <w:t>5</w:t>
      </w:r>
      <w:r>
        <w:rPr>
          <w:rFonts w:hint="eastAsia" w:ascii="宋体" w:hAnsi="宋体" w:eastAsia="宋体" w:cs="宋体"/>
          <w:sz w:val="24"/>
          <w:szCs w:val="24"/>
          <w:highlight w:val="none"/>
          <w:u w:val="single"/>
        </w:rPr>
        <w:t>款要求。（仅适用于园林绿化</w:t>
      </w:r>
      <w:r>
        <w:rPr>
          <w:rFonts w:hint="eastAsia" w:ascii="宋体" w:hAnsi="宋体" w:eastAsia="宋体" w:cs="宋体"/>
          <w:sz w:val="24"/>
          <w:szCs w:val="24"/>
          <w:u w:val="single"/>
        </w:rPr>
        <w:t>项目）</w:t>
      </w:r>
    </w:p>
    <w:bookmarkEnd w:id="58"/>
    <w:p w14:paraId="3EFDA223">
      <w:pPr>
        <w:keepNext w:val="0"/>
        <w:keepLines w:val="0"/>
        <w:pageBreakBefore w:val="0"/>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4.2 本次招标：</w:t>
      </w:r>
    </w:p>
    <w:p w14:paraId="16EDFB0F">
      <w:pPr>
        <w:keepNext w:val="0"/>
        <w:keepLines w:val="0"/>
        <w:pageBreakBefore w:val="0"/>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u w:val="single"/>
        </w:rPr>
      </w:pPr>
      <w:r>
        <w:rPr>
          <w:rFonts w:hint="eastAsia" w:ascii="宋体" w:hAnsi="宋体" w:eastAsia="宋体" w:cs="宋体"/>
          <w:sz w:val="24"/>
          <w:szCs w:val="24"/>
        </w:rPr>
        <w:sym w:font="Wingdings 2" w:char="00A3"/>
      </w:r>
      <w:r>
        <w:rPr>
          <w:rFonts w:hint="eastAsia" w:ascii="宋体" w:hAnsi="宋体" w:eastAsia="宋体" w:cs="宋体"/>
          <w:sz w:val="24"/>
          <w:szCs w:val="24"/>
        </w:rPr>
        <w:t>接受联合体投标，联合体投标的相关要求见投标人须知前附表</w:t>
      </w:r>
    </w:p>
    <w:p w14:paraId="1A521BBB">
      <w:pPr>
        <w:keepNext w:val="0"/>
        <w:keepLines w:val="0"/>
        <w:pageBreakBefore w:val="0"/>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sym w:font="Wingdings 2" w:char="00A3"/>
      </w:r>
      <w:r>
        <w:rPr>
          <w:rFonts w:hint="eastAsia" w:ascii="宋体" w:hAnsi="宋体" w:eastAsia="宋体" w:cs="宋体"/>
          <w:sz w:val="24"/>
          <w:szCs w:val="24"/>
        </w:rPr>
        <w:t>不接受联合体投标</w:t>
      </w:r>
      <w:bookmarkStart w:id="62" w:name="_Toc9178497"/>
      <w:bookmarkStart w:id="63" w:name="_Toc80006071"/>
    </w:p>
    <w:p w14:paraId="25B52AE3">
      <w:pPr>
        <w:keepNext w:val="0"/>
        <w:keepLines w:val="0"/>
        <w:pageBreakBefore w:val="0"/>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4.3 投标人可以就本招标项目上述标段中的</w:t>
      </w:r>
      <w:r>
        <w:rPr>
          <w:rFonts w:hint="eastAsia" w:ascii="宋体" w:hAnsi="宋体" w:eastAsia="宋体" w:cs="宋体"/>
          <w:sz w:val="24"/>
          <w:szCs w:val="24"/>
          <w:u w:val="single"/>
        </w:rPr>
        <w:t xml:space="preserve">   </w:t>
      </w:r>
      <w:r>
        <w:rPr>
          <w:rFonts w:hint="eastAsia" w:ascii="宋体" w:hAnsi="宋体" w:eastAsia="宋体" w:cs="宋体"/>
          <w:sz w:val="24"/>
          <w:szCs w:val="24"/>
        </w:rPr>
        <w:t>（具体数量）</w:t>
      </w:r>
      <w:r>
        <w:rPr>
          <w:rFonts w:hint="eastAsia" w:ascii="宋体" w:hAnsi="宋体" w:eastAsia="宋体" w:cs="宋体"/>
          <w:sz w:val="24"/>
          <w:szCs w:val="24"/>
          <w:u w:val="single"/>
        </w:rPr>
        <w:t xml:space="preserve">   </w:t>
      </w:r>
      <w:r>
        <w:rPr>
          <w:rFonts w:hint="eastAsia" w:ascii="宋体" w:hAnsi="宋体" w:eastAsia="宋体" w:cs="宋体"/>
          <w:sz w:val="24"/>
          <w:szCs w:val="24"/>
        </w:rPr>
        <w:t>个标段投标，但最多允许中标</w:t>
      </w:r>
      <w:r>
        <w:rPr>
          <w:rFonts w:hint="eastAsia" w:ascii="宋体" w:hAnsi="宋体" w:eastAsia="宋体" w:cs="宋体"/>
          <w:sz w:val="24"/>
          <w:szCs w:val="24"/>
          <w:u w:val="none"/>
        </w:rPr>
        <w:t xml:space="preserve">   </w:t>
      </w:r>
      <w:r>
        <w:rPr>
          <w:rFonts w:hint="eastAsia" w:ascii="宋体" w:hAnsi="宋体" w:eastAsia="宋体" w:cs="宋体"/>
          <w:sz w:val="24"/>
          <w:szCs w:val="24"/>
        </w:rPr>
        <w:t>（具体数量） 个标段（适用于分标段的招标项目）。</w:t>
      </w:r>
    </w:p>
    <w:p w14:paraId="78E5C394">
      <w:pPr>
        <w:keepNext w:val="0"/>
        <w:keepLines w:val="0"/>
        <w:pageBreakBefore w:val="0"/>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4.4 落实政府采购政策：详见投标人须知10.15。</w:t>
      </w:r>
    </w:p>
    <w:p w14:paraId="68B34B34">
      <w:pPr>
        <w:keepNext w:val="0"/>
        <w:keepLines w:val="0"/>
        <w:pageBreakBefore w:val="0"/>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其他</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62"/>
    <w:bookmarkEnd w:id="63"/>
    <w:p w14:paraId="55456F83">
      <w:pPr>
        <w:pStyle w:val="182"/>
        <w:keepNext w:val="0"/>
        <w:keepLines w:val="0"/>
        <w:pageBreakBefore w:val="0"/>
        <w:widowControl w:val="0"/>
        <w:kinsoku/>
        <w:wordWrap/>
        <w:overflowPunct/>
        <w:topLinePunct w:val="0"/>
        <w:autoSpaceDE w:val="0"/>
        <w:autoSpaceDN w:val="0"/>
        <w:bidi w:val="0"/>
        <w:adjustRightInd w:val="0"/>
        <w:snapToGrid w:val="0"/>
        <w:spacing w:before="0" w:line="400" w:lineRule="exact"/>
        <w:jc w:val="both"/>
        <w:textAlignment w:val="auto"/>
        <w:rPr>
          <w:rFonts w:hint="eastAsia" w:ascii="宋体" w:hAnsi="宋体" w:eastAsia="宋体" w:cs="宋体"/>
          <w:lang w:val="en-US" w:eastAsia="zh-CN"/>
        </w:rPr>
      </w:pPr>
      <w:bookmarkStart w:id="64" w:name="_Toc300677964"/>
      <w:bookmarkStart w:id="65" w:name="_Toc9178501"/>
      <w:bookmarkStart w:id="66" w:name="_Toc80006073"/>
      <w:bookmarkStart w:id="67" w:name="_Toc28185"/>
      <w:bookmarkStart w:id="68" w:name="_Toc211498560"/>
      <w:r>
        <w:rPr>
          <w:rFonts w:hint="eastAsia" w:ascii="宋体" w:hAnsi="宋体" w:eastAsia="宋体" w:cs="宋体"/>
          <w:lang w:val="en-US" w:eastAsia="zh-CN"/>
        </w:rPr>
        <w:t>5.招标文件的获取</w:t>
      </w:r>
      <w:bookmarkEnd w:id="64"/>
      <w:bookmarkEnd w:id="65"/>
      <w:bookmarkEnd w:id="66"/>
      <w:bookmarkEnd w:id="67"/>
      <w:bookmarkEnd w:id="68"/>
    </w:p>
    <w:p w14:paraId="1678E8C8">
      <w:pPr>
        <w:keepNext w:val="0"/>
        <w:keepLines w:val="0"/>
        <w:pageBreakBefore w:val="0"/>
        <w:widowControl/>
        <w:tabs>
          <w:tab w:val="left" w:pos="360"/>
        </w:tabs>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u w:val="single"/>
        </w:rPr>
      </w:pPr>
      <w:r>
        <w:rPr>
          <w:rFonts w:hint="eastAsia" w:ascii="宋体" w:hAnsi="宋体" w:eastAsia="宋体" w:cs="宋体"/>
          <w:sz w:val="24"/>
          <w:szCs w:val="24"/>
        </w:rPr>
        <w:t>5.1 有投标意愿者，请于</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年</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月</w:t>
      </w:r>
      <w:r>
        <w:rPr>
          <w:rFonts w:hint="eastAsia" w:ascii="宋体" w:hAnsi="宋体" w:eastAsia="宋体" w:cs="宋体"/>
          <w:snapToGrid w:val="0"/>
          <w:kern w:val="0"/>
          <w:sz w:val="24"/>
          <w:szCs w:val="24"/>
          <w:u w:val="single"/>
          <w:lang w:val="en-US" w:eastAsia="zh-CN"/>
        </w:rPr>
        <w:t xml:space="preserve">   </w:t>
      </w:r>
      <w:r>
        <w:rPr>
          <w:rFonts w:hint="eastAsia" w:ascii="宋体" w:hAnsi="宋体" w:eastAsia="宋体" w:cs="宋体"/>
          <w:snapToGrid w:val="0"/>
          <w:kern w:val="0"/>
          <w:sz w:val="24"/>
          <w:szCs w:val="24"/>
        </w:rPr>
        <w:t>日</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时</w:t>
      </w:r>
      <w:r>
        <w:rPr>
          <w:rFonts w:hint="eastAsia" w:ascii="宋体" w:hAnsi="宋体" w:eastAsia="宋体" w:cs="宋体"/>
          <w:sz w:val="24"/>
          <w:szCs w:val="24"/>
        </w:rPr>
        <w:t>起至</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年</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月</w:t>
      </w:r>
      <w:r>
        <w:rPr>
          <w:rFonts w:hint="eastAsia" w:ascii="宋体" w:hAnsi="宋体" w:eastAsia="宋体" w:cs="宋体"/>
          <w:snapToGrid w:val="0"/>
          <w:kern w:val="0"/>
          <w:sz w:val="24"/>
          <w:szCs w:val="24"/>
          <w:u w:val="single"/>
          <w:lang w:val="en-US" w:eastAsia="zh-CN"/>
        </w:rPr>
        <w:t xml:space="preserve">   </w:t>
      </w:r>
      <w:r>
        <w:rPr>
          <w:rFonts w:hint="eastAsia" w:ascii="宋体" w:hAnsi="宋体" w:eastAsia="宋体" w:cs="宋体"/>
          <w:snapToGrid w:val="0"/>
          <w:kern w:val="0"/>
          <w:sz w:val="24"/>
          <w:szCs w:val="24"/>
        </w:rPr>
        <w:t>日</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时止（北京时间，下同）</w:t>
      </w:r>
      <w:r>
        <w:rPr>
          <w:rFonts w:hint="eastAsia" w:ascii="宋体" w:hAnsi="宋体" w:eastAsia="宋体" w:cs="宋体"/>
          <w:sz w:val="24"/>
          <w:szCs w:val="24"/>
        </w:rPr>
        <w:t>在</w:t>
      </w:r>
      <w:r>
        <w:rPr>
          <w:rFonts w:hint="eastAsia" w:ascii="宋体" w:hAnsi="宋体" w:eastAsia="宋体" w:cs="宋体"/>
          <w:sz w:val="24"/>
          <w:szCs w:val="24"/>
          <w:u w:val="single"/>
        </w:rPr>
        <w:t>烟台市公共资源交易网</w:t>
      </w:r>
      <w:r>
        <w:rPr>
          <w:rFonts w:hint="eastAsia" w:ascii="宋体" w:hAnsi="宋体" w:eastAsia="宋体" w:cs="宋体"/>
          <w:sz w:val="24"/>
          <w:szCs w:val="24"/>
        </w:rPr>
        <w:t>下载数据电文形式的招标文件。招标文件包括图纸、工程量清单、最高投标限价、合同条款等。</w:t>
      </w:r>
    </w:p>
    <w:p w14:paraId="348C31F6">
      <w:pPr>
        <w:keepNext w:val="0"/>
        <w:keepLines w:val="0"/>
        <w:pageBreakBefore w:val="0"/>
        <w:widowControl w:val="0"/>
        <w:kinsoku/>
        <w:wordWrap/>
        <w:overflowPunct/>
        <w:topLinePunct w:val="0"/>
        <w:autoSpaceDE/>
        <w:autoSpaceDN/>
        <w:bidi w:val="0"/>
        <w:adjustRightInd/>
        <w:snapToGrid/>
        <w:spacing w:after="160" w:line="400" w:lineRule="exact"/>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5.2 招标人对招标文件、图纸及工程量清单的修改、澄清答疑在</w:t>
      </w:r>
      <w:r>
        <w:rPr>
          <w:rFonts w:hint="eastAsia" w:ascii="宋体" w:hAnsi="宋体" w:eastAsia="宋体" w:cs="宋体"/>
          <w:sz w:val="24"/>
          <w:szCs w:val="24"/>
          <w:u w:val="single"/>
        </w:rPr>
        <w:t>烟台市公共资源交易网</w:t>
      </w:r>
      <w:r>
        <w:rPr>
          <w:rFonts w:hint="eastAsia" w:ascii="宋体" w:hAnsi="宋体" w:eastAsia="宋体" w:cs="宋体"/>
          <w:sz w:val="24"/>
          <w:szCs w:val="24"/>
        </w:rPr>
        <w:t>发布，投标人自行下载。</w:t>
      </w:r>
    </w:p>
    <w:p w14:paraId="6A222452">
      <w:pPr>
        <w:keepNext w:val="0"/>
        <w:keepLines w:val="0"/>
        <w:pageBreakBefore w:val="0"/>
        <w:widowControl w:val="0"/>
        <w:kinsoku/>
        <w:wordWrap/>
        <w:overflowPunct/>
        <w:topLinePunct w:val="0"/>
        <w:autoSpaceDE/>
        <w:autoSpaceDN/>
        <w:bidi w:val="0"/>
        <w:adjustRightInd/>
        <w:snapToGrid/>
        <w:spacing w:after="160" w:line="400" w:lineRule="exact"/>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5.3 潜在投标人或者其他利害关系人</w:t>
      </w:r>
      <w:r>
        <w:rPr>
          <w:rFonts w:hint="eastAsia" w:ascii="宋体" w:hAnsi="宋体" w:eastAsia="宋体" w:cs="宋体"/>
          <w:sz w:val="24"/>
          <w:szCs w:val="24"/>
          <w:lang w:val="en-US" w:eastAsia="zh-CN"/>
        </w:rPr>
        <w:t>对</w:t>
      </w:r>
      <w:r>
        <w:rPr>
          <w:rFonts w:hint="eastAsia" w:ascii="宋体" w:hAnsi="宋体" w:eastAsia="宋体" w:cs="宋体"/>
          <w:sz w:val="24"/>
          <w:szCs w:val="24"/>
        </w:rPr>
        <w:t>招标文件有异议的，应当在投标截止时间10日前提出。</w:t>
      </w:r>
    </w:p>
    <w:p w14:paraId="3DD7AC23">
      <w:pPr>
        <w:pStyle w:val="182"/>
        <w:keepNext w:val="0"/>
        <w:keepLines w:val="0"/>
        <w:pageBreakBefore w:val="0"/>
        <w:widowControl w:val="0"/>
        <w:kinsoku/>
        <w:wordWrap/>
        <w:overflowPunct/>
        <w:topLinePunct w:val="0"/>
        <w:autoSpaceDE w:val="0"/>
        <w:autoSpaceDN w:val="0"/>
        <w:bidi w:val="0"/>
        <w:adjustRightInd/>
        <w:snapToGrid/>
        <w:spacing w:before="0" w:after="160" w:line="400" w:lineRule="exact"/>
        <w:jc w:val="both"/>
        <w:textAlignment w:val="auto"/>
        <w:rPr>
          <w:rFonts w:hint="eastAsia" w:ascii="宋体" w:hAnsi="宋体" w:eastAsia="宋体" w:cs="宋体"/>
          <w:lang w:val="en-US" w:eastAsia="zh-CN"/>
        </w:rPr>
      </w:pPr>
      <w:bookmarkStart w:id="69" w:name="_Toc80006074"/>
      <w:bookmarkStart w:id="70" w:name="_Toc4557"/>
      <w:bookmarkStart w:id="71" w:name="_Toc9178502"/>
      <w:bookmarkStart w:id="72" w:name="_Toc300677966"/>
      <w:bookmarkStart w:id="73" w:name="_Toc211498561"/>
      <w:r>
        <w:rPr>
          <w:rFonts w:hint="eastAsia" w:ascii="宋体" w:hAnsi="宋体" w:eastAsia="宋体" w:cs="宋体"/>
          <w:lang w:val="en-US" w:eastAsia="zh-CN"/>
        </w:rPr>
        <w:t>6.投标文件的递交</w:t>
      </w:r>
      <w:bookmarkEnd w:id="69"/>
      <w:bookmarkEnd w:id="70"/>
      <w:bookmarkEnd w:id="71"/>
      <w:bookmarkEnd w:id="72"/>
      <w:bookmarkEnd w:id="73"/>
    </w:p>
    <w:p w14:paraId="066B45DF">
      <w:pPr>
        <w:keepNext w:val="0"/>
        <w:keepLines w:val="0"/>
        <w:pageBreakBefore w:val="0"/>
        <w:widowControl/>
        <w:tabs>
          <w:tab w:val="left" w:pos="360"/>
        </w:tabs>
        <w:kinsoku/>
        <w:wordWrap w:val="0"/>
        <w:overflowPunct/>
        <w:topLinePunct w:val="0"/>
        <w:autoSpaceDE w:val="0"/>
        <w:autoSpaceDN w:val="0"/>
        <w:bidi w:val="0"/>
        <w:adjustRightInd/>
        <w:snapToGrid/>
        <w:spacing w:after="160" w:line="400" w:lineRule="exact"/>
        <w:ind w:left="0" w:leftChars="0" w:firstLine="480" w:firstLineChars="200"/>
        <w:jc w:val="both"/>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6.1 </w:t>
      </w:r>
      <w:r>
        <w:rPr>
          <w:rFonts w:hint="eastAsia" w:ascii="宋体" w:hAnsi="宋体" w:eastAsia="宋体" w:cs="宋体"/>
          <w:snapToGrid w:val="0"/>
          <w:kern w:val="0"/>
          <w:sz w:val="24"/>
          <w:szCs w:val="24"/>
        </w:rPr>
        <w:t>电子投标文件递交的截止时间</w:t>
      </w:r>
      <w:r>
        <w:rPr>
          <w:rFonts w:hint="eastAsia" w:ascii="宋体" w:hAnsi="宋体" w:eastAsia="宋体" w:cs="宋体"/>
          <w:snapToGrid w:val="0"/>
          <w:kern w:val="0"/>
          <w:sz w:val="24"/>
          <w:szCs w:val="24"/>
          <w:lang w:eastAsia="zh-CN"/>
        </w:rPr>
        <w:t>（</w:t>
      </w:r>
      <w:r>
        <w:rPr>
          <w:rFonts w:hint="eastAsia" w:ascii="宋体" w:hAnsi="宋体" w:eastAsia="宋体" w:cs="宋体"/>
          <w:snapToGrid w:val="0"/>
          <w:kern w:val="0"/>
          <w:sz w:val="24"/>
          <w:szCs w:val="24"/>
        </w:rPr>
        <w:t>投标截止时间，下同</w:t>
      </w:r>
      <w:r>
        <w:rPr>
          <w:rFonts w:hint="eastAsia" w:ascii="宋体" w:hAnsi="宋体" w:eastAsia="宋体" w:cs="宋体"/>
          <w:snapToGrid w:val="0"/>
          <w:kern w:val="0"/>
          <w:sz w:val="24"/>
          <w:szCs w:val="24"/>
          <w:lang w:eastAsia="zh-CN"/>
        </w:rPr>
        <w:t>）</w:t>
      </w:r>
      <w:r>
        <w:rPr>
          <w:rFonts w:hint="eastAsia" w:ascii="宋体" w:hAnsi="宋体" w:eastAsia="宋体" w:cs="宋体"/>
          <w:snapToGrid w:val="0"/>
          <w:kern w:val="0"/>
          <w:sz w:val="24"/>
          <w:szCs w:val="24"/>
        </w:rPr>
        <w:t>及开标时间为</w:t>
      </w:r>
      <w:r>
        <w:rPr>
          <w:rFonts w:hint="eastAsia" w:ascii="宋体" w:hAnsi="宋体" w:eastAsia="宋体" w:cs="宋体"/>
          <w:snapToGrid w:val="0"/>
          <w:kern w:val="0"/>
          <w:sz w:val="24"/>
          <w:szCs w:val="24"/>
          <w:u w:val="single"/>
          <w:lang w:val="en-US" w:eastAsia="zh-CN"/>
        </w:rPr>
        <w:t xml:space="preserve"> </w:t>
      </w:r>
      <w:r>
        <w:rPr>
          <w:rFonts w:hint="eastAsia" w:ascii="宋体" w:hAnsi="宋体" w:eastAsia="宋体" w:cs="宋体"/>
          <w:b w:val="0"/>
          <w:bCs w:val="0"/>
          <w:u w:val="single"/>
          <w:lang w:val="en-US" w:eastAsia="zh-CN"/>
        </w:rPr>
        <w:t xml:space="preserve">   </w:t>
      </w:r>
      <w:r>
        <w:rPr>
          <w:rFonts w:hint="eastAsia" w:ascii="宋体" w:hAnsi="宋体" w:eastAsia="宋体" w:cs="宋体"/>
          <w:snapToGrid w:val="0"/>
          <w:kern w:val="0"/>
          <w:sz w:val="24"/>
          <w:szCs w:val="24"/>
        </w:rPr>
        <w:t>年</w:t>
      </w:r>
      <w:r>
        <w:rPr>
          <w:rFonts w:hint="eastAsia" w:ascii="宋体" w:hAnsi="宋体" w:eastAsia="宋体" w:cs="宋体"/>
          <w:snapToGrid w:val="0"/>
          <w:kern w:val="0"/>
          <w:sz w:val="24"/>
          <w:szCs w:val="24"/>
          <w:u w:val="single"/>
          <w:lang w:val="en-US" w:eastAsia="zh-CN"/>
        </w:rPr>
        <w:t xml:space="preserve">  </w:t>
      </w:r>
      <w:r>
        <w:rPr>
          <w:rFonts w:hint="eastAsia" w:ascii="宋体" w:hAnsi="宋体" w:eastAsia="宋体" w:cs="宋体"/>
          <w:b w:val="0"/>
          <w:bCs w:val="0"/>
          <w:color w:val="auto"/>
          <w:u w:val="single"/>
          <w:lang w:val="en-US" w:eastAsia="zh-CN"/>
        </w:rPr>
        <w:t xml:space="preserve"> </w:t>
      </w:r>
      <w:r>
        <w:rPr>
          <w:rFonts w:hint="eastAsia" w:ascii="宋体" w:hAnsi="宋体" w:eastAsia="宋体" w:cs="宋体"/>
          <w:snapToGrid w:val="0"/>
          <w:kern w:val="0"/>
          <w:sz w:val="24"/>
          <w:szCs w:val="24"/>
        </w:rPr>
        <w:t>月</w:t>
      </w:r>
      <w:r>
        <w:rPr>
          <w:rFonts w:hint="eastAsia" w:ascii="宋体" w:hAnsi="宋体" w:eastAsia="宋体" w:cs="宋体"/>
          <w:b w:val="0"/>
          <w:bCs w:val="0"/>
          <w:u w:val="single"/>
          <w:lang w:eastAsia="zh-CN"/>
        </w:rPr>
        <w:t xml:space="preserve">  </w:t>
      </w:r>
      <w:r>
        <w:rPr>
          <w:rFonts w:hint="eastAsia" w:ascii="宋体" w:hAnsi="宋体" w:cs="宋体"/>
          <w:b w:val="0"/>
          <w:bCs w:val="0"/>
          <w:u w:val="single"/>
          <w:lang w:val="en-US" w:eastAsia="zh-CN"/>
        </w:rPr>
        <w:t xml:space="preserve"> </w:t>
      </w:r>
      <w:r>
        <w:rPr>
          <w:rFonts w:hint="eastAsia" w:ascii="宋体" w:hAnsi="宋体" w:eastAsia="宋体" w:cs="宋体"/>
          <w:snapToGrid w:val="0"/>
          <w:kern w:val="0"/>
          <w:sz w:val="24"/>
          <w:szCs w:val="24"/>
        </w:rPr>
        <w:t>日</w:t>
      </w:r>
      <w:r>
        <w:rPr>
          <w:rFonts w:hint="eastAsia" w:ascii="宋体" w:hAnsi="宋体" w:eastAsia="宋体" w:cs="宋体"/>
          <w:b w:val="0"/>
          <w:bCs w:val="0"/>
          <w:u w:val="single"/>
          <w:lang w:eastAsia="zh-CN"/>
        </w:rPr>
        <w:t xml:space="preserve">  </w:t>
      </w:r>
      <w:r>
        <w:rPr>
          <w:rFonts w:hint="eastAsia" w:ascii="宋体" w:hAnsi="宋体" w:cs="宋体"/>
          <w:b w:val="0"/>
          <w:bCs w:val="0"/>
          <w:u w:val="single"/>
          <w:lang w:val="en-US" w:eastAsia="zh-CN"/>
        </w:rPr>
        <w:t xml:space="preserve"> </w:t>
      </w:r>
      <w:r>
        <w:rPr>
          <w:rFonts w:hint="eastAsia" w:ascii="宋体" w:hAnsi="宋体" w:eastAsia="宋体" w:cs="宋体"/>
          <w:snapToGrid w:val="0"/>
          <w:kern w:val="0"/>
          <w:sz w:val="24"/>
          <w:szCs w:val="24"/>
        </w:rPr>
        <w:t>时</w:t>
      </w:r>
      <w:r>
        <w:rPr>
          <w:rFonts w:hint="eastAsia" w:ascii="宋体" w:hAnsi="宋体" w:eastAsia="宋体" w:cs="宋体"/>
          <w:b w:val="0"/>
          <w:bCs w:val="0"/>
          <w:u w:val="single"/>
          <w:lang w:eastAsia="zh-CN"/>
        </w:rPr>
        <w:t xml:space="preserve">  </w:t>
      </w:r>
      <w:r>
        <w:rPr>
          <w:rFonts w:hint="eastAsia" w:ascii="宋体" w:hAnsi="宋体" w:cs="宋体"/>
          <w:b w:val="0"/>
          <w:bCs w:val="0"/>
          <w:u w:val="single"/>
          <w:lang w:val="en-US" w:eastAsia="zh-CN"/>
        </w:rPr>
        <w:t xml:space="preserve"> </w:t>
      </w:r>
      <w:r>
        <w:rPr>
          <w:rFonts w:hint="eastAsia" w:ascii="宋体" w:hAnsi="宋体" w:eastAsia="宋体" w:cs="宋体"/>
          <w:snapToGrid w:val="0"/>
          <w:kern w:val="0"/>
          <w:sz w:val="24"/>
          <w:szCs w:val="24"/>
        </w:rPr>
        <w:t>分。请投标人登录</w:t>
      </w:r>
      <w:r>
        <w:rPr>
          <w:rFonts w:hint="eastAsia" w:ascii="宋体" w:hAnsi="宋体" w:eastAsia="宋体" w:cs="宋体"/>
          <w:snapToGrid w:val="0"/>
          <w:kern w:val="0"/>
          <w:sz w:val="24"/>
          <w:szCs w:val="24"/>
          <w:lang w:eastAsia="zh-CN"/>
        </w:rPr>
        <w:t xml:space="preserve"> 烟台市公共资源交易网</w:t>
      </w:r>
      <w:r>
        <w:rPr>
          <w:rFonts w:hint="eastAsia" w:ascii="宋体" w:hAnsi="宋体" w:eastAsia="宋体" w:cs="宋体"/>
          <w:snapToGrid w:val="0"/>
          <w:kern w:val="0"/>
          <w:sz w:val="24"/>
          <w:szCs w:val="24"/>
        </w:rPr>
        <w:t>下载电子投标文件制作工具编制投标文件，投标人应在投标截止时间前通过</w:t>
      </w:r>
      <w:r>
        <w:rPr>
          <w:rFonts w:hint="eastAsia" w:ascii="宋体" w:hAnsi="宋体" w:eastAsia="宋体" w:cs="宋体"/>
          <w:snapToGrid w:val="0"/>
          <w:kern w:val="0"/>
          <w:sz w:val="24"/>
          <w:szCs w:val="24"/>
          <w:lang w:eastAsia="zh-CN"/>
        </w:rPr>
        <w:t>烟台市公共资源交易网</w:t>
      </w:r>
      <w:r>
        <w:rPr>
          <w:rFonts w:hint="eastAsia" w:ascii="宋体" w:hAnsi="宋体" w:eastAsia="宋体" w:cs="宋体"/>
          <w:snapToGrid w:val="0"/>
          <w:kern w:val="0"/>
          <w:sz w:val="24"/>
          <w:szCs w:val="24"/>
        </w:rPr>
        <w:t>递交数据电文形式的投标文件。逾期递交的投标文件，电子招标投标交易平台予以拒收。</w:t>
      </w:r>
    </w:p>
    <w:p w14:paraId="76EEA62D">
      <w:pPr>
        <w:keepNext w:val="0"/>
        <w:keepLines w:val="0"/>
        <w:pageBreakBefore w:val="0"/>
        <w:widowControl/>
        <w:tabs>
          <w:tab w:val="left" w:pos="360"/>
        </w:tabs>
        <w:kinsoku w:val="0"/>
        <w:wordWrap/>
        <w:overflowPunct/>
        <w:topLinePunct w:val="0"/>
        <w:autoSpaceDE w:val="0"/>
        <w:autoSpaceDN w:val="0"/>
        <w:bidi w:val="0"/>
        <w:adjustRightInd/>
        <w:spacing w:after="160" w:line="400" w:lineRule="exact"/>
        <w:ind w:left="0" w:leftChars="0" w:firstLine="480" w:firstLineChars="200"/>
        <w:jc w:val="both"/>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6.2 </w:t>
      </w:r>
      <w:r>
        <w:rPr>
          <w:rFonts w:hint="eastAsia" w:ascii="宋体" w:hAnsi="宋体" w:eastAsia="宋体" w:cs="宋体"/>
          <w:kern w:val="2"/>
          <w:sz w:val="24"/>
          <w:szCs w:val="24"/>
          <w:highlight w:val="none"/>
        </w:rPr>
        <w:t>投标人须于投标截止时间前一小时进行网上签到</w:t>
      </w:r>
      <w:r>
        <w:rPr>
          <w:rFonts w:hint="eastAsia" w:ascii="宋体" w:hAnsi="宋体" w:eastAsia="宋体" w:cs="宋体"/>
          <w:kern w:val="2"/>
          <w:sz w:val="24"/>
          <w:szCs w:val="24"/>
          <w:highlight w:val="none"/>
          <w:lang w:eastAsia="zh-CN"/>
        </w:rPr>
        <w:t>。</w:t>
      </w:r>
      <w:r>
        <w:rPr>
          <w:rFonts w:hint="eastAsia" w:ascii="宋体" w:hAnsi="宋体" w:eastAsia="宋体" w:cs="宋体"/>
          <w:snapToGrid w:val="0"/>
          <w:kern w:val="0"/>
          <w:sz w:val="24"/>
          <w:szCs w:val="24"/>
        </w:rPr>
        <w:t>电子投标文件的解密截止时间为</w:t>
      </w:r>
      <w:r>
        <w:rPr>
          <w:rFonts w:hint="eastAsia" w:ascii="宋体" w:hAnsi="宋体" w:eastAsia="宋体" w:cs="宋体"/>
          <w:snapToGrid w:val="0"/>
          <w:kern w:val="0"/>
          <w:sz w:val="24"/>
          <w:szCs w:val="24"/>
          <w:lang w:val="en-US" w:eastAsia="zh-CN"/>
        </w:rPr>
        <w:t>招标人或招标代理机构发起启动投标文件解密后</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u w:val="single"/>
          <w:lang w:val="en-US" w:eastAsia="zh-CN"/>
        </w:rPr>
        <w:t>30</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分钟。请投标人确保投标文件如期解密。在开标现场解密的，请投标人自备解密电脑和网络。</w:t>
      </w:r>
    </w:p>
    <w:p w14:paraId="19599BC0">
      <w:pPr>
        <w:pStyle w:val="182"/>
        <w:keepNext w:val="0"/>
        <w:keepLines w:val="0"/>
        <w:pageBreakBefore w:val="0"/>
        <w:widowControl w:val="0"/>
        <w:kinsoku/>
        <w:wordWrap/>
        <w:overflowPunct/>
        <w:topLinePunct w:val="0"/>
        <w:autoSpaceDE w:val="0"/>
        <w:autoSpaceDN w:val="0"/>
        <w:bidi w:val="0"/>
        <w:adjustRightInd/>
        <w:snapToGrid/>
        <w:spacing w:before="0" w:after="160" w:line="400" w:lineRule="exact"/>
        <w:jc w:val="both"/>
        <w:textAlignment w:val="auto"/>
        <w:rPr>
          <w:rFonts w:hint="eastAsia" w:ascii="宋体" w:hAnsi="宋体" w:eastAsia="宋体" w:cs="宋体"/>
          <w:lang w:val="en-US" w:eastAsia="zh-CN"/>
        </w:rPr>
      </w:pPr>
      <w:bookmarkStart w:id="74" w:name="_Toc211498562"/>
      <w:bookmarkStart w:id="75" w:name="_Toc14929"/>
      <w:bookmarkStart w:id="76" w:name="_Toc9178503"/>
      <w:bookmarkStart w:id="77" w:name="_Toc80006075"/>
      <w:bookmarkStart w:id="78" w:name="_Toc300677969"/>
      <w:r>
        <w:rPr>
          <w:rFonts w:hint="eastAsia" w:cs="宋体"/>
          <w:lang w:val="en-US" w:eastAsia="zh-CN"/>
        </w:rPr>
        <w:t>7.</w:t>
      </w:r>
      <w:r>
        <w:rPr>
          <w:rFonts w:hint="eastAsia" w:ascii="宋体" w:hAnsi="宋体" w:eastAsia="宋体" w:cs="宋体"/>
          <w:lang w:val="en-US" w:eastAsia="zh-CN"/>
        </w:rPr>
        <w:t>资格审查</w:t>
      </w:r>
      <w:bookmarkEnd w:id="74"/>
      <w:bookmarkEnd w:id="75"/>
    </w:p>
    <w:p w14:paraId="27EAE2F3">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lang w:val="en-US" w:eastAsia="zh-CN"/>
        </w:rPr>
      </w:pPr>
      <w:bookmarkStart w:id="79" w:name="_Toc211498563"/>
      <w:bookmarkStart w:id="80" w:name="_Toc193802235"/>
      <w:bookmarkStart w:id="81" w:name="_Toc15356"/>
      <w:bookmarkStart w:id="82" w:name="_Toc193802615"/>
      <w:bookmarkStart w:id="83" w:name="_Toc193801658"/>
      <w:r>
        <w:rPr>
          <w:rFonts w:hint="eastAsia" w:ascii="宋体" w:hAnsi="宋体" w:eastAsia="宋体" w:cs="宋体"/>
          <w:sz w:val="24"/>
          <w:szCs w:val="24"/>
          <w:lang w:val="en-US" w:eastAsia="zh-CN"/>
        </w:rPr>
        <w:t>采用资格后审方式</w:t>
      </w:r>
      <w:bookmarkEnd w:id="79"/>
      <w:bookmarkEnd w:id="80"/>
      <w:bookmarkEnd w:id="81"/>
      <w:bookmarkEnd w:id="82"/>
      <w:bookmarkEnd w:id="83"/>
    </w:p>
    <w:p w14:paraId="6BF53252">
      <w:pPr>
        <w:pStyle w:val="182"/>
        <w:keepNext w:val="0"/>
        <w:keepLines w:val="0"/>
        <w:pageBreakBefore w:val="0"/>
        <w:widowControl w:val="0"/>
        <w:numPr>
          <w:ilvl w:val="0"/>
          <w:numId w:val="0"/>
        </w:numPr>
        <w:kinsoku/>
        <w:wordWrap/>
        <w:overflowPunct/>
        <w:topLinePunct w:val="0"/>
        <w:autoSpaceDE w:val="0"/>
        <w:autoSpaceDN w:val="0"/>
        <w:bidi w:val="0"/>
        <w:adjustRightInd/>
        <w:snapToGrid/>
        <w:spacing w:before="0" w:after="160" w:line="400" w:lineRule="exact"/>
        <w:jc w:val="both"/>
        <w:textAlignment w:val="auto"/>
        <w:rPr>
          <w:rFonts w:hint="eastAsia" w:ascii="宋体" w:hAnsi="宋体" w:eastAsia="宋体" w:cs="宋体"/>
          <w:lang w:val="en-US" w:eastAsia="zh-CN"/>
        </w:rPr>
      </w:pPr>
      <w:bookmarkStart w:id="84" w:name="_Toc211498564"/>
      <w:bookmarkStart w:id="85" w:name="_Toc23574"/>
      <w:r>
        <w:rPr>
          <w:rFonts w:hint="eastAsia" w:cs="宋体"/>
          <w:lang w:val="en-US" w:eastAsia="zh-CN"/>
        </w:rPr>
        <w:t>8.</w:t>
      </w:r>
      <w:r>
        <w:rPr>
          <w:rFonts w:hint="eastAsia" w:ascii="宋体" w:hAnsi="宋体" w:eastAsia="宋体" w:cs="宋体"/>
          <w:lang w:val="en-US" w:eastAsia="zh-CN"/>
        </w:rPr>
        <w:t>评标办法</w:t>
      </w:r>
      <w:bookmarkStart w:id="86" w:name="_Hlk210228558"/>
      <w:r>
        <w:rPr>
          <w:rFonts w:hint="eastAsia" w:ascii="宋体" w:hAnsi="宋体" w:eastAsia="宋体" w:cs="宋体"/>
          <w:lang w:val="en-US" w:eastAsia="zh-CN"/>
        </w:rPr>
        <w:t>及确定中标人方式</w:t>
      </w:r>
      <w:bookmarkEnd w:id="84"/>
      <w:bookmarkEnd w:id="85"/>
      <w:bookmarkEnd w:id="86"/>
    </w:p>
    <w:p w14:paraId="42946EC5">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8.1评标方法</w:t>
      </w:r>
    </w:p>
    <w:p w14:paraId="78B2A7FA">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t>本招标项目采用：</w:t>
      </w:r>
      <w:r>
        <w:rPr>
          <w:rFonts w:hint="eastAsia" w:ascii="宋体" w:hAnsi="宋体" w:eastAsia="宋体" w:cs="宋体"/>
          <w:sz w:val="24"/>
          <w:szCs w:val="24"/>
        </w:rPr>
        <w:sym w:font="Wingdings 2" w:char="00A3"/>
      </w:r>
      <w:r>
        <w:rPr>
          <w:rFonts w:hint="eastAsia" w:ascii="宋体" w:hAnsi="宋体" w:eastAsia="宋体" w:cs="宋体"/>
          <w:sz w:val="24"/>
          <w:szCs w:val="24"/>
        </w:rPr>
        <w:t>经评审的最低投标价法；</w:t>
      </w:r>
      <w:r>
        <w:rPr>
          <w:rFonts w:hint="eastAsia" w:ascii="宋体" w:hAnsi="宋体" w:eastAsia="宋体" w:cs="宋体"/>
          <w:sz w:val="24"/>
          <w:szCs w:val="24"/>
        </w:rPr>
        <w:sym w:font="Wingdings 2" w:char="00A3"/>
      </w:r>
      <w:r>
        <w:rPr>
          <w:rFonts w:hint="eastAsia" w:ascii="宋体" w:hAnsi="宋体" w:eastAsia="宋体" w:cs="宋体"/>
          <w:sz w:val="24"/>
          <w:szCs w:val="24"/>
        </w:rPr>
        <w:t>合理低价法；</w:t>
      </w:r>
      <w:r>
        <w:rPr>
          <w:rFonts w:hint="eastAsia" w:ascii="宋体" w:hAnsi="宋体" w:eastAsia="宋体" w:cs="宋体"/>
          <w:sz w:val="24"/>
          <w:szCs w:val="24"/>
        </w:rPr>
        <w:sym w:font="Wingdings 2" w:char="00A3"/>
      </w:r>
      <w:r>
        <w:rPr>
          <w:rFonts w:hint="eastAsia" w:ascii="宋体" w:hAnsi="宋体" w:eastAsia="宋体" w:cs="宋体"/>
          <w:sz w:val="24"/>
          <w:szCs w:val="24"/>
        </w:rPr>
        <w:t>技术评分最低标价法；</w:t>
      </w:r>
      <w:r>
        <w:rPr>
          <w:rFonts w:hint="eastAsia" w:ascii="宋体" w:hAnsi="宋体" w:eastAsia="宋体" w:cs="宋体"/>
          <w:sz w:val="24"/>
          <w:szCs w:val="24"/>
        </w:rPr>
        <w:sym w:font="Wingdings 2" w:char="00A3"/>
      </w:r>
      <w:r>
        <w:rPr>
          <w:rFonts w:hint="eastAsia" w:ascii="宋体" w:hAnsi="宋体" w:eastAsia="宋体" w:cs="宋体"/>
          <w:sz w:val="24"/>
          <w:szCs w:val="24"/>
        </w:rPr>
        <w:t>综合评估法1；</w:t>
      </w:r>
      <w:r>
        <w:rPr>
          <w:rFonts w:hint="eastAsia" w:ascii="宋体" w:hAnsi="宋体" w:eastAsia="宋体" w:cs="宋体"/>
          <w:sz w:val="24"/>
          <w:szCs w:val="24"/>
        </w:rPr>
        <w:sym w:font="Wingdings 2" w:char="00A3"/>
      </w:r>
      <w:r>
        <w:rPr>
          <w:rFonts w:hint="eastAsia" w:ascii="宋体" w:hAnsi="宋体" w:eastAsia="宋体" w:cs="宋体"/>
          <w:sz w:val="24"/>
          <w:szCs w:val="24"/>
        </w:rPr>
        <w:t>综合评估法2。</w:t>
      </w:r>
    </w:p>
    <w:p w14:paraId="4D8FCA06">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bookmarkStart w:id="87" w:name="_Hlk210228586"/>
      <w:r>
        <w:rPr>
          <w:rFonts w:hint="eastAsia" w:ascii="宋体" w:hAnsi="宋体" w:eastAsia="宋体" w:cs="宋体"/>
          <w:sz w:val="24"/>
          <w:szCs w:val="24"/>
        </w:rPr>
        <w:t>8.2确定中标人方式</w:t>
      </w:r>
    </w:p>
    <w:p w14:paraId="7AAB9075">
      <w:pPr>
        <w:keepNext w:val="0"/>
        <w:keepLines w:val="0"/>
        <w:pageBreakBefore w:val="0"/>
        <w:wordWrap/>
        <w:overflowPunct/>
        <w:topLinePunct w:val="0"/>
        <w:autoSpaceDE/>
        <w:autoSpaceDN/>
        <w:bidi w:val="0"/>
        <w:adjustRightInd/>
        <w:snapToGrid w:val="0"/>
        <w:spacing w:after="160" w:line="400" w:lineRule="exact"/>
        <w:ind w:left="0" w:leftChars="0" w:firstLine="480" w:firstLineChars="200"/>
        <w:jc w:val="both"/>
        <w:rPr>
          <w:rFonts w:hint="eastAsia" w:ascii="宋体" w:hAnsi="宋体" w:eastAsia="宋体" w:cs="宋体"/>
          <w:sz w:val="24"/>
          <w:szCs w:val="24"/>
        </w:rPr>
      </w:pPr>
      <w:r>
        <w:rPr>
          <w:rFonts w:hint="eastAsia" w:ascii="宋体" w:hAnsi="宋体" w:eastAsia="宋体" w:cs="宋体"/>
          <w:sz w:val="24"/>
          <w:szCs w:val="24"/>
        </w:rPr>
        <w:sym w:font="Wingdings 2" w:char="00A3"/>
      </w:r>
      <w:r>
        <w:rPr>
          <w:rFonts w:hint="eastAsia" w:ascii="宋体" w:hAnsi="宋体" w:eastAsia="宋体" w:cs="宋体"/>
          <w:sz w:val="24"/>
          <w:szCs w:val="24"/>
        </w:rPr>
        <w:t>排序法；</w:t>
      </w:r>
      <w:r>
        <w:rPr>
          <w:rFonts w:hint="eastAsia" w:ascii="宋体" w:hAnsi="宋体" w:eastAsia="宋体" w:cs="宋体"/>
          <w:sz w:val="24"/>
          <w:szCs w:val="24"/>
        </w:rPr>
        <w:sym w:font="Wingdings 2" w:char="00A3"/>
      </w:r>
      <w:r>
        <w:rPr>
          <w:rFonts w:hint="eastAsia" w:ascii="宋体" w:hAnsi="宋体" w:eastAsia="宋体" w:cs="宋体"/>
          <w:sz w:val="24"/>
          <w:szCs w:val="24"/>
        </w:rPr>
        <w:t>评定分离法</w:t>
      </w:r>
    </w:p>
    <w:bookmarkEnd w:id="87"/>
    <w:p w14:paraId="15666D6B">
      <w:pPr>
        <w:pStyle w:val="182"/>
        <w:keepNext w:val="0"/>
        <w:keepLines w:val="0"/>
        <w:pageBreakBefore w:val="0"/>
        <w:widowControl w:val="0"/>
        <w:numPr>
          <w:ilvl w:val="0"/>
          <w:numId w:val="0"/>
        </w:numPr>
        <w:kinsoku/>
        <w:wordWrap/>
        <w:overflowPunct/>
        <w:topLinePunct w:val="0"/>
        <w:autoSpaceDE w:val="0"/>
        <w:autoSpaceDN w:val="0"/>
        <w:bidi w:val="0"/>
        <w:adjustRightInd/>
        <w:snapToGrid/>
        <w:spacing w:before="0" w:after="160" w:line="400" w:lineRule="exact"/>
        <w:jc w:val="both"/>
        <w:textAlignment w:val="auto"/>
        <w:rPr>
          <w:rFonts w:hint="eastAsia" w:ascii="宋体" w:hAnsi="宋体" w:eastAsia="宋体" w:cs="宋体"/>
          <w:lang w:val="en-US" w:eastAsia="zh-CN"/>
        </w:rPr>
      </w:pPr>
      <w:bookmarkStart w:id="88" w:name="_Toc211498565"/>
      <w:bookmarkStart w:id="89" w:name="_Toc25158"/>
      <w:r>
        <w:rPr>
          <w:rFonts w:hint="eastAsia" w:cs="宋体"/>
          <w:lang w:val="en-US" w:eastAsia="zh-CN"/>
        </w:rPr>
        <w:t>9.</w:t>
      </w:r>
      <w:r>
        <w:rPr>
          <w:rFonts w:hint="eastAsia" w:ascii="宋体" w:hAnsi="宋体" w:eastAsia="宋体" w:cs="宋体"/>
          <w:lang w:val="en-US" w:eastAsia="zh-CN"/>
        </w:rPr>
        <w:t>发布公告的媒介</w:t>
      </w:r>
      <w:bookmarkEnd w:id="76"/>
      <w:bookmarkEnd w:id="77"/>
      <w:bookmarkEnd w:id="78"/>
      <w:bookmarkEnd w:id="88"/>
      <w:bookmarkEnd w:id="89"/>
    </w:p>
    <w:p w14:paraId="6D00DD82">
      <w:pPr>
        <w:keepNext w:val="0"/>
        <w:keepLines w:val="0"/>
        <w:pageBreakBefore w:val="0"/>
        <w:wordWrap/>
        <w:overflowPunct/>
        <w:topLinePunct w:val="0"/>
        <w:autoSpaceDE/>
        <w:autoSpaceDN/>
        <w:bidi w:val="0"/>
        <w:adjustRightInd/>
        <w:spacing w:after="160" w:line="400" w:lineRule="exact"/>
        <w:ind w:left="0" w:leftChars="0" w:firstLine="480" w:firstLineChars="200"/>
        <w:jc w:val="both"/>
        <w:rPr>
          <w:rFonts w:hint="eastAsia" w:ascii="宋体" w:hAnsi="宋体" w:eastAsia="宋体" w:cs="宋体"/>
          <w:sz w:val="24"/>
          <w:szCs w:val="24"/>
          <w:highlight w:val="none"/>
        </w:rPr>
      </w:pPr>
      <w:r>
        <w:rPr>
          <w:rFonts w:hint="eastAsia" w:ascii="宋体" w:hAnsi="宋体" w:eastAsia="宋体" w:cs="宋体"/>
          <w:sz w:val="24"/>
          <w:szCs w:val="24"/>
        </w:rPr>
        <w:t>本次招标公告同时在中国招标投标公共服务平台</w:t>
      </w:r>
      <w:r>
        <w:rPr>
          <w:rFonts w:hint="eastAsia" w:ascii="宋体" w:hAnsi="宋体" w:eastAsia="宋体" w:cs="宋体"/>
          <w:sz w:val="24"/>
          <w:szCs w:val="24"/>
          <w:lang w:eastAsia="zh-CN"/>
        </w:rPr>
        <w:t>、</w:t>
      </w:r>
      <w:r>
        <w:rPr>
          <w:rFonts w:hint="eastAsia" w:ascii="宋体" w:hAnsi="宋体" w:eastAsia="宋体" w:cs="宋体"/>
          <w:sz w:val="24"/>
          <w:szCs w:val="24"/>
        </w:rPr>
        <w:t>山东省公共资源交易网</w:t>
      </w:r>
      <w:r>
        <w:rPr>
          <w:rFonts w:hint="eastAsia" w:ascii="宋体" w:hAnsi="宋体" w:eastAsia="宋体" w:cs="宋体"/>
          <w:sz w:val="24"/>
          <w:szCs w:val="24"/>
          <w:lang w:eastAsia="zh-CN"/>
        </w:rPr>
        <w:t>、</w:t>
      </w:r>
      <w:r>
        <w:rPr>
          <w:rFonts w:hint="eastAsia" w:ascii="宋体" w:hAnsi="宋体" w:eastAsia="宋体" w:cs="宋体"/>
          <w:sz w:val="24"/>
          <w:szCs w:val="24"/>
        </w:rPr>
        <w:t>烟台市公共资源交</w:t>
      </w:r>
      <w:r>
        <w:rPr>
          <w:rFonts w:hint="eastAsia" w:ascii="宋体" w:hAnsi="宋体" w:eastAsia="宋体" w:cs="宋体"/>
          <w:sz w:val="24"/>
          <w:szCs w:val="24"/>
          <w:highlight w:val="none"/>
        </w:rPr>
        <w:t>易网</w:t>
      </w:r>
      <w:r>
        <w:rPr>
          <w:rFonts w:hint="eastAsia" w:ascii="宋体" w:hAnsi="宋体" w:eastAsia="宋体" w:cs="宋体"/>
          <w:sz w:val="24"/>
          <w:szCs w:val="24"/>
          <w:highlight w:val="none"/>
          <w:lang w:eastAsia="zh-CN"/>
        </w:rPr>
        <w:t>、</w:t>
      </w:r>
      <w:r>
        <w:rPr>
          <w:rFonts w:hint="eastAsia" w:ascii="宋体" w:hAnsi="宋体" w:eastAsia="宋体" w:cs="宋体"/>
          <w:b w:val="0"/>
          <w:bCs w:val="0"/>
          <w:u w:val="single"/>
          <w:lang w:eastAsia="zh-CN"/>
        </w:rPr>
        <w:t xml:space="preserve"> </w:t>
      </w:r>
      <w:r>
        <w:rPr>
          <w:rFonts w:hint="eastAsia" w:ascii="宋体" w:hAnsi="宋体" w:eastAsia="宋体" w:cs="宋体"/>
          <w:b w:val="0"/>
          <w:bCs w:val="0"/>
          <w:u w:val="single"/>
          <w:lang w:val="en-US" w:eastAsia="zh-CN"/>
        </w:rPr>
        <w:t xml:space="preserve">    </w:t>
      </w:r>
      <w:r>
        <w:rPr>
          <w:rFonts w:hint="eastAsia" w:ascii="宋体" w:hAnsi="宋体" w:eastAsia="宋体" w:cs="宋体"/>
          <w:sz w:val="24"/>
          <w:szCs w:val="24"/>
          <w:highlight w:val="none"/>
        </w:rPr>
        <w:t>发布。</w:t>
      </w:r>
    </w:p>
    <w:p w14:paraId="3F505882">
      <w:pPr>
        <w:pStyle w:val="182"/>
        <w:keepNext w:val="0"/>
        <w:keepLines w:val="0"/>
        <w:pageBreakBefore w:val="0"/>
        <w:widowControl w:val="0"/>
        <w:numPr>
          <w:ilvl w:val="0"/>
          <w:numId w:val="0"/>
        </w:numPr>
        <w:kinsoku/>
        <w:wordWrap/>
        <w:overflowPunct/>
        <w:topLinePunct w:val="0"/>
        <w:autoSpaceDE w:val="0"/>
        <w:autoSpaceDN w:val="0"/>
        <w:bidi w:val="0"/>
        <w:adjustRightInd/>
        <w:snapToGrid/>
        <w:spacing w:before="0" w:after="160" w:line="400" w:lineRule="exact"/>
        <w:jc w:val="both"/>
        <w:textAlignment w:val="auto"/>
        <w:rPr>
          <w:rFonts w:hint="eastAsia" w:ascii="宋体" w:hAnsi="宋体" w:eastAsia="宋体" w:cs="宋体"/>
          <w:lang w:val="en-US" w:eastAsia="zh-CN"/>
        </w:rPr>
      </w:pPr>
      <w:bookmarkStart w:id="90" w:name="_Toc80006077"/>
      <w:bookmarkStart w:id="91" w:name="_Toc211498566"/>
      <w:bookmarkStart w:id="92" w:name="_Toc300677970"/>
      <w:bookmarkStart w:id="93" w:name="_Toc9178505"/>
      <w:bookmarkStart w:id="94" w:name="_Toc5355"/>
      <w:r>
        <w:rPr>
          <w:rFonts w:hint="eastAsia" w:cs="宋体"/>
          <w:lang w:val="en-US" w:eastAsia="zh-CN"/>
        </w:rPr>
        <w:t>10.其他</w:t>
      </w:r>
      <w:bookmarkEnd w:id="90"/>
      <w:bookmarkEnd w:id="91"/>
      <w:bookmarkEnd w:id="92"/>
      <w:bookmarkEnd w:id="93"/>
      <w:bookmarkEnd w:id="94"/>
    </w:p>
    <w:p w14:paraId="1FB39869">
      <w:pPr>
        <w:keepNext w:val="0"/>
        <w:keepLines w:val="0"/>
        <w:pageBreakBefore w:val="0"/>
        <w:widowControl w:val="0"/>
        <w:wordWrap/>
        <w:overflowPunct/>
        <w:topLinePunct w:val="0"/>
        <w:bidi w:val="0"/>
        <w:adjustRightInd/>
        <w:snapToGrid/>
        <w:spacing w:after="160" w:line="400" w:lineRule="exact"/>
        <w:ind w:left="0" w:leftChars="0" w:firstLine="480" w:firstLineChars="200"/>
        <w:jc w:val="both"/>
        <w:rPr>
          <w:rFonts w:hint="eastAsia" w:ascii="宋体" w:hAnsi="宋体" w:eastAsia="宋体" w:cs="宋体"/>
          <w:snapToGrid w:val="0"/>
          <w:kern w:val="0"/>
          <w:sz w:val="24"/>
          <w:szCs w:val="24"/>
          <w:lang w:val="en-US" w:eastAsia="zh-CN" w:bidi="ar-SA"/>
        </w:rPr>
      </w:pPr>
      <w:r>
        <w:rPr>
          <w:rFonts w:hint="eastAsia" w:ascii="宋体" w:hAnsi="宋体" w:eastAsia="宋体" w:cs="宋体"/>
          <w:kern w:val="2"/>
          <w:sz w:val="24"/>
          <w:szCs w:val="24"/>
          <w:lang w:val="en-US" w:eastAsia="zh-CN" w:bidi="ar-SA"/>
        </w:rPr>
        <w:t>10.1</w:t>
      </w:r>
      <w:r>
        <w:rPr>
          <w:rFonts w:hint="eastAsia" w:cs="宋体"/>
          <w:kern w:val="2"/>
          <w:sz w:val="24"/>
          <w:szCs w:val="24"/>
          <w:lang w:val="en-US" w:eastAsia="zh-CN" w:bidi="ar-SA"/>
        </w:rPr>
        <w:t xml:space="preserve"> </w:t>
      </w:r>
      <w:r>
        <w:rPr>
          <w:rFonts w:hint="eastAsia" w:ascii="宋体" w:hAnsi="宋体" w:eastAsia="宋体" w:cs="宋体"/>
          <w:kern w:val="2"/>
          <w:sz w:val="24"/>
          <w:szCs w:val="24"/>
          <w:lang w:val="en-US" w:eastAsia="zh-CN" w:bidi="ar-SA"/>
        </w:rPr>
        <w:t>本招标项目采用</w:t>
      </w:r>
      <w:r>
        <w:rPr>
          <w:rFonts w:hint="eastAsia" w:ascii="宋体" w:hAnsi="宋体" w:eastAsia="宋体" w:cs="宋体"/>
          <w:b w:val="0"/>
          <w:bCs w:val="0"/>
          <w:u w:val="single"/>
          <w:lang w:eastAsia="zh-CN"/>
        </w:rPr>
        <w:t xml:space="preserve"> </w:t>
      </w:r>
      <w:r>
        <w:rPr>
          <w:rFonts w:hint="eastAsia" w:ascii="宋体" w:hAnsi="宋体" w:eastAsia="宋体" w:cs="宋体"/>
          <w:b w:val="0"/>
          <w:bCs w:val="0"/>
          <w:u w:val="single"/>
          <w:lang w:val="en-US" w:eastAsia="zh-CN"/>
        </w:rPr>
        <w:t xml:space="preserve">    </w:t>
      </w:r>
      <w:r>
        <w:rPr>
          <w:rFonts w:hint="eastAsia" w:ascii="宋体" w:hAnsi="宋体" w:eastAsia="宋体" w:cs="宋体"/>
          <w:kern w:val="2"/>
          <w:sz w:val="24"/>
          <w:szCs w:val="24"/>
          <w:lang w:val="en-US" w:eastAsia="zh-CN" w:bidi="ar-SA"/>
        </w:rPr>
        <w:t>（由系统按照项目规模进行确定）远程异地就近评标。</w:t>
      </w:r>
    </w:p>
    <w:p w14:paraId="3B54BC45">
      <w:pPr>
        <w:keepNext w:val="0"/>
        <w:keepLines w:val="0"/>
        <w:pageBreakBefore w:val="0"/>
        <w:widowControl/>
        <w:kinsoku/>
        <w:wordWrap w:val="0"/>
        <w:overflowPunct/>
        <w:topLinePunct w:val="0"/>
        <w:autoSpaceDE w:val="0"/>
        <w:autoSpaceDN w:val="0"/>
        <w:bidi w:val="0"/>
        <w:adjustRightInd/>
        <w:snapToGrid/>
        <w:spacing w:after="160" w:line="400" w:lineRule="exact"/>
        <w:ind w:left="0" w:leftChars="0" w:firstLine="480" w:firstLineChars="200"/>
        <w:jc w:val="both"/>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10.2</w:t>
      </w:r>
      <w:r>
        <w:rPr>
          <w:rFonts w:hint="eastAsia" w:cs="宋体"/>
          <w:sz w:val="24"/>
          <w:szCs w:val="24"/>
          <w:lang w:val="en-US" w:eastAsia="zh-CN"/>
        </w:rPr>
        <w:t xml:space="preserve"> </w:t>
      </w:r>
      <w:r>
        <w:rPr>
          <w:rFonts w:hint="eastAsia" w:ascii="宋体" w:hAnsi="宋体" w:eastAsia="宋体" w:cs="宋体"/>
          <w:sz w:val="24"/>
          <w:szCs w:val="24"/>
        </w:rPr>
        <w:t>投标人须以PDF格式在投标文件中“社保信息”上传拟组建项目部成员所有人员社保信息（须附“查询网址、验真码”或社保缴费证明的网址、用户名和密码）。</w:t>
      </w:r>
    </w:p>
    <w:p w14:paraId="2C967222">
      <w:pPr>
        <w:keepNext w:val="0"/>
        <w:keepLines w:val="0"/>
        <w:pageBreakBefore w:val="0"/>
        <w:widowControl/>
        <w:kinsoku w:val="0"/>
        <w:wordWrap/>
        <w:overflowPunct/>
        <w:topLinePunct w:val="0"/>
        <w:autoSpaceDE w:val="0"/>
        <w:autoSpaceDN w:val="0"/>
        <w:bidi w:val="0"/>
        <w:adjustRightInd/>
        <w:snapToGrid/>
        <w:spacing w:after="160" w:line="400" w:lineRule="exact"/>
        <w:ind w:left="0" w:leftChars="0" w:firstLine="480" w:firstLineChars="200"/>
        <w:jc w:val="both"/>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10.3</w:t>
      </w:r>
      <w:r>
        <w:rPr>
          <w:rFonts w:hint="eastAsia" w:cs="宋体"/>
          <w:sz w:val="24"/>
          <w:szCs w:val="24"/>
          <w:lang w:val="en-US" w:eastAsia="zh-CN"/>
        </w:rPr>
        <w:t xml:space="preserve"> </w:t>
      </w:r>
      <w:r>
        <w:rPr>
          <w:rFonts w:hint="eastAsia" w:ascii="宋体" w:hAnsi="宋体" w:eastAsia="宋体" w:cs="宋体"/>
          <w:sz w:val="24"/>
          <w:szCs w:val="24"/>
        </w:rPr>
        <w:t>投标人须根据《关于在招标投标和政府采购活动中实行应用信用信息报告制度的通知》（烟发改公管〔2022〕334号），登录“信用中国”网站（www.creditchina.gov.cn）—“信用信息”栏目，查询并免费下载信用信息报告，也可以使用具有国家认可资质的第三方信用服务机构出具的信用信息报告，附在投标函后面上传到系统，在开标现场展示。投标人对提供信用信息报告的真实性负责。</w:t>
      </w:r>
    </w:p>
    <w:p w14:paraId="5C25C4C0">
      <w:pPr>
        <w:keepNext w:val="0"/>
        <w:keepLines w:val="0"/>
        <w:pageBreakBefore w:val="0"/>
        <w:widowControl/>
        <w:kinsoku w:val="0"/>
        <w:wordWrap/>
        <w:overflowPunct/>
        <w:topLinePunct w:val="0"/>
        <w:autoSpaceDE w:val="0"/>
        <w:autoSpaceDN w:val="0"/>
        <w:bidi w:val="0"/>
        <w:adjustRightInd/>
        <w:snapToGrid/>
        <w:spacing w:after="160" w:line="400" w:lineRule="exact"/>
        <w:ind w:left="0" w:leftChars="0" w:firstLine="480" w:firstLineChars="200"/>
        <w:jc w:val="both"/>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10.4</w:t>
      </w:r>
      <w:r>
        <w:rPr>
          <w:rFonts w:hint="eastAsia" w:cs="宋体"/>
          <w:sz w:val="24"/>
          <w:szCs w:val="24"/>
          <w:lang w:val="en-US" w:eastAsia="zh-CN"/>
        </w:rPr>
        <w:t xml:space="preserve"> </w:t>
      </w:r>
      <w:r>
        <w:rPr>
          <w:rFonts w:hint="eastAsia" w:ascii="宋体" w:hAnsi="宋体" w:eastAsia="宋体" w:cs="宋体"/>
          <w:sz w:val="24"/>
          <w:szCs w:val="24"/>
        </w:rPr>
        <w:t>潜在投标人或其他利害关系人对招标文件有异议的，应当在投标截止时间10日前通过本公告下方“提出异议”功能向招标人提出。</w:t>
      </w:r>
    </w:p>
    <w:p w14:paraId="7C7DD5D5">
      <w:pPr>
        <w:keepNext w:val="0"/>
        <w:keepLines w:val="0"/>
        <w:pageBreakBefore w:val="0"/>
        <w:widowControl/>
        <w:kinsoku w:val="0"/>
        <w:wordWrap/>
        <w:overflowPunct/>
        <w:topLinePunct w:val="0"/>
        <w:autoSpaceDE w:val="0"/>
        <w:autoSpaceDN w:val="0"/>
        <w:bidi w:val="0"/>
        <w:adjustRightInd/>
        <w:snapToGrid/>
        <w:spacing w:after="160" w:line="400" w:lineRule="exact"/>
        <w:ind w:left="0" w:leftChars="0" w:firstLine="480" w:firstLineChars="200"/>
        <w:jc w:val="both"/>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10.5</w:t>
      </w:r>
      <w:r>
        <w:rPr>
          <w:rFonts w:hint="eastAsia" w:cs="宋体"/>
          <w:sz w:val="24"/>
          <w:szCs w:val="24"/>
          <w:lang w:val="en-US" w:eastAsia="zh-CN"/>
        </w:rPr>
        <w:t xml:space="preserve"> </w:t>
      </w:r>
      <w:r>
        <w:rPr>
          <w:rFonts w:hint="eastAsia" w:ascii="宋体" w:hAnsi="宋体" w:eastAsia="宋体" w:cs="宋体"/>
          <w:sz w:val="24"/>
          <w:szCs w:val="24"/>
        </w:rPr>
        <w:t>投标人和其他利害关系人认为本工程招标投标活动不符合法律法规和规章规定的</w:t>
      </w:r>
      <w:r>
        <w:rPr>
          <w:rFonts w:hint="eastAsia" w:cs="宋体"/>
          <w:sz w:val="24"/>
          <w:szCs w:val="24"/>
          <w:lang w:eastAsia="zh-CN"/>
        </w:rPr>
        <w:t>，</w:t>
      </w:r>
      <w:r>
        <w:rPr>
          <w:rFonts w:hint="eastAsia" w:ascii="宋体" w:hAnsi="宋体" w:eastAsia="宋体" w:cs="宋体"/>
          <w:sz w:val="24"/>
          <w:szCs w:val="24"/>
        </w:rPr>
        <w:t>可以自知道或者应当知道之日起10日内向</w:t>
      </w:r>
      <w:r>
        <w:rPr>
          <w:rFonts w:hint="eastAsia" w:ascii="宋体" w:hAnsi="宋体" w:eastAsia="宋体" w:cs="宋体"/>
          <w:b w:val="0"/>
          <w:bCs w:val="0"/>
          <w:u w:val="single"/>
          <w:lang w:eastAsia="zh-CN"/>
        </w:rPr>
        <w:t xml:space="preserve"> </w:t>
      </w:r>
      <w:r>
        <w:rPr>
          <w:rFonts w:hint="eastAsia" w:ascii="宋体" w:hAnsi="宋体" w:eastAsia="宋体" w:cs="宋体"/>
          <w:b w:val="0"/>
          <w:bCs w:val="0"/>
          <w:u w:val="single"/>
          <w:lang w:val="en-US" w:eastAsia="zh-CN"/>
        </w:rPr>
        <w:t xml:space="preserve">    </w:t>
      </w:r>
      <w:r>
        <w:rPr>
          <w:rFonts w:hint="eastAsia" w:ascii="宋体" w:hAnsi="宋体" w:eastAsia="宋体" w:cs="宋体"/>
          <w:sz w:val="24"/>
          <w:szCs w:val="24"/>
        </w:rPr>
        <w:t>投诉</w:t>
      </w:r>
      <w:r>
        <w:rPr>
          <w:rFonts w:hint="eastAsia" w:ascii="宋体" w:hAnsi="宋体" w:eastAsia="宋体" w:cs="宋体"/>
          <w:sz w:val="24"/>
          <w:szCs w:val="24"/>
          <w:lang w:eastAsia="zh-CN"/>
        </w:rPr>
        <w:t>。本次招标活动接受（行政监督部门）的监督，</w:t>
      </w:r>
      <w:r>
        <w:rPr>
          <w:rFonts w:hint="eastAsia" w:ascii="宋体" w:hAnsi="宋体" w:eastAsia="宋体" w:cs="宋体"/>
          <w:sz w:val="24"/>
          <w:szCs w:val="24"/>
        </w:rPr>
        <w:t>联系方式为</w:t>
      </w:r>
      <w:r>
        <w:rPr>
          <w:rFonts w:hint="eastAsia" w:ascii="宋体" w:hAnsi="宋体" w:eastAsia="宋体" w:cs="宋体"/>
          <w:b w:val="0"/>
          <w:bCs w:val="0"/>
          <w:u w:val="single"/>
          <w:lang w:eastAsia="zh-CN"/>
        </w:rPr>
        <w:t xml:space="preserve"> </w:t>
      </w:r>
      <w:r>
        <w:rPr>
          <w:rFonts w:hint="eastAsia" w:ascii="宋体" w:hAnsi="宋体" w:eastAsia="宋体" w:cs="宋体"/>
          <w:b w:val="0"/>
          <w:bCs w:val="0"/>
          <w:u w:val="single"/>
          <w:lang w:val="en-US" w:eastAsia="zh-CN"/>
        </w:rPr>
        <w:t xml:space="preserve">    </w:t>
      </w:r>
      <w:r>
        <w:rPr>
          <w:rFonts w:hint="eastAsia" w:ascii="宋体" w:hAnsi="宋体" w:eastAsia="宋体" w:cs="宋体"/>
          <w:sz w:val="24"/>
          <w:szCs w:val="24"/>
        </w:rPr>
        <w:t>。</w:t>
      </w:r>
    </w:p>
    <w:p w14:paraId="36CD46D4">
      <w:pPr>
        <w:keepNext w:val="0"/>
        <w:keepLines w:val="0"/>
        <w:pageBreakBefore w:val="0"/>
        <w:widowControl w:val="0"/>
        <w:wordWrap/>
        <w:overflowPunct/>
        <w:topLinePunct w:val="0"/>
        <w:bidi w:val="0"/>
        <w:adjustRightInd/>
        <w:snapToGrid/>
        <w:spacing w:after="160" w:line="400" w:lineRule="exact"/>
        <w:ind w:left="0" w:leftChars="0" w:firstLine="480" w:firstLineChars="20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10.6</w:t>
      </w:r>
      <w:r>
        <w:rPr>
          <w:rFonts w:hint="eastAsia" w:cs="宋体"/>
          <w:kern w:val="2"/>
          <w:sz w:val="24"/>
          <w:szCs w:val="24"/>
          <w:lang w:val="en-US" w:eastAsia="zh-CN" w:bidi="ar-SA"/>
        </w:rPr>
        <w:t xml:space="preserve"> </w:t>
      </w:r>
      <w:r>
        <w:rPr>
          <w:rFonts w:hint="eastAsia" w:ascii="宋体" w:hAnsi="宋体" w:eastAsia="宋体" w:cs="宋体"/>
          <w:kern w:val="2"/>
          <w:sz w:val="24"/>
          <w:szCs w:val="24"/>
          <w:lang w:val="en-US" w:eastAsia="zh-CN" w:bidi="ar-SA"/>
        </w:rPr>
        <w:t>各投标人须办理支持山东省CA互认的企业数字证书（CA证书，含电子公章）、法人数字证书（含电子公章）、签字章等。在烟台办理CA数字证书的具体办理流程详见烟台市公共资源交易平台数字证书专区相关信息。</w:t>
      </w:r>
    </w:p>
    <w:p w14:paraId="166D759E">
      <w:pPr>
        <w:keepNext w:val="0"/>
        <w:keepLines w:val="0"/>
        <w:pageBreakBefore w:val="0"/>
        <w:widowControl/>
        <w:kinsoku/>
        <w:wordWrap/>
        <w:overflowPunct/>
        <w:topLinePunct w:val="0"/>
        <w:autoSpaceDE/>
        <w:autoSpaceDN/>
        <w:bidi w:val="0"/>
        <w:adjustRightInd/>
        <w:snapToGrid/>
        <w:spacing w:after="160" w:line="400" w:lineRule="exact"/>
        <w:ind w:left="0" w:leftChars="0" w:firstLine="480" w:firstLineChars="200"/>
        <w:jc w:val="both"/>
        <w:textAlignment w:val="auto"/>
        <w:rPr>
          <w:rFonts w:hint="eastAsia" w:ascii="宋体" w:hAnsi="宋体" w:eastAsia="宋体" w:cs="宋体"/>
          <w:snapToGrid w:val="0"/>
          <w:kern w:val="0"/>
          <w:sz w:val="24"/>
          <w:szCs w:val="24"/>
          <w:lang w:val="en-US" w:eastAsia="zh-CN"/>
        </w:rPr>
      </w:pPr>
      <w:r>
        <w:rPr>
          <w:rFonts w:hint="eastAsia" w:ascii="宋体" w:hAnsi="宋体" w:eastAsia="宋体" w:cs="宋体"/>
          <w:sz w:val="24"/>
          <w:szCs w:val="24"/>
        </w:rPr>
        <w:t>1</w:t>
      </w:r>
      <w:r>
        <w:rPr>
          <w:rFonts w:hint="eastAsia" w:ascii="宋体" w:hAnsi="宋体" w:eastAsia="宋体" w:cs="宋体"/>
          <w:sz w:val="24"/>
          <w:szCs w:val="24"/>
          <w:lang w:val="en-US" w:eastAsia="zh-CN"/>
        </w:rPr>
        <w:t>0</w:t>
      </w:r>
      <w:r>
        <w:rPr>
          <w:rFonts w:hint="eastAsia" w:ascii="宋体" w:hAnsi="宋体" w:eastAsia="宋体" w:cs="宋体"/>
          <w:sz w:val="24"/>
          <w:szCs w:val="24"/>
        </w:rPr>
        <w:t>.</w:t>
      </w:r>
      <w:r>
        <w:rPr>
          <w:rFonts w:hint="eastAsia" w:ascii="宋体" w:hAnsi="宋体" w:eastAsia="宋体" w:cs="宋体"/>
          <w:sz w:val="24"/>
          <w:szCs w:val="24"/>
          <w:lang w:val="en-US" w:eastAsia="zh-CN"/>
        </w:rPr>
        <w:t>7</w:t>
      </w:r>
      <w:r>
        <w:rPr>
          <w:rFonts w:hint="eastAsia" w:cs="宋体"/>
          <w:sz w:val="24"/>
          <w:szCs w:val="24"/>
          <w:lang w:val="en-US" w:eastAsia="zh-CN"/>
        </w:rPr>
        <w:t xml:space="preserve"> </w:t>
      </w:r>
      <w:r>
        <w:rPr>
          <w:rFonts w:hint="eastAsia" w:ascii="宋体" w:hAnsi="宋体" w:eastAsia="宋体" w:cs="宋体"/>
          <w:sz w:val="24"/>
          <w:szCs w:val="24"/>
        </w:rPr>
        <w:t>本项目投标过程中，电子系统使用操作遇到问题时可及时向</w:t>
      </w:r>
      <w:r>
        <w:rPr>
          <w:rFonts w:hint="eastAsia" w:ascii="宋体" w:hAnsi="宋体" w:eastAsia="宋体" w:cs="宋体"/>
          <w:i/>
          <w:iCs/>
          <w:sz w:val="24"/>
          <w:szCs w:val="24"/>
          <w:u w:val="single"/>
        </w:rPr>
        <w:t xml:space="preserve"> </w:t>
      </w:r>
      <w:r>
        <w:rPr>
          <w:rFonts w:hint="eastAsia" w:ascii="宋体" w:hAnsi="宋体" w:eastAsia="宋体" w:cs="宋体"/>
          <w:i w:val="0"/>
          <w:iCs w:val="0"/>
          <w:sz w:val="24"/>
          <w:szCs w:val="24"/>
          <w:u w:val="single"/>
        </w:rPr>
        <w:t>烟台市公共资源交易中心</w:t>
      </w:r>
      <w:r>
        <w:rPr>
          <w:rFonts w:hint="eastAsia" w:ascii="宋体" w:hAnsi="宋体" w:eastAsia="宋体" w:cs="宋体"/>
          <w:sz w:val="24"/>
          <w:szCs w:val="24"/>
        </w:rPr>
        <w:t>咨询，联系方式：</w:t>
      </w:r>
      <w:r>
        <w:rPr>
          <w:rFonts w:hint="eastAsia" w:ascii="宋体" w:hAnsi="宋体" w:eastAsia="宋体" w:cs="宋体"/>
          <w:sz w:val="24"/>
          <w:szCs w:val="24"/>
          <w:u w:val="single"/>
        </w:rPr>
        <w:t xml:space="preserve"> 0535-6788611、6788613</w:t>
      </w:r>
      <w:r>
        <w:rPr>
          <w:rFonts w:hint="eastAsia" w:cs="宋体"/>
          <w:sz w:val="24"/>
          <w:szCs w:val="24"/>
          <w:u w:val="none"/>
          <w:lang w:eastAsia="zh-CN"/>
        </w:rPr>
        <w:t>。</w:t>
      </w:r>
    </w:p>
    <w:p w14:paraId="09B64B37">
      <w:pPr>
        <w:pStyle w:val="182"/>
        <w:keepNext w:val="0"/>
        <w:keepLines w:val="0"/>
        <w:pageBreakBefore w:val="0"/>
        <w:widowControl w:val="0"/>
        <w:numPr>
          <w:ilvl w:val="0"/>
          <w:numId w:val="0"/>
        </w:numPr>
        <w:kinsoku/>
        <w:wordWrap/>
        <w:overflowPunct/>
        <w:topLinePunct w:val="0"/>
        <w:autoSpaceDE w:val="0"/>
        <w:autoSpaceDN w:val="0"/>
        <w:bidi w:val="0"/>
        <w:adjustRightInd/>
        <w:snapToGrid/>
        <w:spacing w:before="0" w:line="400" w:lineRule="exact"/>
        <w:jc w:val="both"/>
        <w:textAlignment w:val="auto"/>
        <w:rPr>
          <w:rFonts w:hint="eastAsia" w:ascii="宋体" w:hAnsi="宋体" w:eastAsia="宋体" w:cs="宋体"/>
          <w:lang w:val="en-US" w:eastAsia="zh-CN"/>
        </w:rPr>
      </w:pPr>
      <w:bookmarkStart w:id="95" w:name="_Toc80006078"/>
      <w:bookmarkStart w:id="96" w:name="_Toc9178506"/>
      <w:bookmarkStart w:id="97" w:name="_Toc211498567"/>
      <w:bookmarkStart w:id="98" w:name="_Toc300677971"/>
      <w:bookmarkStart w:id="99" w:name="_Toc22094"/>
      <w:r>
        <w:rPr>
          <w:rFonts w:hint="eastAsia" w:cs="宋体"/>
          <w:lang w:val="en-US" w:eastAsia="zh-CN"/>
        </w:rPr>
        <w:t>11.</w:t>
      </w:r>
      <w:r>
        <w:rPr>
          <w:rFonts w:hint="eastAsia" w:ascii="宋体" w:hAnsi="宋体" w:eastAsia="宋体" w:cs="宋体"/>
          <w:lang w:val="en-US" w:eastAsia="zh-CN"/>
        </w:rPr>
        <w:t>联系方式</w:t>
      </w:r>
      <w:bookmarkEnd w:id="95"/>
      <w:bookmarkEnd w:id="96"/>
      <w:bookmarkEnd w:id="97"/>
      <w:bookmarkEnd w:id="98"/>
      <w:bookmarkEnd w:id="99"/>
    </w:p>
    <w:p w14:paraId="2496569D">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（1）招 标 人</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w:t>
      </w:r>
      <w:r>
        <w:rPr>
          <w:rFonts w:hint="eastAsia" w:ascii="宋体" w:hAnsi="宋体" w:eastAsia="宋体" w:cs="宋体"/>
          <w:snapToGrid w:val="0"/>
          <w:kern w:val="0"/>
          <w:sz w:val="24"/>
          <w:szCs w:val="24"/>
        </w:rPr>
        <w:t>________________________</w:t>
      </w:r>
    </w:p>
    <w:p w14:paraId="0D6EB96C">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地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址</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w:t>
      </w:r>
      <w:r>
        <w:rPr>
          <w:rFonts w:hint="eastAsia" w:ascii="宋体" w:hAnsi="宋体" w:eastAsia="宋体" w:cs="宋体"/>
          <w:snapToGrid w:val="0"/>
          <w:kern w:val="0"/>
          <w:sz w:val="24"/>
          <w:szCs w:val="24"/>
        </w:rPr>
        <w:t>________________________</w:t>
      </w:r>
    </w:p>
    <w:p w14:paraId="25585AAC">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联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系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人</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w:t>
      </w:r>
      <w:r>
        <w:rPr>
          <w:rFonts w:hint="eastAsia" w:ascii="宋体" w:hAnsi="宋体" w:eastAsia="宋体" w:cs="宋体"/>
          <w:snapToGrid w:val="0"/>
          <w:kern w:val="0"/>
          <w:sz w:val="24"/>
          <w:szCs w:val="24"/>
        </w:rPr>
        <w:t>________________________</w:t>
      </w:r>
    </w:p>
    <w:p w14:paraId="043991E0">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电</w:t>
      </w:r>
      <w:r>
        <w:rPr>
          <w:rFonts w:hint="eastAsia" w:ascii="宋体" w:hAnsi="宋体" w:eastAsia="宋体" w:cs="宋体"/>
          <w:snapToGrid w:val="0"/>
          <w:kern w:val="0"/>
          <w:sz w:val="24"/>
          <w:szCs w:val="24"/>
        </w:rPr>
        <w:t xml:space="preserve">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w:t>
      </w:r>
      <w:r>
        <w:rPr>
          <w:rFonts w:hint="eastAsia" w:ascii="宋体" w:hAnsi="宋体" w:eastAsia="宋体" w:cs="宋体"/>
          <w:snapToGrid w:val="0"/>
          <w:kern w:val="0"/>
          <w:sz w:val="24"/>
          <w:szCs w:val="24"/>
        </w:rPr>
        <w:t>话</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w:t>
      </w:r>
      <w:r>
        <w:rPr>
          <w:rFonts w:hint="eastAsia" w:ascii="宋体" w:hAnsi="宋体" w:eastAsia="宋体" w:cs="宋体"/>
          <w:snapToGrid w:val="0"/>
          <w:kern w:val="0"/>
          <w:sz w:val="24"/>
          <w:szCs w:val="24"/>
        </w:rPr>
        <w:t>________________________</w:t>
      </w:r>
    </w:p>
    <w:p w14:paraId="12BA4740">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电</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子</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邮</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件：</w:t>
      </w:r>
      <w:r>
        <w:rPr>
          <w:rFonts w:hint="eastAsia" w:ascii="宋体" w:hAnsi="宋体" w:eastAsia="宋体" w:cs="宋体"/>
          <w:snapToGrid w:val="0"/>
          <w:kern w:val="0"/>
          <w:sz w:val="24"/>
          <w:szCs w:val="24"/>
        </w:rPr>
        <w:t>________________________</w:t>
      </w:r>
    </w:p>
    <w:p w14:paraId="28DDC075">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（2）招标代理机构：</w:t>
      </w:r>
      <w:r>
        <w:rPr>
          <w:rFonts w:hint="eastAsia" w:ascii="宋体" w:hAnsi="宋体" w:eastAsia="宋体" w:cs="宋体"/>
          <w:snapToGrid w:val="0"/>
          <w:kern w:val="0"/>
          <w:sz w:val="24"/>
          <w:szCs w:val="24"/>
        </w:rPr>
        <w:t>________________________</w:t>
      </w:r>
    </w:p>
    <w:p w14:paraId="31EE761C">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地</w:t>
      </w:r>
      <w:r>
        <w:rPr>
          <w:rFonts w:hint="eastAsia" w:ascii="宋体" w:hAnsi="宋体" w:eastAsia="宋体" w:cs="宋体"/>
          <w:snapToGrid w:val="0"/>
          <w:kern w:val="0"/>
          <w:sz w:val="24"/>
          <w:szCs w:val="24"/>
        </w:rPr>
        <w:t xml:space="preserve">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址</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6B0AE8C4">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项</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目</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负</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责</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人：</w:t>
      </w:r>
      <w:r>
        <w:rPr>
          <w:rFonts w:hint="eastAsia" w:ascii="宋体" w:hAnsi="宋体" w:eastAsia="宋体" w:cs="宋体"/>
          <w:snapToGrid w:val="0"/>
          <w:kern w:val="0"/>
          <w:sz w:val="24"/>
          <w:szCs w:val="24"/>
        </w:rPr>
        <w:t>________________________</w:t>
      </w:r>
      <w:r>
        <w:rPr>
          <w:rFonts w:hint="eastAsia" w:ascii="宋体" w:hAnsi="宋体" w:eastAsia="宋体" w:cs="宋体"/>
          <w:snapToGrid w:val="0"/>
          <w:kern w:val="0"/>
          <w:sz w:val="24"/>
          <w:szCs w:val="24"/>
        </w:rPr>
        <w:t xml:space="preserve">（按招标代理委托协议填写） </w:t>
      </w:r>
    </w:p>
    <w:p w14:paraId="01CC8382">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项目组其他成员：</w:t>
      </w:r>
      <w:r>
        <w:rPr>
          <w:rFonts w:hint="eastAsia" w:ascii="宋体" w:hAnsi="宋体" w:eastAsia="宋体" w:cs="宋体"/>
          <w:snapToGrid w:val="0"/>
          <w:kern w:val="0"/>
          <w:sz w:val="24"/>
          <w:szCs w:val="24"/>
        </w:rPr>
        <w:t>________________________</w:t>
      </w:r>
      <w:r>
        <w:rPr>
          <w:rFonts w:hint="eastAsia" w:ascii="宋体" w:hAnsi="宋体" w:eastAsia="宋体" w:cs="宋体"/>
          <w:snapToGrid w:val="0"/>
          <w:kern w:val="0"/>
          <w:sz w:val="24"/>
          <w:szCs w:val="24"/>
        </w:rPr>
        <w:t xml:space="preserve">（按招标代理委托协议填写） </w:t>
      </w:r>
    </w:p>
    <w:p w14:paraId="3EBB0E6D">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电</w:t>
      </w:r>
      <w:r>
        <w:rPr>
          <w:rFonts w:hint="eastAsia" w:ascii="宋体" w:hAnsi="宋体" w:eastAsia="宋体" w:cs="宋体"/>
          <w:snapToGrid w:val="0"/>
          <w:kern w:val="0"/>
          <w:sz w:val="24"/>
          <w:szCs w:val="24"/>
        </w:rPr>
        <w:t xml:space="preserve">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w:t>
      </w:r>
      <w:r>
        <w:rPr>
          <w:rFonts w:hint="eastAsia" w:ascii="宋体" w:hAnsi="宋体" w:eastAsia="宋体" w:cs="宋体"/>
          <w:snapToGrid w:val="0"/>
          <w:kern w:val="0"/>
          <w:sz w:val="24"/>
          <w:szCs w:val="24"/>
          <w:lang w:val="en-US" w:eastAsia="zh-CN"/>
        </w:rPr>
        <w:t xml:space="preserve"> </w:t>
      </w:r>
      <w:r>
        <w:rPr>
          <w:rFonts w:hint="eastAsia" w:ascii="宋体" w:hAnsi="宋体" w:eastAsia="宋体" w:cs="宋体"/>
          <w:snapToGrid w:val="0"/>
          <w:kern w:val="0"/>
          <w:sz w:val="24"/>
          <w:szCs w:val="24"/>
        </w:rPr>
        <w:t>话：</w:t>
      </w:r>
      <w:r>
        <w:rPr>
          <w:rFonts w:hint="eastAsia" w:ascii="宋体" w:hAnsi="宋体" w:eastAsia="宋体" w:cs="宋体"/>
          <w:snapToGrid w:val="0"/>
          <w:kern w:val="0"/>
          <w:sz w:val="24"/>
          <w:szCs w:val="24"/>
        </w:rPr>
        <w:t>________________________</w:t>
      </w:r>
    </w:p>
    <w:p w14:paraId="71C5CF64">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电</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子</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邮</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件：</w:t>
      </w:r>
      <w:r>
        <w:rPr>
          <w:rFonts w:hint="eastAsia" w:ascii="宋体" w:hAnsi="宋体" w:eastAsia="宋体" w:cs="宋体"/>
          <w:snapToGrid w:val="0"/>
          <w:kern w:val="0"/>
          <w:sz w:val="24"/>
          <w:szCs w:val="24"/>
        </w:rPr>
        <w:t>________________________</w:t>
      </w:r>
    </w:p>
    <w:p w14:paraId="2A8321B6">
      <w:pPr>
        <w:keepNext w:val="0"/>
        <w:keepLines w:val="0"/>
        <w:pageBreakBefore w:val="0"/>
        <w:widowControl/>
        <w:kinsoku w:val="0"/>
        <w:wordWrap/>
        <w:overflowPunct/>
        <w:topLinePunct w:val="0"/>
        <w:autoSpaceDE w:val="0"/>
        <w:autoSpaceDN w:val="0"/>
        <w:bidi w:val="0"/>
        <w:adjustRightInd/>
        <w:spacing w:line="400" w:lineRule="exact"/>
        <w:ind w:left="0" w:leftChars="0" w:firstLine="480" w:firstLineChars="200"/>
        <w:jc w:val="both"/>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br w:type="page"/>
      </w:r>
    </w:p>
    <w:bookmarkEnd w:id="27"/>
    <w:p w14:paraId="059A7BF4">
      <w:pPr>
        <w:pStyle w:val="2"/>
        <w:spacing w:before="0" w:after="0"/>
        <w:jc w:val="center"/>
        <w:rPr>
          <w:rFonts w:hint="eastAsia" w:ascii="宋体" w:hAnsi="宋体" w:eastAsia="宋体" w:cs="宋体"/>
          <w:b w:val="0"/>
          <w:bCs w:val="0"/>
        </w:rPr>
      </w:pPr>
      <w:bookmarkStart w:id="100" w:name="_Toc300677986"/>
      <w:bookmarkStart w:id="101" w:name="_Toc211498568"/>
      <w:bookmarkStart w:id="102" w:name="_Toc80006079"/>
      <w:bookmarkStart w:id="103" w:name="_Toc19301"/>
      <w:r>
        <w:rPr>
          <w:rFonts w:hint="eastAsia" w:ascii="宋体" w:hAnsi="宋体" w:eastAsia="宋体" w:cs="宋体"/>
          <w:b w:val="0"/>
          <w:bCs w:val="0"/>
        </w:rPr>
        <w:t>第一章  投标邀请书</w:t>
      </w:r>
      <w:bookmarkEnd w:id="100"/>
      <w:r>
        <w:rPr>
          <w:rFonts w:hint="eastAsia" w:ascii="宋体" w:hAnsi="宋体" w:eastAsia="宋体" w:cs="宋体"/>
          <w:b w:val="0"/>
          <w:bCs w:val="0"/>
        </w:rPr>
        <w:t>（适用于邀请招标）</w:t>
      </w:r>
      <w:bookmarkEnd w:id="101"/>
      <w:bookmarkEnd w:id="102"/>
      <w:bookmarkEnd w:id="103"/>
    </w:p>
    <w:p w14:paraId="0CB67E36">
      <w:pPr>
        <w:jc w:val="center"/>
        <w:rPr>
          <w:rFonts w:hint="eastAsia" w:ascii="宋体" w:hAnsi="宋体" w:eastAsia="宋体" w:cs="宋体"/>
          <w:sz w:val="28"/>
        </w:rPr>
      </w:pPr>
      <w:r>
        <w:rPr>
          <w:rFonts w:hint="eastAsia" w:ascii="宋体" w:hAnsi="宋体" w:eastAsia="宋体" w:cs="宋体"/>
          <w:u w:val="single"/>
          <w:lang w:eastAsia="zh-CN"/>
        </w:rPr>
        <w:t xml:space="preserve">              </w:t>
      </w:r>
      <w:r>
        <w:rPr>
          <w:rFonts w:hint="eastAsia" w:ascii="宋体" w:hAnsi="宋体" w:eastAsia="宋体" w:cs="宋体"/>
          <w:sz w:val="28"/>
        </w:rPr>
        <w:t>（招标项目名称及标段）施工投标邀请书</w:t>
      </w:r>
    </w:p>
    <w:p w14:paraId="6AC75C63">
      <w:pPr>
        <w:rPr>
          <w:rFonts w:hint="eastAsia" w:ascii="宋体" w:hAnsi="宋体" w:eastAsia="宋体" w:cs="宋体"/>
        </w:rPr>
      </w:pPr>
    </w:p>
    <w:p w14:paraId="2625AA32">
      <w:pPr>
        <w:pageBreakBefore w:val="0"/>
        <w:wordWrap/>
        <w:overflowPunct/>
        <w:topLinePunct w:val="0"/>
        <w:bidi w:val="0"/>
        <w:adjustRightInd/>
        <w:spacing w:line="560" w:lineRule="exact"/>
        <w:ind w:left="0" w:leftChars="0" w:firstLine="0" w:firstLineChars="0"/>
        <w:rPr>
          <w:rFonts w:hint="eastAsia" w:ascii="宋体" w:hAnsi="宋体" w:eastAsia="宋体" w:cs="宋体"/>
          <w:sz w:val="24"/>
          <w:szCs w:val="24"/>
        </w:rPr>
      </w:pPr>
      <w:r>
        <w:rPr>
          <w:rFonts w:hint="eastAsia" w:ascii="宋体" w:hAnsi="宋体" w:eastAsia="宋体" w:cs="宋体"/>
          <w:u w:val="single"/>
          <w:lang w:eastAsia="zh-CN"/>
        </w:rPr>
        <w:t xml:space="preserve">              </w:t>
      </w:r>
      <w:r>
        <w:rPr>
          <w:rFonts w:hint="eastAsia" w:ascii="宋体" w:hAnsi="宋体" w:eastAsia="宋体" w:cs="宋体"/>
          <w:sz w:val="24"/>
          <w:szCs w:val="24"/>
        </w:rPr>
        <w:t>（被邀请单位名称）：</w:t>
      </w:r>
    </w:p>
    <w:p w14:paraId="6B915075">
      <w:pPr>
        <w:pageBreakBefore w:val="0"/>
        <w:wordWrap/>
        <w:overflowPunct/>
        <w:topLinePunct w:val="0"/>
        <w:bidi w:val="0"/>
        <w:adjustRightInd/>
        <w:spacing w:line="560" w:lineRule="exact"/>
        <w:ind w:left="0" w:leftChars="0" w:firstLine="0" w:firstLineChars="0"/>
        <w:rPr>
          <w:rFonts w:hint="eastAsia" w:ascii="宋体" w:hAnsi="宋体" w:eastAsia="宋体" w:cs="宋体"/>
          <w:sz w:val="24"/>
          <w:szCs w:val="24"/>
        </w:rPr>
      </w:pPr>
    </w:p>
    <w:p w14:paraId="22A17359">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04" w:name="_Toc211498569"/>
      <w:bookmarkStart w:id="105" w:name="_Toc12491"/>
      <w:bookmarkStart w:id="106" w:name="_Toc80006080"/>
      <w:bookmarkStart w:id="107" w:name="_Toc9178508"/>
      <w:r>
        <w:rPr>
          <w:rFonts w:hint="eastAsia" w:ascii="宋体" w:hAnsi="宋体" w:eastAsia="宋体" w:cs="宋体"/>
          <w:lang w:val="en-US" w:eastAsia="zh-CN"/>
        </w:rPr>
        <w:t>1.招标条件</w:t>
      </w:r>
      <w:bookmarkEnd w:id="104"/>
      <w:bookmarkEnd w:id="105"/>
    </w:p>
    <w:p w14:paraId="3801CC77">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本招标项目</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（项目名称）已由</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（项目审批、核准或备案机关名称）以</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（批文名称及编号）批准建设，项目业主为</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，建设资金来自</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（资金来源），项目出资比例为</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，招标人为</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。招标代理机构为</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。项目已具备招标条件，现邀请你单位参加该项目的施工投标。</w:t>
      </w:r>
    </w:p>
    <w:p w14:paraId="7FBDC64C">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08" w:name="_Toc211498570"/>
      <w:bookmarkStart w:id="109" w:name="_Toc8519"/>
      <w:r>
        <w:rPr>
          <w:rFonts w:hint="eastAsia" w:ascii="宋体" w:hAnsi="宋体" w:eastAsia="宋体" w:cs="宋体"/>
          <w:lang w:val="en-US" w:eastAsia="zh-CN"/>
        </w:rPr>
        <w:t>2.项目概况</w:t>
      </w:r>
      <w:bookmarkEnd w:id="108"/>
      <w:bookmarkEnd w:id="109"/>
    </w:p>
    <w:p w14:paraId="463DE52B">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2.1 招标项目或标段（以下简称：招标项目）名称：</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w:t>
      </w:r>
    </w:p>
    <w:p w14:paraId="44101977">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2.2 建设地点：</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w:t>
      </w:r>
    </w:p>
    <w:p w14:paraId="472B71EA">
      <w:pPr>
        <w:pageBreakBefore w:val="0"/>
        <w:wordWrap/>
        <w:overflowPunct/>
        <w:topLinePunct w:val="0"/>
        <w:bidi w:val="0"/>
        <w:adjustRightInd/>
        <w:spacing w:after="160" w:line="400" w:lineRule="exact"/>
        <w:ind w:left="0" w:leftChars="0" w:firstLine="480" w:firstLineChars="200"/>
        <w:rPr>
          <w:rFonts w:hint="eastAsia" w:ascii="宋体" w:hAnsi="宋体" w:eastAsia="宋体" w:cs="宋体"/>
          <w:b/>
          <w:bCs/>
          <w:sz w:val="24"/>
          <w:szCs w:val="24"/>
        </w:rPr>
      </w:pPr>
      <w:r>
        <w:rPr>
          <w:rFonts w:hint="eastAsia" w:ascii="宋体" w:hAnsi="宋体" w:eastAsia="宋体" w:cs="宋体"/>
          <w:sz w:val="24"/>
          <w:szCs w:val="24"/>
        </w:rPr>
        <w:t>2.3</w:t>
      </w:r>
      <w:r>
        <w:rPr>
          <w:rFonts w:hint="eastAsia" w:cs="宋体"/>
          <w:sz w:val="24"/>
          <w:szCs w:val="24"/>
          <w:lang w:val="en-US" w:eastAsia="zh-CN"/>
        </w:rPr>
        <w:t xml:space="preserve"> </w:t>
      </w:r>
      <w:r>
        <w:rPr>
          <w:rFonts w:hint="eastAsia" w:ascii="宋体" w:hAnsi="宋体" w:eastAsia="宋体" w:cs="宋体"/>
          <w:sz w:val="24"/>
          <w:szCs w:val="24"/>
        </w:rPr>
        <w:t>项目基本情况：</w:t>
      </w:r>
      <w:r>
        <w:rPr>
          <w:rFonts w:hint="eastAsia" w:ascii="宋体" w:hAnsi="宋体" w:eastAsia="宋体" w:cs="宋体"/>
          <w:u w:val="single"/>
          <w:lang w:eastAsia="zh-CN"/>
        </w:rPr>
        <w:t xml:space="preserve">              </w:t>
      </w:r>
      <w:r>
        <w:rPr>
          <w:rFonts w:hint="eastAsia" w:ascii="宋体" w:hAnsi="宋体" w:eastAsia="宋体" w:cs="宋体"/>
          <w:sz w:val="24"/>
          <w:szCs w:val="24"/>
        </w:rPr>
        <w:t>；</w:t>
      </w:r>
    </w:p>
    <w:p w14:paraId="212D8A6D">
      <w:pPr>
        <w:pageBreakBefore w:val="0"/>
        <w:wordWrap/>
        <w:overflowPunct/>
        <w:topLinePunct w:val="0"/>
        <w:bidi w:val="0"/>
        <w:adjustRightInd/>
        <w:snapToGrid w:val="0"/>
        <w:spacing w:after="160" w:line="400" w:lineRule="exact"/>
        <w:ind w:left="0" w:leftChars="0" w:firstLine="482" w:firstLineChars="200"/>
        <w:rPr>
          <w:rFonts w:hint="eastAsia" w:ascii="宋体" w:hAnsi="宋体" w:eastAsia="宋体" w:cs="宋体"/>
          <w:b/>
          <w:bCs/>
          <w:sz w:val="24"/>
          <w:szCs w:val="24"/>
        </w:rPr>
      </w:pPr>
      <w:r>
        <w:rPr>
          <w:rFonts w:hint="eastAsia" w:ascii="宋体" w:hAnsi="宋体" w:eastAsia="宋体" w:cs="宋体"/>
          <w:b/>
          <w:bCs/>
          <w:sz w:val="24"/>
          <w:szCs w:val="24"/>
        </w:rPr>
        <w:t>（由招标人根据招标项目具体情况，从下列资质指标牵引项中勾选招标项目需要的指标中对应的最高资质等级的指标牵引项，由系统自动匹配生成所需要的最低资质等级。）</w:t>
      </w:r>
    </w:p>
    <w:p w14:paraId="6C9747A3">
      <w:pPr>
        <w:pStyle w:val="4"/>
        <w:pageBreakBefore w:val="0"/>
        <w:wordWrap/>
        <w:overflowPunct/>
        <w:topLinePunct w:val="0"/>
        <w:bidi w:val="0"/>
        <w:adjustRightInd/>
        <w:spacing w:after="160" w:line="400" w:lineRule="exact"/>
        <w:ind w:left="0" w:leftChars="0" w:firstLine="482" w:firstLineChars="200"/>
        <w:rPr>
          <w:rFonts w:hint="eastAsia"/>
        </w:rPr>
      </w:pPr>
      <w:r>
        <w:rPr>
          <w:rFonts w:hint="eastAsia" w:ascii="宋体" w:hAnsi="宋体" w:eastAsia="宋体" w:cs="宋体"/>
          <w:sz w:val="24"/>
          <w:szCs w:val="24"/>
        </w:rPr>
        <w:t>□</w:t>
      </w:r>
      <w:r>
        <w:rPr>
          <w:rFonts w:hint="eastAsia"/>
        </w:rPr>
        <w:t>2.3.1</w:t>
      </w:r>
      <w:r>
        <w:rPr>
          <w:rFonts w:hint="eastAsia"/>
          <w:lang w:val="en-US" w:eastAsia="zh-CN"/>
        </w:rPr>
        <w:t xml:space="preserve"> </w:t>
      </w:r>
      <w:r>
        <w:rPr>
          <w:rFonts w:hint="eastAsia"/>
        </w:rPr>
        <w:t>建筑工程施工总承包</w:t>
      </w:r>
    </w:p>
    <w:p w14:paraId="78F3F61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米的工业、民用建筑工程；</w:t>
      </w:r>
    </w:p>
    <w:p w14:paraId="69BBF11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米的构筑物工程；</w:t>
      </w:r>
    </w:p>
    <w:p w14:paraId="234F71D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万平方米的建筑工程；</w:t>
      </w:r>
    </w:p>
    <w:p w14:paraId="524B193A">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□单跨跨度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米的建筑工程。</w:t>
      </w:r>
    </w:p>
    <w:p w14:paraId="76D51594">
      <w:pPr>
        <w:pStyle w:val="4"/>
        <w:pageBreakBefore w:val="0"/>
        <w:wordWrap/>
        <w:overflowPunct/>
        <w:topLinePunct w:val="0"/>
        <w:bidi w:val="0"/>
        <w:adjustRightInd/>
        <w:spacing w:after="160" w:line="400" w:lineRule="exact"/>
        <w:ind w:left="0" w:leftChars="0" w:firstLine="482" w:firstLineChars="200"/>
        <w:rPr>
          <w:rFonts w:hint="eastAsia"/>
        </w:rPr>
      </w:pPr>
      <w:r>
        <w:rPr>
          <w:rFonts w:hint="eastAsia" w:ascii="宋体" w:hAnsi="宋体" w:eastAsia="宋体" w:cs="宋体"/>
          <w:sz w:val="24"/>
          <w:szCs w:val="24"/>
        </w:rPr>
        <w:t>□</w:t>
      </w:r>
      <w:r>
        <w:rPr>
          <w:rFonts w:hint="eastAsia"/>
        </w:rPr>
        <w:t>2.3.2</w:t>
      </w:r>
      <w:r>
        <w:rPr>
          <w:rFonts w:hint="eastAsia"/>
          <w:lang w:val="en-US" w:eastAsia="zh-CN"/>
        </w:rPr>
        <w:t xml:space="preserve"> </w:t>
      </w:r>
      <w:r>
        <w:rPr>
          <w:rFonts w:hint="eastAsia"/>
        </w:rPr>
        <w:t>市政公用工程总承包</w:t>
      </w:r>
    </w:p>
    <w:p w14:paraId="0AD93836">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□城市道路工程（含快速路）；</w:t>
      </w:r>
    </w:p>
    <w:p w14:paraId="6345BBA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□城市道路工程</w:t>
      </w:r>
      <w:r>
        <w:rPr>
          <w:rFonts w:hint="eastAsia" w:cs="宋体"/>
          <w:sz w:val="24"/>
          <w:szCs w:val="24"/>
          <w:lang w:eastAsia="zh-CN"/>
        </w:rPr>
        <w:t>（</w:t>
      </w:r>
      <w:r>
        <w:rPr>
          <w:rFonts w:hint="eastAsia" w:ascii="宋体" w:hAnsi="宋体" w:eastAsia="宋体" w:cs="宋体"/>
          <w:sz w:val="24"/>
          <w:szCs w:val="24"/>
        </w:rPr>
        <w:t>不含快速路</w:t>
      </w:r>
      <w:r>
        <w:rPr>
          <w:rFonts w:hint="eastAsia" w:cs="宋体"/>
          <w:sz w:val="24"/>
          <w:szCs w:val="24"/>
          <w:lang w:eastAsia="zh-CN"/>
        </w:rPr>
        <w:t>）</w:t>
      </w:r>
      <w:r>
        <w:rPr>
          <w:rFonts w:hint="eastAsia" w:ascii="宋体" w:hAnsi="宋体" w:eastAsia="宋体" w:cs="宋体"/>
          <w:sz w:val="24"/>
          <w:szCs w:val="24"/>
        </w:rPr>
        <w:t>；</w:t>
      </w:r>
    </w:p>
    <w:p w14:paraId="494EC008">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□单跨</w:t>
      </w:r>
      <w:r>
        <w:rPr>
          <w:rFonts w:hint="eastAsia" w:ascii="宋体" w:hAnsi="宋体" w:eastAsia="宋体" w:cs="宋体"/>
          <w:sz w:val="24"/>
          <w:szCs w:val="24"/>
          <w:u w:val="single"/>
        </w:rPr>
        <w:t xml:space="preserve">   </w:t>
      </w:r>
      <w:r>
        <w:rPr>
          <w:rFonts w:hint="eastAsia" w:ascii="宋体" w:hAnsi="宋体" w:eastAsia="宋体" w:cs="宋体"/>
          <w:sz w:val="24"/>
          <w:szCs w:val="24"/>
        </w:rPr>
        <w:t>米的城市桥梁工程；</w:t>
      </w:r>
    </w:p>
    <w:p w14:paraId="103E83B1">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万吨/日的给水厂；</w:t>
      </w:r>
    </w:p>
    <w:p w14:paraId="2057E7D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万吨/日的污水处理工程；</w:t>
      </w:r>
    </w:p>
    <w:p w14:paraId="0E4BC1D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万吨/日的给水泵站；</w:t>
      </w:r>
    </w:p>
    <w:p w14:paraId="637169B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万吨/日的污水泵站或雨水泵站；</w:t>
      </w:r>
    </w:p>
    <w:p w14:paraId="55D3BBF2">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□直径</w:t>
      </w:r>
      <w:r>
        <w:rPr>
          <w:rFonts w:hint="eastAsia" w:ascii="宋体" w:hAnsi="宋体" w:eastAsia="宋体" w:cs="宋体"/>
          <w:sz w:val="24"/>
          <w:szCs w:val="24"/>
          <w:u w:val="single"/>
        </w:rPr>
        <w:t xml:space="preserve">   </w:t>
      </w:r>
      <w:r>
        <w:rPr>
          <w:rFonts w:hint="eastAsia" w:ascii="宋体" w:hAnsi="宋体" w:eastAsia="宋体" w:cs="宋体"/>
          <w:sz w:val="24"/>
          <w:szCs w:val="24"/>
        </w:rPr>
        <w:t>米供水管道；</w:t>
      </w:r>
    </w:p>
    <w:p w14:paraId="46FDD7DC">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□直径</w:t>
      </w:r>
      <w:r>
        <w:rPr>
          <w:rFonts w:hint="eastAsia" w:ascii="宋体" w:hAnsi="宋体" w:eastAsia="宋体" w:cs="宋体"/>
          <w:sz w:val="24"/>
          <w:szCs w:val="24"/>
          <w:u w:val="single"/>
        </w:rPr>
        <w:t xml:space="preserve">   </w:t>
      </w:r>
      <w:r>
        <w:rPr>
          <w:rFonts w:hint="eastAsia" w:ascii="宋体" w:hAnsi="宋体" w:eastAsia="宋体" w:cs="宋体"/>
          <w:sz w:val="24"/>
          <w:szCs w:val="24"/>
        </w:rPr>
        <w:t>米污水或中水或雨水管道；</w:t>
      </w:r>
    </w:p>
    <w:p w14:paraId="35795C26">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公斤/平方厘米中压、低压燃气管道、调压站；</w:t>
      </w:r>
    </w:p>
    <w:p w14:paraId="08C2AF27">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□中压以上燃气管道、调压站；</w:t>
      </w:r>
    </w:p>
    <w:p w14:paraId="3E04AEF1">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□供热面积</w:t>
      </w:r>
      <w:r>
        <w:rPr>
          <w:rFonts w:hint="eastAsia" w:ascii="宋体" w:hAnsi="宋体" w:eastAsia="宋体" w:cs="宋体"/>
          <w:sz w:val="24"/>
          <w:szCs w:val="24"/>
          <w:u w:val="single"/>
        </w:rPr>
        <w:t xml:space="preserve">   </w:t>
      </w:r>
      <w:r>
        <w:rPr>
          <w:rFonts w:hint="eastAsia" w:ascii="宋体" w:hAnsi="宋体" w:eastAsia="宋体" w:cs="宋体"/>
          <w:sz w:val="24"/>
          <w:szCs w:val="24"/>
        </w:rPr>
        <w:t>万平方米热力工程；</w:t>
      </w:r>
    </w:p>
    <w:p w14:paraId="2B2240EE">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□直径</w:t>
      </w:r>
      <w:r>
        <w:rPr>
          <w:rFonts w:hint="eastAsia" w:ascii="宋体" w:hAnsi="宋体" w:eastAsia="宋体" w:cs="宋体"/>
          <w:sz w:val="24"/>
          <w:szCs w:val="24"/>
          <w:u w:val="single"/>
        </w:rPr>
        <w:t xml:space="preserve">   </w:t>
      </w:r>
      <w:r>
        <w:rPr>
          <w:rFonts w:hint="eastAsia" w:ascii="宋体" w:hAnsi="宋体" w:eastAsia="宋体" w:cs="宋体"/>
          <w:sz w:val="24"/>
          <w:szCs w:val="24"/>
        </w:rPr>
        <w:t>米热力管道；</w:t>
      </w:r>
    </w:p>
    <w:p w14:paraId="64DB3B5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万元的城市生活垃圾处理工程；</w:t>
      </w:r>
    </w:p>
    <w:p w14:paraId="40C2DD80">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□断面</w:t>
      </w:r>
      <w:r>
        <w:rPr>
          <w:rFonts w:hint="eastAsia" w:ascii="宋体" w:hAnsi="宋体" w:eastAsia="宋体" w:cs="宋体"/>
          <w:sz w:val="24"/>
          <w:szCs w:val="24"/>
          <w:u w:val="single"/>
        </w:rPr>
        <w:t xml:space="preserve">   </w:t>
      </w:r>
      <w:r>
        <w:rPr>
          <w:rFonts w:hint="eastAsia" w:ascii="宋体" w:hAnsi="宋体" w:eastAsia="宋体" w:cs="宋体"/>
          <w:sz w:val="24"/>
          <w:szCs w:val="24"/>
        </w:rPr>
        <w:t>平方米隧道工程和地下交通工程</w:t>
      </w:r>
    </w:p>
    <w:p w14:paraId="6CB70AF1">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万元地下交通工程</w:t>
      </w:r>
      <w:r>
        <w:rPr>
          <w:rFonts w:hint="eastAsia" w:cs="宋体"/>
          <w:sz w:val="24"/>
          <w:szCs w:val="24"/>
          <w:lang w:eastAsia="zh-CN"/>
        </w:rPr>
        <w:t>（</w:t>
      </w:r>
      <w:r>
        <w:rPr>
          <w:rFonts w:hint="eastAsia" w:ascii="宋体" w:hAnsi="宋体" w:eastAsia="宋体" w:cs="宋体"/>
          <w:sz w:val="24"/>
          <w:szCs w:val="24"/>
        </w:rPr>
        <w:t xml:space="preserve">不包括轨道交通工程 </w:t>
      </w:r>
      <w:r>
        <w:rPr>
          <w:rFonts w:hint="eastAsia" w:cs="宋体"/>
          <w:sz w:val="24"/>
          <w:szCs w:val="24"/>
          <w:lang w:eastAsia="zh-CN"/>
        </w:rPr>
        <w:t>）</w:t>
      </w:r>
      <w:r>
        <w:rPr>
          <w:rFonts w:hint="eastAsia" w:ascii="宋体" w:hAnsi="宋体" w:eastAsia="宋体" w:cs="宋体"/>
          <w:sz w:val="24"/>
          <w:szCs w:val="24"/>
        </w:rPr>
        <w:t>；</w:t>
      </w:r>
    </w:p>
    <w:p w14:paraId="1691C2A8">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cs="宋体"/>
          <w:sz w:val="24"/>
          <w:szCs w:val="24"/>
          <w:lang w:eastAsia="zh-CN"/>
        </w:rPr>
        <w:t>□</w:t>
      </w:r>
      <w:r>
        <w:rPr>
          <w:rFonts w:hint="eastAsia" w:ascii="宋体" w:hAnsi="宋体" w:eastAsia="宋体" w:cs="宋体"/>
          <w:sz w:val="24"/>
          <w:szCs w:val="24"/>
          <w:u w:val="single"/>
        </w:rPr>
        <w:t xml:space="preserve">   </w:t>
      </w:r>
      <w:r>
        <w:rPr>
          <w:rFonts w:hint="eastAsia" w:ascii="宋体" w:hAnsi="宋体" w:eastAsia="宋体" w:cs="宋体"/>
          <w:sz w:val="24"/>
          <w:szCs w:val="24"/>
        </w:rPr>
        <w:t>平方米城市广场、地面停车场硬质铺装；</w:t>
      </w:r>
    </w:p>
    <w:p w14:paraId="2CBC0F5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万元的市政综合工程。</w:t>
      </w:r>
    </w:p>
    <w:p w14:paraId="0D6EEB52">
      <w:pPr>
        <w:pStyle w:val="4"/>
        <w:pageBreakBefore w:val="0"/>
        <w:wordWrap/>
        <w:overflowPunct/>
        <w:topLinePunct w:val="0"/>
        <w:bidi w:val="0"/>
        <w:adjustRightInd/>
        <w:spacing w:after="160" w:line="400" w:lineRule="exact"/>
        <w:ind w:left="0" w:leftChars="0" w:firstLine="482" w:firstLineChars="200"/>
        <w:rPr>
          <w:rFonts w:hint="eastAsia"/>
        </w:rPr>
      </w:pPr>
      <w:r>
        <w:rPr>
          <w:rFonts w:hint="eastAsia" w:ascii="宋体" w:hAnsi="宋体" w:eastAsia="宋体" w:cs="宋体"/>
          <w:sz w:val="24"/>
          <w:szCs w:val="24"/>
        </w:rPr>
        <w:t>□</w:t>
      </w:r>
      <w:r>
        <w:rPr>
          <w:rFonts w:hint="eastAsia"/>
        </w:rPr>
        <w:t>2.3.3</w:t>
      </w:r>
      <w:r>
        <w:rPr>
          <w:rFonts w:hint="eastAsia"/>
          <w:lang w:val="en-US" w:eastAsia="zh-CN"/>
        </w:rPr>
        <w:t xml:space="preserve"> </w:t>
      </w:r>
      <w:r>
        <w:rPr>
          <w:rFonts w:hint="eastAsia"/>
        </w:rPr>
        <w:t>地基基础工程专业承包</w:t>
      </w:r>
    </w:p>
    <w:p w14:paraId="4706447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米工业、民用建筑工程的地基基础工程；</w:t>
      </w:r>
    </w:p>
    <w:p w14:paraId="2DC775D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米构筑物的地基基础工程；</w:t>
      </w:r>
    </w:p>
    <w:p w14:paraId="40C36F8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□深度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米的刚性桩复合地基处理；</w:t>
      </w:r>
    </w:p>
    <w:p w14:paraId="78F29B3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□深度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米的其它地基处理工程；</w:t>
      </w:r>
    </w:p>
    <w:p w14:paraId="0E1F1492">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□单桩承受设计荷载</w:t>
      </w:r>
      <w:r>
        <w:rPr>
          <w:rFonts w:hint="eastAsia" w:ascii="宋体" w:hAnsi="宋体" w:eastAsia="宋体" w:cs="宋体"/>
          <w:sz w:val="24"/>
          <w:szCs w:val="24"/>
          <w:u w:val="single"/>
        </w:rPr>
        <w:t xml:space="preserve">   </w:t>
      </w:r>
      <w:r>
        <w:rPr>
          <w:rFonts w:hint="eastAsia" w:ascii="宋体" w:hAnsi="宋体" w:eastAsia="宋体" w:cs="宋体"/>
          <w:sz w:val="24"/>
          <w:szCs w:val="24"/>
        </w:rPr>
        <w:t>千牛的桩基础工程；</w:t>
      </w:r>
    </w:p>
    <w:p w14:paraId="58B36881">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□开挖深度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米的基坑围护工程。</w:t>
      </w:r>
    </w:p>
    <w:p w14:paraId="608A27EE">
      <w:pPr>
        <w:pStyle w:val="4"/>
        <w:pageBreakBefore w:val="0"/>
        <w:wordWrap/>
        <w:overflowPunct/>
        <w:topLinePunct w:val="0"/>
        <w:bidi w:val="0"/>
        <w:adjustRightInd/>
        <w:spacing w:after="160" w:line="400" w:lineRule="exact"/>
        <w:ind w:left="0" w:leftChars="0" w:firstLine="482" w:firstLineChars="200"/>
        <w:rPr>
          <w:rFonts w:hint="eastAsia"/>
        </w:rPr>
      </w:pPr>
      <w:r>
        <w:rPr>
          <w:rFonts w:hint="eastAsia" w:ascii="宋体" w:hAnsi="宋体" w:eastAsia="宋体" w:cs="宋体"/>
          <w:sz w:val="24"/>
          <w:szCs w:val="24"/>
        </w:rPr>
        <w:t>□</w:t>
      </w:r>
      <w:r>
        <w:rPr>
          <w:rFonts w:hint="eastAsia"/>
        </w:rPr>
        <w:t>2.3.4</w:t>
      </w:r>
      <w:r>
        <w:rPr>
          <w:rFonts w:hint="eastAsia"/>
          <w:lang w:val="en-US" w:eastAsia="zh-CN"/>
        </w:rPr>
        <w:t xml:space="preserve"> </w:t>
      </w:r>
      <w:r>
        <w:rPr>
          <w:rFonts w:hint="eastAsia"/>
        </w:rPr>
        <w:t>起重设备安装工程专业承包</w:t>
      </w:r>
    </w:p>
    <w:p w14:paraId="70DB1007">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千牛·米塔式起重机、各类施工升降机和门式起重机的安装与拆卸。</w:t>
      </w:r>
    </w:p>
    <w:p w14:paraId="184E26EE">
      <w:pPr>
        <w:pStyle w:val="4"/>
        <w:pageBreakBefore w:val="0"/>
        <w:wordWrap/>
        <w:overflowPunct/>
        <w:topLinePunct w:val="0"/>
        <w:bidi w:val="0"/>
        <w:adjustRightInd/>
        <w:spacing w:after="160" w:line="400" w:lineRule="exact"/>
        <w:ind w:left="0" w:leftChars="0" w:firstLine="482" w:firstLineChars="200"/>
        <w:rPr>
          <w:rFonts w:hint="eastAsia"/>
        </w:rPr>
      </w:pPr>
      <w:r>
        <w:rPr>
          <w:rFonts w:hint="eastAsia" w:ascii="宋体" w:hAnsi="宋体" w:eastAsia="宋体" w:cs="宋体"/>
          <w:sz w:val="24"/>
          <w:szCs w:val="24"/>
        </w:rPr>
        <w:t>□</w:t>
      </w:r>
      <w:r>
        <w:rPr>
          <w:rFonts w:hint="eastAsia"/>
        </w:rPr>
        <w:t>2.3.5</w:t>
      </w:r>
      <w:r>
        <w:rPr>
          <w:rFonts w:hint="eastAsia"/>
          <w:lang w:val="en-US" w:eastAsia="zh-CN"/>
        </w:rPr>
        <w:t xml:space="preserve"> </w:t>
      </w:r>
      <w:r>
        <w:rPr>
          <w:rFonts w:hint="eastAsia"/>
        </w:rPr>
        <w:t>预拌混凝土专业承包</w:t>
      </w:r>
    </w:p>
    <w:p w14:paraId="67E0461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□各种强度等级的混凝土和特种混凝土。</w:t>
      </w:r>
    </w:p>
    <w:p w14:paraId="58F244D3">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2.3.6</w:t>
      </w:r>
      <w:r>
        <w:rPr>
          <w:rFonts w:hint="eastAsia" w:ascii="宋体" w:hAnsi="宋体" w:eastAsia="宋体" w:cs="宋体"/>
          <w:lang w:val="en-US" w:eastAsia="zh-CN"/>
        </w:rPr>
        <w:t xml:space="preserve"> </w:t>
      </w:r>
      <w:r>
        <w:rPr>
          <w:rFonts w:hint="eastAsia" w:ascii="宋体" w:hAnsi="宋体" w:eastAsia="宋体" w:cs="宋体"/>
        </w:rPr>
        <w:t>电子与智能化工程专业</w:t>
      </w:r>
    </w:p>
    <w:p w14:paraId="2635257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万元的电子工业制造设备安装工程和电子工业环境工程；</w:t>
      </w:r>
    </w:p>
    <w:p w14:paraId="3D742F42">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万元的电子系统工程和建筑智能化工程施工</w:t>
      </w:r>
      <w:r>
        <w:rPr>
          <w:rFonts w:hint="eastAsia" w:cs="宋体"/>
          <w:sz w:val="24"/>
          <w:szCs w:val="24"/>
          <w:lang w:eastAsia="zh-CN"/>
        </w:rPr>
        <w:t>。</w:t>
      </w:r>
    </w:p>
    <w:p w14:paraId="3D31B2EC">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2.3.7</w:t>
      </w:r>
      <w:r>
        <w:rPr>
          <w:rFonts w:hint="eastAsia" w:ascii="宋体" w:hAnsi="宋体" w:eastAsia="宋体" w:cs="宋体"/>
          <w:lang w:val="en-US" w:eastAsia="zh-CN"/>
        </w:rPr>
        <w:t xml:space="preserve"> </w:t>
      </w:r>
      <w:r>
        <w:rPr>
          <w:rFonts w:hint="eastAsia" w:ascii="宋体" w:hAnsi="宋体" w:eastAsia="宋体" w:cs="宋体"/>
        </w:rPr>
        <w:t>消防设施工程专业</w:t>
      </w:r>
    </w:p>
    <w:p w14:paraId="0877409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□单体建筑面积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万平方米的下列消防设施工程的施工</w:t>
      </w:r>
    </w:p>
    <w:p w14:paraId="0A67098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（1）一类高层民用建筑以外的民用建筑；</w:t>
      </w:r>
    </w:p>
    <w:p w14:paraId="738D6312">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（2）火灾危险性丙类以下的厂房、仓库、储罐、堆场。</w:t>
      </w:r>
    </w:p>
    <w:p w14:paraId="43B4735C">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□一类高层民用建筑；</w:t>
      </w:r>
    </w:p>
    <w:p w14:paraId="2BDC0AE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□火灾危险性乙类以上的厂房、仓库、储罐、堆场。</w:t>
      </w:r>
    </w:p>
    <w:p w14:paraId="557E81F7">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2.3.8</w:t>
      </w:r>
      <w:r>
        <w:rPr>
          <w:rFonts w:hint="eastAsia" w:ascii="宋体" w:hAnsi="宋体" w:eastAsia="宋体" w:cs="宋体"/>
          <w:lang w:val="en-US" w:eastAsia="zh-CN"/>
        </w:rPr>
        <w:t xml:space="preserve"> </w:t>
      </w:r>
      <w:r>
        <w:rPr>
          <w:rFonts w:hint="eastAsia" w:ascii="宋体" w:hAnsi="宋体" w:eastAsia="宋体" w:cs="宋体"/>
        </w:rPr>
        <w:t>防水防腐保温工程</w:t>
      </w:r>
    </w:p>
    <w:p w14:paraId="79DF83E0">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万元建筑防水工程的施工</w:t>
      </w:r>
      <w:r>
        <w:rPr>
          <w:rFonts w:hint="eastAsia" w:cs="宋体"/>
          <w:sz w:val="24"/>
          <w:szCs w:val="24"/>
          <w:lang w:eastAsia="zh-CN"/>
        </w:rPr>
        <w:t>；</w:t>
      </w:r>
    </w:p>
    <w:p w14:paraId="673F8BE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万元的各类防腐保温工程。</w:t>
      </w:r>
    </w:p>
    <w:p w14:paraId="121CB003">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2.3.9</w:t>
      </w:r>
      <w:r>
        <w:rPr>
          <w:rFonts w:hint="eastAsia" w:ascii="宋体" w:hAnsi="宋体" w:eastAsia="宋体" w:cs="宋体"/>
          <w:lang w:val="en-US" w:eastAsia="zh-CN"/>
        </w:rPr>
        <w:t xml:space="preserve"> </w:t>
      </w:r>
      <w:r>
        <w:rPr>
          <w:rFonts w:hint="eastAsia" w:ascii="宋体" w:hAnsi="宋体" w:eastAsia="宋体" w:cs="宋体"/>
        </w:rPr>
        <w:t>钢结构工程专业</w:t>
      </w:r>
    </w:p>
    <w:p w14:paraId="401CECD3">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□钢结构高度</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米；  </w:t>
      </w:r>
    </w:p>
    <w:p w14:paraId="5DD0B831">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□钢结构单跨跨度</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米； </w:t>
      </w:r>
    </w:p>
    <w:p w14:paraId="495D37D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□网壳、网架结构短边边跨跨度</w:t>
      </w:r>
      <w:r>
        <w:rPr>
          <w:rFonts w:hint="eastAsia" w:ascii="宋体" w:hAnsi="宋体" w:eastAsia="宋体" w:cs="宋体"/>
          <w:sz w:val="24"/>
          <w:szCs w:val="24"/>
          <w:u w:val="single"/>
        </w:rPr>
        <w:t xml:space="preserve">   </w:t>
      </w:r>
      <w:r>
        <w:rPr>
          <w:rFonts w:hint="eastAsia" w:ascii="宋体" w:hAnsi="宋体" w:eastAsia="宋体" w:cs="宋体"/>
          <w:sz w:val="24"/>
          <w:szCs w:val="24"/>
        </w:rPr>
        <w:t>米；</w:t>
      </w:r>
    </w:p>
    <w:p w14:paraId="6EA6396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□单体钢结构工程钢结构总重量</w:t>
      </w:r>
      <w:r>
        <w:rPr>
          <w:rFonts w:hint="eastAsia" w:ascii="宋体" w:hAnsi="宋体" w:eastAsia="宋体" w:cs="宋体"/>
          <w:sz w:val="24"/>
          <w:szCs w:val="24"/>
          <w:u w:val="single"/>
        </w:rPr>
        <w:t xml:space="preserve">   </w:t>
      </w:r>
      <w:r>
        <w:rPr>
          <w:rFonts w:hint="eastAsia" w:ascii="宋体" w:hAnsi="宋体" w:eastAsia="宋体" w:cs="宋体"/>
          <w:sz w:val="24"/>
          <w:szCs w:val="24"/>
        </w:rPr>
        <w:t>吨 ；</w:t>
      </w:r>
    </w:p>
    <w:p w14:paraId="45CA797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□单体建筑面积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平方米。</w:t>
      </w:r>
    </w:p>
    <w:p w14:paraId="2E3CE046">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2.3.10</w:t>
      </w:r>
      <w:r>
        <w:rPr>
          <w:rFonts w:hint="eastAsia" w:ascii="宋体" w:hAnsi="宋体" w:eastAsia="宋体" w:cs="宋体"/>
          <w:lang w:val="en-US" w:eastAsia="zh-CN"/>
        </w:rPr>
        <w:t xml:space="preserve"> </w:t>
      </w:r>
      <w:r>
        <w:rPr>
          <w:rFonts w:hint="eastAsia" w:ascii="宋体" w:hAnsi="宋体" w:eastAsia="宋体" w:cs="宋体"/>
        </w:rPr>
        <w:t>模板脚手架专业</w:t>
      </w:r>
    </w:p>
    <w:p w14:paraId="74A98C9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□各类模板、脚手架工程的设计、制作、安装、施工。</w:t>
      </w:r>
    </w:p>
    <w:p w14:paraId="482FAED4">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2.3.11</w:t>
      </w:r>
      <w:r>
        <w:rPr>
          <w:rFonts w:hint="eastAsia" w:ascii="宋体" w:hAnsi="宋体" w:eastAsia="宋体" w:cs="宋体"/>
          <w:lang w:val="en-US" w:eastAsia="zh-CN"/>
        </w:rPr>
        <w:t xml:space="preserve"> </w:t>
      </w:r>
      <w:r>
        <w:rPr>
          <w:rFonts w:hint="eastAsia" w:ascii="宋体" w:hAnsi="宋体" w:eastAsia="宋体" w:cs="宋体"/>
        </w:rPr>
        <w:t>建筑装修装饰工程专业</w:t>
      </w:r>
    </w:p>
    <w:p w14:paraId="6DD17CCF">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万元的建筑装修装饰工程，以及与装修工程直接配套的其他工程的施工。</w:t>
      </w:r>
    </w:p>
    <w:p w14:paraId="6DDA9038">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2.3.12</w:t>
      </w:r>
      <w:r>
        <w:rPr>
          <w:rFonts w:hint="eastAsia" w:ascii="宋体" w:hAnsi="宋体" w:eastAsia="宋体" w:cs="宋体"/>
          <w:lang w:val="en-US" w:eastAsia="zh-CN"/>
        </w:rPr>
        <w:t xml:space="preserve"> </w:t>
      </w:r>
      <w:r>
        <w:rPr>
          <w:rFonts w:hint="eastAsia" w:ascii="宋体" w:hAnsi="宋体" w:eastAsia="宋体" w:cs="宋体"/>
        </w:rPr>
        <w:t>建筑机电安装工程专业</w:t>
      </w:r>
    </w:p>
    <w:p w14:paraId="1F28AF6C">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万元的各类建筑工程项目的设备、线路、管道的安装；</w:t>
      </w:r>
    </w:p>
    <w:p w14:paraId="2D89B527">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千伏变配电站工程；</w:t>
      </w:r>
    </w:p>
    <w:p w14:paraId="0A4A175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□非标准钢结构件的制作、安装。</w:t>
      </w:r>
    </w:p>
    <w:p w14:paraId="5588C591">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2.3.13</w:t>
      </w:r>
      <w:r>
        <w:rPr>
          <w:rFonts w:hint="eastAsia" w:ascii="宋体" w:hAnsi="宋体" w:eastAsia="宋体" w:cs="宋体"/>
          <w:lang w:val="en-US" w:eastAsia="zh-CN"/>
        </w:rPr>
        <w:t xml:space="preserve"> </w:t>
      </w:r>
      <w:r>
        <w:rPr>
          <w:rFonts w:hint="eastAsia" w:ascii="宋体" w:hAnsi="宋体" w:eastAsia="宋体" w:cs="宋体"/>
        </w:rPr>
        <w:t>建筑幕墙工程专业</w:t>
      </w:r>
    </w:p>
    <w:p w14:paraId="3FB393E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□单体建筑工程幕墙面积</w:t>
      </w:r>
      <w:r>
        <w:rPr>
          <w:rFonts w:hint="eastAsia" w:ascii="宋体" w:hAnsi="宋体" w:eastAsia="宋体" w:cs="宋体"/>
          <w:sz w:val="24"/>
          <w:szCs w:val="24"/>
          <w:u w:val="single"/>
        </w:rPr>
        <w:t xml:space="preserve">   </w:t>
      </w:r>
      <w:r>
        <w:rPr>
          <w:rFonts w:hint="eastAsia" w:ascii="宋体" w:hAnsi="宋体" w:eastAsia="宋体" w:cs="宋体"/>
          <w:sz w:val="24"/>
          <w:szCs w:val="24"/>
        </w:rPr>
        <w:t>平方米建筑幕墙工程的施工。</w:t>
      </w:r>
    </w:p>
    <w:p w14:paraId="25BC0220">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2.3.14</w:t>
      </w:r>
      <w:r>
        <w:rPr>
          <w:rFonts w:hint="eastAsia" w:ascii="宋体" w:hAnsi="宋体" w:eastAsia="宋体" w:cs="宋体"/>
          <w:lang w:val="en-US" w:eastAsia="zh-CN"/>
        </w:rPr>
        <w:t xml:space="preserve"> </w:t>
      </w:r>
      <w:r>
        <w:rPr>
          <w:rFonts w:hint="eastAsia" w:ascii="宋体" w:hAnsi="宋体" w:eastAsia="宋体" w:cs="宋体"/>
        </w:rPr>
        <w:t>古建筑工程专业</w:t>
      </w:r>
    </w:p>
    <w:p w14:paraId="4927629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平方米的单体仿古建筑工程；</w:t>
      </w:r>
    </w:p>
    <w:p w14:paraId="7C2B1933">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□国家级</w:t>
      </w:r>
      <w:r>
        <w:rPr>
          <w:rFonts w:hint="eastAsia" w:ascii="宋体" w:hAnsi="宋体" w:eastAsia="宋体" w:cs="宋体"/>
          <w:sz w:val="24"/>
          <w:szCs w:val="24"/>
          <w:u w:val="single"/>
        </w:rPr>
        <w:t xml:space="preserve">   </w:t>
      </w:r>
      <w:r>
        <w:rPr>
          <w:rFonts w:hint="eastAsia" w:ascii="宋体" w:hAnsi="宋体" w:eastAsia="宋体" w:cs="宋体"/>
          <w:sz w:val="24"/>
          <w:szCs w:val="24"/>
        </w:rPr>
        <w:t>平方米重点文物保护单位的古建筑修缮工程的施工。</w:t>
      </w:r>
    </w:p>
    <w:p w14:paraId="4872B46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□省级</w:t>
      </w:r>
      <w:r>
        <w:rPr>
          <w:rFonts w:hint="eastAsia" w:ascii="宋体" w:hAnsi="宋体" w:eastAsia="宋体" w:cs="宋体"/>
          <w:sz w:val="24"/>
          <w:szCs w:val="24"/>
          <w:u w:val="single"/>
        </w:rPr>
        <w:t xml:space="preserve">   </w:t>
      </w:r>
      <w:r>
        <w:rPr>
          <w:rFonts w:hint="eastAsia" w:ascii="宋体" w:hAnsi="宋体" w:eastAsia="宋体" w:cs="宋体"/>
          <w:sz w:val="24"/>
          <w:szCs w:val="24"/>
        </w:rPr>
        <w:t>平方米重点文物保护单位的古建筑修缮工程的施工</w:t>
      </w:r>
    </w:p>
    <w:p w14:paraId="0B044BDE">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2.3.15</w:t>
      </w:r>
      <w:r>
        <w:rPr>
          <w:rFonts w:hint="eastAsia" w:ascii="宋体" w:hAnsi="宋体" w:eastAsia="宋体" w:cs="宋体"/>
          <w:lang w:val="en-US" w:eastAsia="zh-CN"/>
        </w:rPr>
        <w:t xml:space="preserve"> </w:t>
      </w:r>
      <w:r>
        <w:rPr>
          <w:rFonts w:hint="eastAsia" w:ascii="宋体" w:hAnsi="宋体" w:eastAsia="宋体" w:cs="宋体"/>
        </w:rPr>
        <w:t>城市及道路照明工程专业</w:t>
      </w:r>
    </w:p>
    <w:p w14:paraId="27FF0097">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b/>
          <w:bCs/>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万元的城市与道路照明工程的施工。</w:t>
      </w:r>
    </w:p>
    <w:p w14:paraId="1446F9F3">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2.3.16</w:t>
      </w:r>
      <w:r>
        <w:rPr>
          <w:rFonts w:hint="eastAsia" w:ascii="宋体" w:hAnsi="宋体" w:eastAsia="宋体" w:cs="宋体"/>
          <w:lang w:val="en-US" w:eastAsia="zh-CN"/>
        </w:rPr>
        <w:t xml:space="preserve"> </w:t>
      </w:r>
      <w:r>
        <w:rPr>
          <w:rFonts w:hint="eastAsia" w:ascii="宋体" w:hAnsi="宋体" w:eastAsia="宋体" w:cs="宋体"/>
        </w:rPr>
        <w:t>特种专业工程</w:t>
      </w:r>
    </w:p>
    <w:p w14:paraId="2A992BC6">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□建筑物纠偏和平移</w:t>
      </w:r>
    </w:p>
    <w:p w14:paraId="48EFDB8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□结构补强</w:t>
      </w:r>
    </w:p>
    <w:p w14:paraId="183012B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□特殊设备起重吊装</w:t>
      </w:r>
    </w:p>
    <w:p w14:paraId="6FB431DC">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□特种防雷</w:t>
      </w:r>
    </w:p>
    <w:p w14:paraId="6E5C69AC">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□特种专业工程</w:t>
      </w:r>
    </w:p>
    <w:p w14:paraId="7D6AE5F5">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2.3.17</w:t>
      </w:r>
      <w:r>
        <w:rPr>
          <w:rFonts w:hint="eastAsia" w:ascii="宋体" w:hAnsi="宋体" w:eastAsia="宋体" w:cs="宋体"/>
          <w:lang w:val="en-US" w:eastAsia="zh-CN"/>
        </w:rPr>
        <w:t xml:space="preserve"> </w:t>
      </w:r>
      <w:r>
        <w:rPr>
          <w:rFonts w:hint="eastAsia" w:ascii="宋体" w:hAnsi="宋体" w:eastAsia="宋体" w:cs="宋体"/>
        </w:rPr>
        <w:t>桥梁工程专业</w:t>
      </w:r>
    </w:p>
    <w:p w14:paraId="583614D1">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□单跨</w:t>
      </w:r>
      <w:r>
        <w:rPr>
          <w:rFonts w:hint="eastAsia" w:ascii="宋体" w:hAnsi="宋体" w:eastAsia="宋体" w:cs="宋体"/>
          <w:sz w:val="24"/>
          <w:szCs w:val="24"/>
          <w:u w:val="single"/>
        </w:rPr>
        <w:t xml:space="preserve">   </w:t>
      </w:r>
      <w:r>
        <w:rPr>
          <w:rFonts w:hint="eastAsia" w:ascii="宋体" w:hAnsi="宋体" w:eastAsia="宋体" w:cs="宋体"/>
          <w:sz w:val="24"/>
          <w:szCs w:val="24"/>
        </w:rPr>
        <w:t>米</w:t>
      </w:r>
    </w:p>
    <w:p w14:paraId="58BE4CCF">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□单座桥梁总长</w:t>
      </w:r>
      <w:r>
        <w:rPr>
          <w:rFonts w:hint="eastAsia" w:ascii="宋体" w:hAnsi="宋体" w:eastAsia="宋体" w:cs="宋体"/>
          <w:sz w:val="24"/>
          <w:szCs w:val="24"/>
          <w:u w:val="single"/>
        </w:rPr>
        <w:t xml:space="preserve">   </w:t>
      </w:r>
      <w:r>
        <w:rPr>
          <w:rFonts w:hint="eastAsia" w:ascii="宋体" w:hAnsi="宋体" w:eastAsia="宋体" w:cs="宋体"/>
          <w:sz w:val="24"/>
          <w:szCs w:val="24"/>
        </w:rPr>
        <w:t>米的桥梁工程的施工</w:t>
      </w:r>
    </w:p>
    <w:p w14:paraId="14071C99">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2.3.18</w:t>
      </w:r>
      <w:r>
        <w:rPr>
          <w:rFonts w:hint="eastAsia" w:ascii="宋体" w:hAnsi="宋体" w:eastAsia="宋体" w:cs="宋体"/>
          <w:lang w:val="en-US" w:eastAsia="zh-CN"/>
        </w:rPr>
        <w:t xml:space="preserve"> </w:t>
      </w:r>
      <w:r>
        <w:rPr>
          <w:rFonts w:hint="eastAsia" w:ascii="宋体" w:hAnsi="宋体" w:eastAsia="宋体" w:cs="宋体"/>
        </w:rPr>
        <w:t>隧道工程专业</w:t>
      </w:r>
    </w:p>
    <w:p w14:paraId="22B385C8">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□断面</w:t>
      </w:r>
      <w:r>
        <w:rPr>
          <w:rFonts w:hint="eastAsia" w:ascii="宋体" w:hAnsi="宋体" w:eastAsia="宋体" w:cs="宋体"/>
          <w:sz w:val="24"/>
          <w:szCs w:val="24"/>
          <w:u w:val="single"/>
        </w:rPr>
        <w:t xml:space="preserve">   </w:t>
      </w:r>
      <w:r>
        <w:rPr>
          <w:rFonts w:hint="eastAsia" w:ascii="宋体" w:hAnsi="宋体" w:eastAsia="宋体" w:cs="宋体"/>
          <w:sz w:val="24"/>
          <w:szCs w:val="24"/>
        </w:rPr>
        <w:t>平方米</w:t>
      </w:r>
    </w:p>
    <w:p w14:paraId="34CCEF4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□单洞长度</w:t>
      </w:r>
      <w:r>
        <w:rPr>
          <w:rFonts w:hint="eastAsia" w:ascii="宋体" w:hAnsi="宋体" w:eastAsia="宋体" w:cs="宋体"/>
          <w:sz w:val="24"/>
          <w:szCs w:val="24"/>
          <w:u w:val="single"/>
        </w:rPr>
        <w:t xml:space="preserve">   </w:t>
      </w:r>
      <w:r>
        <w:rPr>
          <w:rFonts w:hint="eastAsia" w:ascii="宋体" w:hAnsi="宋体" w:eastAsia="宋体" w:cs="宋体"/>
          <w:sz w:val="24"/>
          <w:szCs w:val="24"/>
        </w:rPr>
        <w:t>米的隧道工程施工</w:t>
      </w:r>
    </w:p>
    <w:p w14:paraId="112C1C16">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2.3.19</w:t>
      </w:r>
      <w:r>
        <w:rPr>
          <w:rFonts w:hint="eastAsia" w:ascii="宋体" w:hAnsi="宋体" w:eastAsia="宋体" w:cs="宋体"/>
          <w:lang w:val="en-US" w:eastAsia="zh-CN"/>
        </w:rPr>
        <w:t xml:space="preserve"> </w:t>
      </w:r>
      <w:r>
        <w:rPr>
          <w:rFonts w:hint="eastAsia" w:ascii="宋体" w:hAnsi="宋体" w:eastAsia="宋体" w:cs="宋体"/>
        </w:rPr>
        <w:t>公路路面工程专业</w:t>
      </w:r>
      <w:bookmarkStart w:id="110" w:name="_Hlk193723500"/>
      <w:r>
        <w:rPr>
          <w:rFonts w:hint="eastAsia" w:ascii="宋体" w:hAnsi="宋体" w:eastAsia="宋体" w:cs="宋体"/>
        </w:rPr>
        <w:t>（适用于市政公用工程中单独招标的路面工程）</w:t>
      </w:r>
      <w:bookmarkEnd w:id="110"/>
    </w:p>
    <w:p w14:paraId="5ED5186E">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级公路路面工程的施工</w:t>
      </w:r>
    </w:p>
    <w:p w14:paraId="20054E60">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2.3.20</w:t>
      </w:r>
      <w:r>
        <w:rPr>
          <w:rFonts w:hint="eastAsia" w:ascii="宋体" w:hAnsi="宋体" w:eastAsia="宋体" w:cs="宋体"/>
          <w:lang w:val="en-US" w:eastAsia="zh-CN"/>
        </w:rPr>
        <w:t xml:space="preserve"> </w:t>
      </w:r>
      <w:r>
        <w:rPr>
          <w:rFonts w:hint="eastAsia" w:ascii="宋体" w:hAnsi="宋体" w:eastAsia="宋体" w:cs="宋体"/>
        </w:rPr>
        <w:t>公路交通工程专业</w:t>
      </w:r>
      <w:bookmarkStart w:id="111" w:name="_Hlk193723516"/>
      <w:r>
        <w:rPr>
          <w:rFonts w:hint="eastAsia" w:ascii="宋体" w:hAnsi="宋体" w:eastAsia="宋体" w:cs="宋体"/>
        </w:rPr>
        <w:t>（适用于市政公用工程中单独招标的交通工程）</w:t>
      </w:r>
      <w:bookmarkEnd w:id="111"/>
    </w:p>
    <w:p w14:paraId="17D903B8">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□公路安全设施分项</w:t>
      </w:r>
    </w:p>
    <w:p w14:paraId="2B074936">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级公路标志、标线、护栏、隔离栅、防眩板等公路安全设施工程的施工及安装。</w:t>
      </w:r>
    </w:p>
    <w:p w14:paraId="60040138">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□公路机电工程分项</w:t>
      </w:r>
    </w:p>
    <w:p w14:paraId="3F88352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级公路通信、监控、收费、干线传输系统、移动通信系统、光（电）缆敷设工程、紧急电话系统、交通信息采集系统、信息发布系统、中央控制系统、供配电、照明、智能交通管理等机电系统及配套工程系统的施工及安装；公路桥梁及隧道工程健康监测、通风、通信管道等机电系统及配套设备的施工及安装。</w:t>
      </w:r>
    </w:p>
    <w:p w14:paraId="38B1BDD1">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2.3.21</w:t>
      </w:r>
      <w:r>
        <w:rPr>
          <w:rFonts w:hint="eastAsia" w:ascii="宋体" w:hAnsi="宋体" w:eastAsia="宋体" w:cs="宋体"/>
          <w:lang w:val="en-US" w:eastAsia="zh-CN"/>
        </w:rPr>
        <w:t xml:space="preserve"> </w:t>
      </w:r>
      <w:r>
        <w:rPr>
          <w:rFonts w:hint="eastAsia" w:ascii="宋体" w:hAnsi="宋体" w:eastAsia="宋体" w:cs="宋体"/>
        </w:rPr>
        <w:t>装配式建筑项目</w:t>
      </w:r>
    </w:p>
    <w:p w14:paraId="34CE7CE8">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口具备装配式建筑产业基地资格的生产企业。</w:t>
      </w:r>
      <w:r>
        <w:rPr>
          <w:rFonts w:hint="eastAsia" w:cs="宋体"/>
          <w:sz w:val="24"/>
          <w:szCs w:val="24"/>
          <w:lang w:eastAsia="zh-CN"/>
        </w:rPr>
        <w:t>（</w:t>
      </w:r>
      <w:r>
        <w:rPr>
          <w:rFonts w:hint="eastAsia" w:ascii="宋体" w:hAnsi="宋体" w:eastAsia="宋体" w:cs="宋体"/>
          <w:sz w:val="24"/>
          <w:szCs w:val="24"/>
        </w:rPr>
        <w:t>以省级及以上建设行政主管部门发布的文件为准，如划分了基地类型的，类型为生产类或综合类</w:t>
      </w:r>
      <w:r>
        <w:rPr>
          <w:rFonts w:hint="eastAsia" w:cs="宋体"/>
          <w:sz w:val="24"/>
          <w:szCs w:val="24"/>
          <w:lang w:eastAsia="zh-CN"/>
        </w:rPr>
        <w:t>）</w:t>
      </w:r>
      <w:r>
        <w:rPr>
          <w:rFonts w:hint="eastAsia" w:ascii="宋体" w:hAnsi="宋体" w:eastAsia="宋体" w:cs="宋体"/>
          <w:sz w:val="24"/>
          <w:szCs w:val="24"/>
        </w:rPr>
        <w:t>。</w:t>
      </w:r>
    </w:p>
    <w:p w14:paraId="6609A28F">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b/>
          <w:bCs/>
          <w:sz w:val="24"/>
          <w:szCs w:val="24"/>
        </w:rPr>
        <w:t>施工总承包工程+施工总承包工程：</w:t>
      </w:r>
    </w:p>
    <w:p w14:paraId="6E53175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u w:val="single"/>
          <w:lang w:eastAsia="zh-CN"/>
        </w:rPr>
        <w:t xml:space="preserve">            </w:t>
      </w:r>
      <w:r>
        <w:rPr>
          <w:rFonts w:hint="eastAsia" w:ascii="宋体" w:hAnsi="宋体" w:eastAsia="宋体" w:cs="宋体"/>
          <w:sz w:val="24"/>
          <w:szCs w:val="24"/>
        </w:rPr>
        <w:t>招标人根据项目情况选择施工的工程类别并设置资质或资格组合。</w:t>
      </w:r>
    </w:p>
    <w:p w14:paraId="7C27156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b/>
          <w:bCs/>
          <w:sz w:val="24"/>
          <w:szCs w:val="24"/>
        </w:rPr>
        <w:t>建筑工程施工总承包工程+其他总承包资质序列下的专业工程：</w:t>
      </w:r>
    </w:p>
    <w:p w14:paraId="62E51E4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u w:val="single"/>
          <w:lang w:eastAsia="zh-CN"/>
        </w:rPr>
        <w:t xml:space="preserve">            </w:t>
      </w:r>
      <w:r>
        <w:rPr>
          <w:rFonts w:hint="eastAsia" w:ascii="宋体" w:hAnsi="宋体" w:eastAsia="宋体" w:cs="宋体"/>
          <w:sz w:val="24"/>
          <w:szCs w:val="24"/>
        </w:rPr>
        <w:t>招标人根据项目情况选择施工的专业类别并设置资质或资格组合。</w:t>
      </w:r>
    </w:p>
    <w:p w14:paraId="34572B93">
      <w:pPr>
        <w:pageBreakBefore w:val="0"/>
        <w:wordWrap/>
        <w:overflowPunct/>
        <w:topLinePunct w:val="0"/>
        <w:bidi w:val="0"/>
        <w:adjustRightInd/>
        <w:snapToGrid w:val="0"/>
        <w:spacing w:after="160" w:line="400" w:lineRule="exact"/>
        <w:ind w:left="0" w:leftChars="0" w:firstLine="482" w:firstLineChars="200"/>
        <w:rPr>
          <w:rFonts w:hint="eastAsia" w:ascii="宋体" w:hAnsi="宋体" w:eastAsia="宋体" w:cs="宋体"/>
          <w:b/>
          <w:bCs/>
          <w:sz w:val="24"/>
          <w:szCs w:val="24"/>
        </w:rPr>
      </w:pPr>
      <w:r>
        <w:rPr>
          <w:rFonts w:hint="eastAsia" w:ascii="宋体" w:hAnsi="宋体" w:eastAsia="宋体" w:cs="宋体"/>
          <w:b/>
          <w:bCs/>
          <w:sz w:val="24"/>
          <w:szCs w:val="24"/>
        </w:rPr>
        <w:t>□市政公用工程施工总承包工程+其他总承包资质序列下的专业工程：</w:t>
      </w:r>
    </w:p>
    <w:p w14:paraId="066F3B03">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u w:val="single"/>
          <w:lang w:eastAsia="zh-CN"/>
        </w:rPr>
        <w:t xml:space="preserve">            </w:t>
      </w:r>
      <w:r>
        <w:rPr>
          <w:rFonts w:hint="eastAsia" w:ascii="宋体" w:hAnsi="宋体" w:eastAsia="宋体" w:cs="宋体"/>
          <w:sz w:val="24"/>
          <w:szCs w:val="24"/>
        </w:rPr>
        <w:t>招标人根据项目情况选择施工的专业类别并设置资质或资格组合。</w:t>
      </w:r>
    </w:p>
    <w:p w14:paraId="14E4EF1A">
      <w:pPr>
        <w:pageBreakBefore w:val="0"/>
        <w:wordWrap/>
        <w:overflowPunct/>
        <w:topLinePunct w:val="0"/>
        <w:bidi w:val="0"/>
        <w:adjustRightInd/>
        <w:snapToGrid w:val="0"/>
        <w:spacing w:after="160" w:line="400" w:lineRule="exact"/>
        <w:ind w:left="0" w:leftChars="0" w:firstLine="482" w:firstLineChars="200"/>
        <w:rPr>
          <w:rFonts w:hint="eastAsia" w:ascii="宋体" w:hAnsi="宋体" w:eastAsia="宋体" w:cs="宋体"/>
          <w:b/>
          <w:bCs/>
          <w:sz w:val="24"/>
          <w:szCs w:val="24"/>
        </w:rPr>
      </w:pPr>
      <w:r>
        <w:rPr>
          <w:rFonts w:hint="eastAsia" w:ascii="宋体" w:hAnsi="宋体" w:eastAsia="宋体" w:cs="宋体"/>
          <w:b/>
          <w:bCs/>
          <w:sz w:val="24"/>
          <w:szCs w:val="24"/>
        </w:rPr>
        <w:t>□专业工程+专业工程：</w:t>
      </w:r>
    </w:p>
    <w:p w14:paraId="684EF727">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u w:val="single"/>
          <w:lang w:eastAsia="zh-CN"/>
        </w:rPr>
        <w:t xml:space="preserve">            </w:t>
      </w:r>
      <w:r>
        <w:rPr>
          <w:rFonts w:hint="eastAsia" w:ascii="宋体" w:hAnsi="宋体" w:eastAsia="宋体" w:cs="宋体"/>
          <w:sz w:val="24"/>
          <w:szCs w:val="24"/>
        </w:rPr>
        <w:t>招标人根据项目情况选择施工的专业类别并设置资质或资格组合。</w:t>
      </w:r>
    </w:p>
    <w:p w14:paraId="2E4ED72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b/>
          <w:bCs/>
          <w:sz w:val="24"/>
          <w:szCs w:val="24"/>
        </w:rPr>
      </w:pPr>
      <w:r>
        <w:rPr>
          <w:rFonts w:hint="eastAsia" w:ascii="宋体" w:hAnsi="宋体" w:eastAsia="宋体" w:cs="宋体"/>
          <w:sz w:val="24"/>
          <w:szCs w:val="24"/>
        </w:rPr>
        <w:t>注：</w:t>
      </w:r>
      <w:r>
        <w:rPr>
          <w:rFonts w:hint="eastAsia" w:ascii="宋体" w:hAnsi="宋体" w:eastAsia="宋体" w:cs="宋体"/>
          <w:b/>
          <w:bCs/>
          <w:sz w:val="24"/>
          <w:szCs w:val="24"/>
        </w:rPr>
        <w:t>采用多资质组合招标的工程项目，最多不超过三个（不包括装配式建筑项目要求具备的装配式资格）资质。</w:t>
      </w:r>
    </w:p>
    <w:p w14:paraId="0B41D7A5">
      <w:pPr>
        <w:pageBreakBefore w:val="0"/>
        <w:kinsoku w:val="0"/>
        <w:wordWrap/>
        <w:overflowPunct/>
        <w:topLinePunct w:val="0"/>
        <w:autoSpaceDE w:val="0"/>
        <w:autoSpaceDN w:val="0"/>
        <w:bidi w:val="0"/>
        <w:adjustRightInd/>
        <w:spacing w:after="160" w:line="400" w:lineRule="exact"/>
        <w:ind w:left="0" w:leftChars="0" w:firstLine="480" w:firstLineChars="200"/>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2.4 标段划分：</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w:t>
      </w:r>
    </w:p>
    <w:p w14:paraId="1E7C604D">
      <w:pPr>
        <w:pageBreakBefore w:val="0"/>
        <w:kinsoku w:val="0"/>
        <w:wordWrap/>
        <w:overflowPunct/>
        <w:topLinePunct w:val="0"/>
        <w:autoSpaceDE w:val="0"/>
        <w:autoSpaceDN w:val="0"/>
        <w:bidi w:val="0"/>
        <w:adjustRightInd/>
        <w:spacing w:after="160" w:line="400" w:lineRule="exact"/>
        <w:ind w:left="0" w:leftChars="0" w:firstLine="480" w:firstLineChars="200"/>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2.5 工期要求：</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天（日历日，下同），计划开工日期：</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年</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月</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u w:val="single"/>
          <w:lang w:val="en-US" w:eastAsia="zh-CN"/>
        </w:rPr>
        <w:t xml:space="preserve"> </w:t>
      </w:r>
      <w:r>
        <w:rPr>
          <w:rFonts w:hint="eastAsia" w:ascii="宋体" w:hAnsi="宋体" w:eastAsia="宋体" w:cs="宋体"/>
          <w:snapToGrid w:val="0"/>
          <w:kern w:val="0"/>
          <w:sz w:val="24"/>
          <w:szCs w:val="24"/>
        </w:rPr>
        <w:t>日，计划合同完（交、竣）工日期：</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年</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月</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日 ；</w:t>
      </w:r>
    </w:p>
    <w:p w14:paraId="7F32EF76">
      <w:pPr>
        <w:pageBreakBefore w:val="0"/>
        <w:kinsoku w:val="0"/>
        <w:wordWrap/>
        <w:overflowPunct/>
        <w:topLinePunct w:val="0"/>
        <w:autoSpaceDE w:val="0"/>
        <w:autoSpaceDN w:val="0"/>
        <w:bidi w:val="0"/>
        <w:adjustRightInd/>
        <w:spacing w:after="160" w:line="400" w:lineRule="exact"/>
        <w:ind w:left="0" w:leftChars="0" w:firstLine="480" w:firstLineChars="200"/>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2.6 质量要求：</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w:t>
      </w:r>
    </w:p>
    <w:p w14:paraId="7A9C435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napToGrid w:val="0"/>
          <w:kern w:val="0"/>
          <w:sz w:val="24"/>
          <w:szCs w:val="24"/>
        </w:rPr>
        <w:t>2.7 其他：</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 xml:space="preserve">。 </w:t>
      </w:r>
    </w:p>
    <w:p w14:paraId="4B5B6DEA">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12" w:name="_Toc25022"/>
      <w:bookmarkStart w:id="113" w:name="_Toc211498571"/>
      <w:r>
        <w:rPr>
          <w:rFonts w:hint="eastAsia" w:ascii="宋体" w:hAnsi="宋体" w:eastAsia="宋体" w:cs="宋体"/>
          <w:lang w:val="en-US" w:eastAsia="zh-CN"/>
        </w:rPr>
        <w:t>3.招标范围</w:t>
      </w:r>
      <w:bookmarkEnd w:id="112"/>
      <w:bookmarkEnd w:id="113"/>
    </w:p>
    <w:p w14:paraId="39A27B65">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z w:val="24"/>
          <w:szCs w:val="24"/>
          <w:u w:val="single"/>
        </w:rPr>
      </w:pP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（系统从招标项目自动获取），</w:t>
      </w:r>
      <w:r>
        <w:rPr>
          <w:rFonts w:hint="eastAsia" w:ascii="宋体" w:hAnsi="宋体" w:eastAsia="宋体" w:cs="宋体"/>
          <w:u w:val="single"/>
          <w:lang w:eastAsia="zh-CN"/>
        </w:rPr>
        <w:t xml:space="preserve">            </w:t>
      </w:r>
      <w:r>
        <w:rPr>
          <w:rFonts w:hint="eastAsia" w:ascii="宋体" w:hAnsi="宋体" w:eastAsia="宋体" w:cs="宋体"/>
          <w:snapToGrid w:val="0"/>
          <w:kern w:val="0"/>
          <w:sz w:val="24"/>
          <w:szCs w:val="24"/>
        </w:rPr>
        <w:t>（招标人根据项目情况补充填写）。</w:t>
      </w:r>
    </w:p>
    <w:p w14:paraId="5525E63B">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14" w:name="_Toc211498572"/>
      <w:bookmarkStart w:id="115" w:name="_Toc20167"/>
      <w:r>
        <w:rPr>
          <w:rFonts w:hint="eastAsia" w:ascii="宋体" w:hAnsi="宋体" w:eastAsia="宋体" w:cs="宋体"/>
          <w:lang w:val="en-US" w:eastAsia="zh-CN"/>
        </w:rPr>
        <w:t>4.投标人资格要求</w:t>
      </w:r>
      <w:bookmarkEnd w:id="114"/>
      <w:bookmarkEnd w:id="115"/>
    </w:p>
    <w:p w14:paraId="6DFA2183">
      <w:pPr>
        <w:keepNext w:val="0"/>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outlineLvl w:val="2"/>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4.1 本次招标要求投标人具备以下资格条件：</w:t>
      </w:r>
    </w:p>
    <w:p w14:paraId="721175AE">
      <w:pPr>
        <w:keepNext w:val="0"/>
        <w:keepLines w:val="0"/>
        <w:pageBreakBefore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）具备住房城乡建设主管部门颁发</w:t>
      </w:r>
      <w:r>
        <w:rPr>
          <w:rFonts w:hint="eastAsia" w:ascii="宋体" w:hAnsi="宋体" w:eastAsia="宋体" w:cs="宋体"/>
          <w:b w:val="0"/>
          <w:bCs w:val="0"/>
          <w:sz w:val="24"/>
          <w:szCs w:val="24"/>
        </w:rPr>
        <w:t>的</w:t>
      </w:r>
      <w:r>
        <w:rPr>
          <w:rFonts w:hint="eastAsia" w:ascii="宋体" w:hAnsi="宋体" w:eastAsia="宋体" w:cs="宋体"/>
          <w:b w:val="0"/>
          <w:bCs w:val="0"/>
          <w:sz w:val="24"/>
          <w:szCs w:val="24"/>
          <w:u w:val="none"/>
        </w:rPr>
        <w:t>由</w:t>
      </w:r>
      <w:r>
        <w:rPr>
          <w:rFonts w:hint="eastAsia" w:ascii="宋体" w:hAnsi="宋体" w:eastAsia="宋体" w:cs="宋体"/>
          <w:b w:val="0"/>
          <w:bCs w:val="0"/>
          <w:sz w:val="24"/>
          <w:szCs w:val="24"/>
          <w:u w:val="single"/>
        </w:rPr>
        <w:t>系统根据资质指标牵引项自动匹配的</w:t>
      </w:r>
      <w:r>
        <w:rPr>
          <w:rFonts w:hint="eastAsia" w:ascii="宋体" w:hAnsi="宋体" w:eastAsia="宋体" w:cs="宋体"/>
          <w:b w:val="0"/>
          <w:bCs w:val="0"/>
          <w:sz w:val="24"/>
          <w:szCs w:val="24"/>
        </w:rPr>
        <w:t>资质</w:t>
      </w:r>
      <w:r>
        <w:rPr>
          <w:rFonts w:hint="eastAsia" w:ascii="宋体" w:hAnsi="宋体" w:eastAsia="宋体" w:cs="宋体"/>
          <w:b w:val="0"/>
          <w:bCs w:val="0"/>
          <w:snapToGrid w:val="0"/>
          <w:kern w:val="0"/>
          <w:sz w:val="24"/>
          <w:szCs w:val="24"/>
        </w:rPr>
        <w:t>且处于有效期</w:t>
      </w:r>
      <w:r>
        <w:rPr>
          <w:rFonts w:hint="eastAsia" w:ascii="宋体" w:hAnsi="宋体" w:eastAsia="宋体" w:cs="宋体"/>
          <w:b w:val="0"/>
          <w:bCs w:val="0"/>
          <w:sz w:val="24"/>
          <w:szCs w:val="24"/>
        </w:rPr>
        <w:t>，</w:t>
      </w:r>
      <w:r>
        <w:rPr>
          <w:rFonts w:hint="eastAsia" w:ascii="宋体" w:hAnsi="宋体" w:eastAsia="宋体" w:cs="宋体"/>
          <w:b w:val="0"/>
          <w:bCs w:val="0"/>
          <w:sz w:val="24"/>
          <w:szCs w:val="24"/>
          <w:u w:val="single"/>
        </w:rPr>
        <w:t>安全生产许可证处于有效期（注</w:t>
      </w:r>
      <w:r>
        <w:rPr>
          <w:rFonts w:hint="eastAsia" w:ascii="宋体" w:hAnsi="宋体" w:eastAsia="宋体" w:cs="宋体"/>
          <w:sz w:val="24"/>
          <w:szCs w:val="24"/>
          <w:u w:val="single"/>
        </w:rPr>
        <w:t>：园林绿化工程、土石方工程不作要求</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lang w:val="en-US" w:eastAsia="zh-CN"/>
        </w:rPr>
        <w:t>须提供企业营业执照</w:t>
      </w:r>
      <w:r>
        <w:rPr>
          <w:rFonts w:hint="eastAsia" w:ascii="宋体" w:hAnsi="宋体" w:eastAsia="宋体" w:cs="宋体"/>
          <w:sz w:val="24"/>
          <w:szCs w:val="24"/>
          <w:u w:val="single"/>
        </w:rPr>
        <w:t>）</w:t>
      </w:r>
      <w:r>
        <w:rPr>
          <w:rFonts w:hint="eastAsia" w:ascii="宋体" w:hAnsi="宋体" w:eastAsia="宋体" w:cs="宋体"/>
          <w:sz w:val="24"/>
          <w:szCs w:val="24"/>
        </w:rPr>
        <w:t>。</w:t>
      </w:r>
    </w:p>
    <w:p w14:paraId="3FF01D91">
      <w:pPr>
        <w:keepNext w:val="0"/>
        <w:keepLines w:val="0"/>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口具备装配式建筑产业基地资格的生产企业</w:t>
      </w:r>
      <w:r>
        <w:rPr>
          <w:rFonts w:hint="eastAsia" w:cs="宋体"/>
          <w:sz w:val="24"/>
          <w:szCs w:val="24"/>
          <w:lang w:eastAsia="zh-CN"/>
        </w:rPr>
        <w:t>（</w:t>
      </w:r>
      <w:r>
        <w:rPr>
          <w:rFonts w:hint="eastAsia" w:ascii="宋体" w:hAnsi="宋体" w:eastAsia="宋体" w:cs="宋体"/>
          <w:sz w:val="24"/>
          <w:szCs w:val="24"/>
        </w:rPr>
        <w:t>以省级及以上建设行政主管部门发布的文件为准，如划分了基地类型的，类型为生产类或综合类</w:t>
      </w:r>
      <w:r>
        <w:rPr>
          <w:rFonts w:hint="eastAsia" w:cs="宋体"/>
          <w:sz w:val="24"/>
          <w:szCs w:val="24"/>
          <w:lang w:eastAsia="zh-CN"/>
        </w:rPr>
        <w:t>）</w:t>
      </w:r>
      <w:r>
        <w:rPr>
          <w:rFonts w:hint="eastAsia" w:ascii="宋体" w:hAnsi="宋体" w:eastAsia="宋体" w:cs="宋体"/>
          <w:sz w:val="24"/>
          <w:szCs w:val="24"/>
        </w:rPr>
        <w:t>。</w:t>
      </w:r>
    </w:p>
    <w:p w14:paraId="6948E9D9">
      <w:pPr>
        <w:keepNext w:val="0"/>
        <w:keepLines w:val="0"/>
        <w:pageBreakBefore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highlight w:val="none"/>
          <w:u w:val="single"/>
        </w:rPr>
      </w:pP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rPr>
        <w:sym w:font="Wingdings 2" w:char="00A3"/>
      </w:r>
      <w:r>
        <w:rPr>
          <w:rFonts w:hint="eastAsia" w:ascii="宋体" w:hAnsi="宋体" w:eastAsia="宋体" w:cs="宋体"/>
          <w:sz w:val="24"/>
          <w:szCs w:val="24"/>
        </w:rPr>
        <w:t>拟任</w:t>
      </w:r>
      <w:r>
        <w:rPr>
          <w:rFonts w:hint="eastAsia" w:ascii="宋体" w:hAnsi="宋体" w:eastAsia="宋体" w:cs="宋体"/>
          <w:snapToGrid w:val="0"/>
          <w:kern w:val="0"/>
          <w:sz w:val="24"/>
          <w:szCs w:val="24"/>
        </w:rPr>
        <w:t>项目经理</w:t>
      </w:r>
      <w:r>
        <w:rPr>
          <w:rFonts w:hint="eastAsia" w:ascii="宋体" w:hAnsi="宋体" w:eastAsia="宋体" w:cs="宋体"/>
          <w:sz w:val="24"/>
          <w:szCs w:val="24"/>
        </w:rPr>
        <w:t>资格：具有</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建筑工程 </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公路工程 </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市政公用工程 </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机电工程 </w:t>
      </w:r>
      <w:r>
        <w:rPr>
          <w:rFonts w:hint="eastAsia" w:ascii="宋体" w:hAnsi="宋体" w:eastAsia="宋体" w:cs="宋体"/>
          <w:sz w:val="24"/>
          <w:szCs w:val="24"/>
        </w:rPr>
        <w:t>专业</w:t>
      </w:r>
      <w:r>
        <w:rPr>
          <w:rFonts w:hint="eastAsia" w:ascii="宋体" w:hAnsi="宋体" w:eastAsia="宋体" w:cs="宋体"/>
          <w:sz w:val="24"/>
          <w:szCs w:val="24"/>
          <w:u w:val="single"/>
        </w:rPr>
        <w:t>□壹级□贰级及以上 注册建造师执业资格证书</w:t>
      </w:r>
      <w:r>
        <w:rPr>
          <w:rFonts w:hint="eastAsia" w:ascii="宋体" w:hAnsi="宋体" w:eastAsia="宋体" w:cs="宋体"/>
          <w:snapToGrid w:val="0"/>
          <w:kern w:val="0"/>
          <w:sz w:val="24"/>
          <w:szCs w:val="24"/>
          <w:u w:val="single"/>
        </w:rPr>
        <w:t>以</w:t>
      </w:r>
      <w:r>
        <w:rPr>
          <w:rFonts w:hint="eastAsia" w:ascii="宋体" w:hAnsi="宋体" w:eastAsia="宋体" w:cs="宋体"/>
          <w:sz w:val="24"/>
          <w:szCs w:val="24"/>
          <w:u w:val="single"/>
        </w:rPr>
        <w:t>及有效的项目负责人安全生产考核合格证书，且须满足第二章投</w:t>
      </w:r>
      <w:r>
        <w:rPr>
          <w:rFonts w:hint="eastAsia" w:ascii="宋体" w:hAnsi="宋体" w:eastAsia="宋体" w:cs="宋体"/>
          <w:sz w:val="24"/>
          <w:szCs w:val="24"/>
          <w:highlight w:val="none"/>
          <w:u w:val="single"/>
        </w:rPr>
        <w:t>前附表第10.</w:t>
      </w:r>
      <w:r>
        <w:rPr>
          <w:rFonts w:hint="eastAsia" w:ascii="宋体" w:hAnsi="宋体" w:eastAsia="宋体" w:cs="宋体"/>
          <w:sz w:val="24"/>
          <w:szCs w:val="24"/>
          <w:highlight w:val="none"/>
          <w:u w:val="single"/>
          <w:lang w:val="en-US" w:eastAsia="zh-CN"/>
        </w:rPr>
        <w:t>5</w:t>
      </w:r>
      <w:r>
        <w:rPr>
          <w:rFonts w:hint="eastAsia" w:ascii="宋体" w:hAnsi="宋体" w:eastAsia="宋体" w:cs="宋体"/>
          <w:sz w:val="24"/>
          <w:szCs w:val="24"/>
          <w:highlight w:val="none"/>
          <w:u w:val="single"/>
        </w:rPr>
        <w:t>款要求。</w:t>
      </w:r>
    </w:p>
    <w:p w14:paraId="7C8734BE">
      <w:pPr>
        <w:keepNext w:val="0"/>
        <w:keepLines w:val="0"/>
        <w:pageBreakBefore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u w:val="single"/>
        </w:rPr>
      </w:pPr>
      <w:r>
        <w:rPr>
          <w:rFonts w:hint="eastAsia" w:ascii="宋体" w:hAnsi="宋体" w:eastAsia="宋体" w:cs="宋体"/>
          <w:sz w:val="24"/>
          <w:szCs w:val="24"/>
          <w:highlight w:val="none"/>
        </w:rPr>
        <w:sym w:font="Wingdings 2" w:char="00A3"/>
      </w:r>
      <w:r>
        <w:rPr>
          <w:rFonts w:hint="eastAsia" w:ascii="宋体" w:hAnsi="宋体" w:eastAsia="宋体" w:cs="宋体"/>
          <w:sz w:val="24"/>
          <w:szCs w:val="24"/>
          <w:highlight w:val="none"/>
        </w:rPr>
        <w:t>拟任</w:t>
      </w:r>
      <w:r>
        <w:rPr>
          <w:rFonts w:hint="eastAsia" w:ascii="宋体" w:hAnsi="宋体" w:eastAsia="宋体" w:cs="宋体"/>
          <w:snapToGrid w:val="0"/>
          <w:kern w:val="0"/>
          <w:sz w:val="24"/>
          <w:szCs w:val="24"/>
          <w:highlight w:val="none"/>
        </w:rPr>
        <w:t>项目经理</w:t>
      </w:r>
      <w:r>
        <w:rPr>
          <w:rFonts w:hint="eastAsia" w:ascii="宋体" w:hAnsi="宋体" w:eastAsia="宋体" w:cs="宋体"/>
          <w:sz w:val="24"/>
          <w:szCs w:val="24"/>
          <w:highlight w:val="none"/>
        </w:rPr>
        <w:t>资格：具备市政公用工程专业</w:t>
      </w:r>
      <w:r>
        <w:rPr>
          <w:rFonts w:hint="eastAsia" w:ascii="宋体" w:hAnsi="宋体" w:eastAsia="宋体" w:cs="宋体"/>
          <w:sz w:val="24"/>
          <w:szCs w:val="24"/>
          <w:highlight w:val="none"/>
          <w:u w:val="single"/>
        </w:rPr>
        <w:t>□壹级□贰级及以上</w:t>
      </w:r>
      <w:r>
        <w:rPr>
          <w:rFonts w:hint="eastAsia" w:ascii="宋体" w:hAnsi="宋体" w:eastAsia="宋体" w:cs="宋体"/>
          <w:sz w:val="24"/>
          <w:szCs w:val="24"/>
          <w:highlight w:val="none"/>
        </w:rPr>
        <w:t xml:space="preserve"> 注册建造师执业资格证书</w:t>
      </w:r>
      <w:r>
        <w:rPr>
          <w:rFonts w:hint="eastAsia" w:ascii="宋体" w:hAnsi="宋体" w:eastAsia="宋体" w:cs="宋体"/>
          <w:sz w:val="24"/>
          <w:szCs w:val="24"/>
          <w:highlight w:val="none"/>
          <w:u w:val="single"/>
        </w:rPr>
        <w:t>，且须满足第二章投标人须知前附表第10.</w:t>
      </w:r>
      <w:r>
        <w:rPr>
          <w:rFonts w:hint="eastAsia" w:ascii="宋体" w:hAnsi="宋体" w:eastAsia="宋体" w:cs="宋体"/>
          <w:sz w:val="24"/>
          <w:szCs w:val="24"/>
          <w:highlight w:val="none"/>
          <w:u w:val="single"/>
          <w:lang w:val="en-US" w:eastAsia="zh-CN"/>
        </w:rPr>
        <w:t>5</w:t>
      </w:r>
      <w:r>
        <w:rPr>
          <w:rFonts w:hint="eastAsia" w:ascii="宋体" w:hAnsi="宋体" w:eastAsia="宋体" w:cs="宋体"/>
          <w:sz w:val="24"/>
          <w:szCs w:val="24"/>
          <w:highlight w:val="none"/>
          <w:u w:val="single"/>
        </w:rPr>
        <w:t>款要求</w:t>
      </w:r>
      <w:r>
        <w:rPr>
          <w:rFonts w:hint="eastAsia" w:ascii="宋体" w:hAnsi="宋体" w:eastAsia="宋体" w:cs="宋体"/>
          <w:sz w:val="24"/>
          <w:szCs w:val="24"/>
          <w:u w:val="single"/>
        </w:rPr>
        <w:t>标人须知。（仅适用于园林绿化项目）</w:t>
      </w:r>
    </w:p>
    <w:p w14:paraId="5DC1685C">
      <w:pPr>
        <w:keepNext w:val="0"/>
        <w:keepLines w:val="0"/>
        <w:pageBreakBefore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4.2 本次招标：</w:t>
      </w:r>
    </w:p>
    <w:p w14:paraId="7406A9DC">
      <w:pPr>
        <w:keepNext w:val="0"/>
        <w:keepLines w:val="0"/>
        <w:pageBreakBefore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u w:val="single"/>
        </w:rPr>
      </w:pPr>
      <w:r>
        <w:rPr>
          <w:rFonts w:hint="eastAsia" w:ascii="宋体" w:hAnsi="宋体" w:eastAsia="宋体" w:cs="宋体"/>
          <w:sz w:val="24"/>
          <w:szCs w:val="24"/>
        </w:rPr>
        <w:sym w:font="Wingdings 2" w:char="00A3"/>
      </w:r>
      <w:r>
        <w:rPr>
          <w:rFonts w:hint="eastAsia" w:ascii="宋体" w:hAnsi="宋体" w:eastAsia="宋体" w:cs="宋体"/>
          <w:sz w:val="24"/>
          <w:szCs w:val="24"/>
        </w:rPr>
        <w:t>接受联合体投标，联合体投标的相关要求见投标人须知前附表</w:t>
      </w:r>
    </w:p>
    <w:p w14:paraId="74D3FB6D">
      <w:pPr>
        <w:keepNext w:val="0"/>
        <w:keepLines w:val="0"/>
        <w:pageBreakBefore w:val="0"/>
        <w:widowControl w:val="0"/>
        <w:kinsoku/>
        <w:wordWrap/>
        <w:overflowPunct/>
        <w:topLinePunct w:val="0"/>
        <w:autoSpaceDE/>
        <w:autoSpaceDN/>
        <w:bidi w:val="0"/>
        <w:adjustRightInd/>
        <w:snapToGrid/>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sym w:font="Wingdings 2" w:char="00A3"/>
      </w:r>
      <w:r>
        <w:rPr>
          <w:rFonts w:hint="eastAsia" w:ascii="宋体" w:hAnsi="宋体" w:eastAsia="宋体" w:cs="宋体"/>
          <w:sz w:val="24"/>
          <w:szCs w:val="24"/>
        </w:rPr>
        <w:t>不接受联合体投标</w:t>
      </w:r>
    </w:p>
    <w:p w14:paraId="11C4E737">
      <w:pPr>
        <w:keepNext w:val="0"/>
        <w:keepLines w:val="0"/>
        <w:pageBreakBefore w:val="0"/>
        <w:widowControl w:val="0"/>
        <w:kinsoku/>
        <w:wordWrap/>
        <w:overflowPunct/>
        <w:topLinePunct w:val="0"/>
        <w:autoSpaceDE/>
        <w:autoSpaceDN/>
        <w:bidi w:val="0"/>
        <w:adjustRightInd/>
        <w:snapToGrid/>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4.3 投标人可以就本招标项目上述标段中的</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（具体数量）个标段投标，但最多允许中标</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（具体数量）个标段（适用于分标段的招标项目）。</w:t>
      </w:r>
    </w:p>
    <w:p w14:paraId="431F8231">
      <w:pPr>
        <w:pageBreakBefore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4.4 落实政府采购政策：详见投标人须知10.15。</w:t>
      </w:r>
    </w:p>
    <w:p w14:paraId="506F78BB">
      <w:pPr>
        <w:keepNext w:val="0"/>
        <w:keepLines w:val="0"/>
        <w:pageBreakBefore w:val="0"/>
        <w:widowControl w:val="0"/>
        <w:kinsoku/>
        <w:wordWrap/>
        <w:overflowPunct/>
        <w:topLinePunct w:val="0"/>
        <w:autoSpaceDE/>
        <w:autoSpaceDN/>
        <w:bidi w:val="0"/>
        <w:adjustRightInd/>
        <w:snapToGrid/>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其他</w:t>
      </w:r>
      <w:r>
        <w:rPr>
          <w:rFonts w:hint="eastAsia" w:ascii="宋体" w:hAnsi="宋体" w:eastAsia="宋体" w:cs="宋体"/>
          <w:u w:val="single"/>
          <w:lang w:eastAsia="zh-CN"/>
        </w:rPr>
        <w:t xml:space="preserve">            </w:t>
      </w:r>
      <w:r>
        <w:rPr>
          <w:rFonts w:hint="eastAsia" w:ascii="宋体" w:hAnsi="宋体" w:eastAsia="宋体" w:cs="宋体"/>
          <w:sz w:val="24"/>
          <w:szCs w:val="24"/>
        </w:rPr>
        <w:t>。</w:t>
      </w:r>
    </w:p>
    <w:p w14:paraId="07EBA180">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16" w:name="_Toc1305"/>
      <w:bookmarkStart w:id="117" w:name="_Toc4050"/>
      <w:bookmarkStart w:id="118" w:name="_Toc201328757"/>
      <w:r>
        <w:rPr>
          <w:rFonts w:hint="eastAsia" w:ascii="宋体" w:hAnsi="宋体" w:eastAsia="宋体" w:cs="宋体"/>
          <w:lang w:val="en-US" w:eastAsia="zh-CN"/>
        </w:rPr>
        <w:t>5.招标文件的获取</w:t>
      </w:r>
      <w:bookmarkEnd w:id="116"/>
      <w:bookmarkEnd w:id="117"/>
      <w:bookmarkEnd w:id="118"/>
    </w:p>
    <w:p w14:paraId="3C8BB8B6">
      <w:pPr>
        <w:pageBreakBefore w:val="0"/>
        <w:tabs>
          <w:tab w:val="left" w:pos="360"/>
        </w:tabs>
        <w:wordWrap/>
        <w:overflowPunct/>
        <w:topLinePunct w:val="0"/>
        <w:bidi w:val="0"/>
        <w:adjustRightInd/>
        <w:spacing w:after="160" w:line="400" w:lineRule="exact"/>
        <w:ind w:left="0" w:leftChars="0" w:firstLine="480" w:firstLineChars="200"/>
        <w:rPr>
          <w:rFonts w:hint="eastAsia" w:ascii="宋体" w:hAnsi="宋体" w:eastAsia="宋体" w:cs="宋体"/>
          <w:sz w:val="24"/>
          <w:szCs w:val="24"/>
          <w:highlight w:val="red"/>
        </w:rPr>
      </w:pPr>
      <w:r>
        <w:rPr>
          <w:rFonts w:hint="eastAsia" w:ascii="宋体" w:hAnsi="宋体" w:eastAsia="宋体" w:cs="宋体"/>
          <w:sz w:val="24"/>
          <w:szCs w:val="24"/>
        </w:rPr>
        <w:t>5.1</w:t>
      </w:r>
      <w:r>
        <w:rPr>
          <w:rFonts w:hint="eastAsia" w:cs="宋体"/>
          <w:sz w:val="24"/>
          <w:szCs w:val="24"/>
          <w:lang w:val="en-US" w:eastAsia="zh-CN"/>
        </w:rPr>
        <w:t xml:space="preserve"> </w:t>
      </w:r>
      <w:r>
        <w:rPr>
          <w:rFonts w:hint="eastAsia" w:ascii="宋体" w:hAnsi="宋体" w:eastAsia="宋体" w:cs="宋体"/>
          <w:sz w:val="24"/>
          <w:szCs w:val="24"/>
        </w:rPr>
        <w:t>凡有意参加投标者，请于</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年</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月</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rPr>
        <w:t>日至</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年</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日，每日上午</w:t>
      </w:r>
      <w:r>
        <w:rPr>
          <w:rFonts w:hint="eastAsia" w:ascii="宋体" w:hAnsi="宋体" w:eastAsia="宋体" w:cs="宋体"/>
          <w:sz w:val="24"/>
          <w:szCs w:val="24"/>
          <w:u w:val="single"/>
        </w:rPr>
        <w:t xml:space="preserve">    </w:t>
      </w:r>
      <w:r>
        <w:rPr>
          <w:rFonts w:hint="eastAsia" w:ascii="宋体" w:hAnsi="宋体" w:eastAsia="宋体" w:cs="宋体"/>
          <w:sz w:val="24"/>
          <w:szCs w:val="24"/>
        </w:rPr>
        <w:t>时至</w:t>
      </w:r>
      <w:r>
        <w:rPr>
          <w:rFonts w:hint="eastAsia" w:ascii="宋体" w:hAnsi="宋体" w:eastAsia="宋体" w:cs="宋体"/>
          <w:sz w:val="24"/>
          <w:szCs w:val="24"/>
          <w:u w:val="single"/>
        </w:rPr>
        <w:t xml:space="preserve">    </w:t>
      </w:r>
      <w:r>
        <w:rPr>
          <w:rFonts w:hint="eastAsia" w:ascii="宋体" w:hAnsi="宋体" w:eastAsia="宋体" w:cs="宋体"/>
          <w:sz w:val="24"/>
          <w:szCs w:val="24"/>
        </w:rPr>
        <w:t>时，下午</w:t>
      </w:r>
      <w:r>
        <w:rPr>
          <w:rFonts w:hint="eastAsia" w:ascii="宋体" w:hAnsi="宋体" w:eastAsia="宋体" w:cs="宋体"/>
          <w:sz w:val="24"/>
          <w:szCs w:val="24"/>
          <w:u w:val="single"/>
        </w:rPr>
        <w:t xml:space="preserve">    </w:t>
      </w:r>
      <w:r>
        <w:rPr>
          <w:rFonts w:hint="eastAsia" w:ascii="宋体" w:hAnsi="宋体" w:eastAsia="宋体" w:cs="宋体"/>
          <w:sz w:val="24"/>
          <w:szCs w:val="24"/>
        </w:rPr>
        <w:t>时至</w:t>
      </w:r>
      <w:r>
        <w:rPr>
          <w:rFonts w:hint="eastAsia" w:ascii="宋体" w:hAnsi="宋体" w:eastAsia="宋体" w:cs="宋体"/>
          <w:sz w:val="24"/>
          <w:szCs w:val="24"/>
          <w:u w:val="single"/>
        </w:rPr>
        <w:t xml:space="preserve">    </w:t>
      </w:r>
      <w:r>
        <w:rPr>
          <w:rFonts w:hint="eastAsia" w:ascii="宋体" w:hAnsi="宋体" w:eastAsia="宋体" w:cs="宋体"/>
          <w:sz w:val="24"/>
          <w:szCs w:val="24"/>
        </w:rPr>
        <w:t>时（北京时间，下同），在</w:t>
      </w:r>
      <w:r>
        <w:rPr>
          <w:rFonts w:hint="eastAsia" w:ascii="宋体" w:hAnsi="宋体" w:eastAsia="宋体" w:cs="宋体"/>
          <w:sz w:val="24"/>
          <w:szCs w:val="24"/>
          <w:u w:val="single"/>
        </w:rPr>
        <w:t xml:space="preserve">    </w:t>
      </w:r>
      <w:r>
        <w:rPr>
          <w:rFonts w:hint="eastAsia" w:ascii="宋体" w:hAnsi="宋体" w:eastAsia="宋体" w:cs="宋体"/>
          <w:sz w:val="24"/>
          <w:szCs w:val="24"/>
          <w:u w:val="none"/>
        </w:rPr>
        <w:t>（详细地址）</w:t>
      </w:r>
      <w:r>
        <w:rPr>
          <w:rFonts w:hint="eastAsia" w:ascii="宋体" w:hAnsi="宋体" w:eastAsia="宋体" w:cs="宋体"/>
          <w:sz w:val="24"/>
          <w:szCs w:val="24"/>
        </w:rPr>
        <w:t xml:space="preserve">持单位介绍信或单位有效证件（营业执照及资质证书原件或有效电子证件复印件）购买招标文件。 </w:t>
      </w:r>
    </w:p>
    <w:p w14:paraId="5608EEA1">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19" w:name="_Toc15103"/>
      <w:bookmarkStart w:id="120" w:name="_Toc14830"/>
      <w:bookmarkStart w:id="121" w:name="_Toc201328758"/>
      <w:r>
        <w:rPr>
          <w:rFonts w:hint="eastAsia" w:ascii="宋体" w:hAnsi="宋体" w:eastAsia="宋体" w:cs="宋体"/>
          <w:lang w:val="en-US" w:eastAsia="zh-CN"/>
        </w:rPr>
        <w:t>6.投标文件的递交</w:t>
      </w:r>
      <w:bookmarkEnd w:id="119"/>
      <w:bookmarkEnd w:id="120"/>
      <w:bookmarkEnd w:id="121"/>
    </w:p>
    <w:p w14:paraId="19D92BE4">
      <w:pPr>
        <w:keepNext w:val="0"/>
        <w:keepLines w:val="0"/>
        <w:pageBreakBefore w:val="0"/>
        <w:widowControl w:val="0"/>
        <w:kinsoku/>
        <w:wordWrap w:val="0"/>
        <w:overflowPunct/>
        <w:topLinePunct w:val="0"/>
        <w:autoSpaceDE/>
        <w:autoSpaceDN/>
        <w:bidi w:val="0"/>
        <w:adjustRightInd/>
        <w:snapToGrid/>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6.1</w:t>
      </w:r>
      <w:r>
        <w:rPr>
          <w:rFonts w:hint="eastAsia" w:cs="宋体"/>
          <w:sz w:val="24"/>
          <w:szCs w:val="24"/>
          <w:lang w:val="en-US" w:eastAsia="zh-CN"/>
        </w:rPr>
        <w:t xml:space="preserve"> </w:t>
      </w:r>
      <w:r>
        <w:rPr>
          <w:rFonts w:hint="eastAsia" w:ascii="宋体" w:hAnsi="宋体" w:eastAsia="宋体" w:cs="宋体"/>
          <w:sz w:val="24"/>
          <w:szCs w:val="24"/>
        </w:rPr>
        <w:t>投标文件递交的截止时间（投标截止时间，下同）为</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年</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月</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日</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rPr>
        <w:t>时</w:t>
      </w:r>
      <w:r>
        <w:rPr>
          <w:rFonts w:hint="eastAsia" w:ascii="宋体" w:hAnsi="宋体" w:eastAsia="宋体" w:cs="宋体"/>
          <w:sz w:val="24"/>
          <w:szCs w:val="24"/>
          <w:u w:val="single"/>
        </w:rPr>
        <w:t xml:space="preserve">    </w:t>
      </w:r>
      <w:r>
        <w:rPr>
          <w:rFonts w:hint="eastAsia" w:ascii="宋体" w:hAnsi="宋体" w:eastAsia="宋体" w:cs="宋体"/>
          <w:sz w:val="24"/>
          <w:szCs w:val="24"/>
        </w:rPr>
        <w:t>分，地点为</w:t>
      </w:r>
      <w:r>
        <w:rPr>
          <w:rFonts w:hint="eastAsia" w:ascii="宋体" w:hAnsi="宋体" w:eastAsia="宋体" w:cs="宋体"/>
          <w:u w:val="single"/>
          <w:lang w:eastAsia="zh-CN"/>
        </w:rPr>
        <w:t xml:space="preserve">            </w:t>
      </w:r>
      <w:r>
        <w:rPr>
          <w:rFonts w:hint="eastAsia" w:ascii="宋体" w:hAnsi="宋体" w:eastAsia="宋体" w:cs="宋体"/>
          <w:sz w:val="24"/>
          <w:szCs w:val="24"/>
        </w:rPr>
        <w:t>。</w:t>
      </w:r>
    </w:p>
    <w:p w14:paraId="3BA358BA">
      <w:pPr>
        <w:pageBreakBefore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6.2 逾期送达的、未送达指定地点的或者不按照招标文件要求密封的投标文件，招标人将予以拒收。</w:t>
      </w:r>
    </w:p>
    <w:p w14:paraId="62EB193A">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22" w:name="_Toc8911"/>
      <w:r>
        <w:rPr>
          <w:rFonts w:hint="eastAsia" w:ascii="宋体" w:hAnsi="宋体" w:eastAsia="宋体" w:cs="宋体"/>
          <w:lang w:val="en-US" w:eastAsia="zh-CN"/>
        </w:rPr>
        <w:t>7.确认</w:t>
      </w:r>
      <w:bookmarkEnd w:id="122"/>
    </w:p>
    <w:p w14:paraId="18088D4E">
      <w:pPr>
        <w:keepNext w:val="0"/>
        <w:keepLines w:val="0"/>
        <w:pageBreakBefore w:val="0"/>
        <w:widowControl w:val="0"/>
        <w:kinsoku/>
        <w:wordWrap/>
        <w:overflowPunct/>
        <w:topLinePunct w:val="0"/>
        <w:autoSpaceDE/>
        <w:autoSpaceDN/>
        <w:bidi w:val="0"/>
        <w:adjustRightInd/>
        <w:snapToGrid/>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highlight w:val="none"/>
          <w:lang w:val="en-US" w:eastAsia="zh-CN"/>
        </w:rPr>
        <w:t>你单位收到本邀请书后，请于</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lang w:val="en-US" w:eastAsia="zh-CN"/>
        </w:rPr>
        <w:t>年</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lang w:val="en-US" w:eastAsia="zh-CN"/>
        </w:rPr>
        <w:t>月</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lang w:val="en-US" w:eastAsia="zh-CN"/>
        </w:rPr>
        <w:t>日</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u w:val="single"/>
          <w:lang w:val="en-US" w:eastAsia="zh-CN"/>
        </w:rPr>
        <w:t xml:space="preserve">  </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lang w:val="en-US" w:eastAsia="zh-CN"/>
        </w:rPr>
        <w:t>时前，以书面形式确认是否参加投标。在本邀请书规定的时间内未表示是否参加投标或明确表示不参加投标的，不得再参加投标。</w:t>
      </w:r>
    </w:p>
    <w:p w14:paraId="61D0F4E1">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23" w:name="_Toc26050"/>
      <w:r>
        <w:rPr>
          <w:rFonts w:hint="eastAsia" w:ascii="宋体" w:hAnsi="宋体" w:eastAsia="宋体" w:cs="宋体"/>
          <w:lang w:val="en-US" w:eastAsia="zh-CN"/>
        </w:rPr>
        <w:t>8.资格审查</w:t>
      </w:r>
      <w:bookmarkEnd w:id="123"/>
    </w:p>
    <w:p w14:paraId="66D2C93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采用资格后审方式</w:t>
      </w:r>
    </w:p>
    <w:p w14:paraId="4A5E7B18">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r>
        <w:rPr>
          <w:rFonts w:hint="eastAsia" w:ascii="宋体" w:hAnsi="宋体" w:eastAsia="宋体" w:cs="宋体"/>
          <w:lang w:val="en-US" w:eastAsia="zh-CN"/>
        </w:rPr>
        <w:t>9.评标办法及确定中标人方式</w:t>
      </w:r>
    </w:p>
    <w:p w14:paraId="4B57736A">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9</w:t>
      </w:r>
      <w:r>
        <w:rPr>
          <w:rFonts w:hint="eastAsia" w:ascii="宋体" w:hAnsi="宋体" w:eastAsia="宋体" w:cs="宋体"/>
          <w:sz w:val="24"/>
          <w:szCs w:val="24"/>
        </w:rPr>
        <w:t>.1</w:t>
      </w:r>
      <w:r>
        <w:rPr>
          <w:rFonts w:hint="eastAsia" w:cs="宋体"/>
          <w:sz w:val="24"/>
          <w:szCs w:val="24"/>
          <w:lang w:val="en-US" w:eastAsia="zh-CN"/>
        </w:rPr>
        <w:t xml:space="preserve"> </w:t>
      </w:r>
      <w:r>
        <w:rPr>
          <w:rFonts w:hint="eastAsia" w:ascii="宋体" w:hAnsi="宋体" w:eastAsia="宋体" w:cs="宋体"/>
          <w:sz w:val="24"/>
          <w:szCs w:val="24"/>
        </w:rPr>
        <w:t>评标方法</w:t>
      </w:r>
    </w:p>
    <w:p w14:paraId="1768E610">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本招标项目采用：</w:t>
      </w:r>
      <w:r>
        <w:rPr>
          <w:rFonts w:hint="eastAsia" w:ascii="宋体" w:hAnsi="宋体" w:eastAsia="宋体" w:cs="宋体"/>
          <w:sz w:val="24"/>
          <w:szCs w:val="24"/>
        </w:rPr>
        <w:sym w:font="Wingdings 2" w:char="00A3"/>
      </w:r>
      <w:r>
        <w:rPr>
          <w:rFonts w:hint="eastAsia" w:ascii="宋体" w:hAnsi="宋体" w:eastAsia="宋体" w:cs="宋体"/>
          <w:sz w:val="24"/>
          <w:szCs w:val="24"/>
        </w:rPr>
        <w:t>经评审的最低投标价法；</w:t>
      </w:r>
      <w:r>
        <w:rPr>
          <w:rFonts w:hint="eastAsia" w:ascii="宋体" w:hAnsi="宋体" w:eastAsia="宋体" w:cs="宋体"/>
          <w:sz w:val="24"/>
          <w:szCs w:val="24"/>
        </w:rPr>
        <w:sym w:font="Wingdings 2" w:char="00A3"/>
      </w:r>
      <w:r>
        <w:rPr>
          <w:rFonts w:hint="eastAsia" w:ascii="宋体" w:hAnsi="宋体" w:eastAsia="宋体" w:cs="宋体"/>
          <w:sz w:val="24"/>
          <w:szCs w:val="24"/>
        </w:rPr>
        <w:t>合理低价法；</w:t>
      </w:r>
      <w:r>
        <w:rPr>
          <w:rFonts w:hint="eastAsia" w:ascii="宋体" w:hAnsi="宋体" w:eastAsia="宋体" w:cs="宋体"/>
          <w:sz w:val="24"/>
          <w:szCs w:val="24"/>
        </w:rPr>
        <w:sym w:font="Wingdings 2" w:char="00A3"/>
      </w:r>
      <w:r>
        <w:rPr>
          <w:rFonts w:hint="eastAsia" w:ascii="宋体" w:hAnsi="宋体" w:eastAsia="宋体" w:cs="宋体"/>
          <w:sz w:val="24"/>
          <w:szCs w:val="24"/>
        </w:rPr>
        <w:t>技术评分最低标价法；</w:t>
      </w:r>
      <w:r>
        <w:rPr>
          <w:rFonts w:hint="eastAsia" w:ascii="宋体" w:hAnsi="宋体" w:eastAsia="宋体" w:cs="宋体"/>
          <w:sz w:val="24"/>
          <w:szCs w:val="24"/>
        </w:rPr>
        <w:sym w:font="Wingdings 2" w:char="00A3"/>
      </w:r>
      <w:r>
        <w:rPr>
          <w:rFonts w:hint="eastAsia" w:ascii="宋体" w:hAnsi="宋体" w:eastAsia="宋体" w:cs="宋体"/>
          <w:sz w:val="24"/>
          <w:szCs w:val="24"/>
        </w:rPr>
        <w:t>综合评估法1；</w:t>
      </w:r>
      <w:r>
        <w:rPr>
          <w:rFonts w:hint="eastAsia" w:ascii="宋体" w:hAnsi="宋体" w:eastAsia="宋体" w:cs="宋体"/>
          <w:sz w:val="24"/>
          <w:szCs w:val="24"/>
        </w:rPr>
        <w:sym w:font="Wingdings 2" w:char="00A3"/>
      </w:r>
      <w:r>
        <w:rPr>
          <w:rFonts w:hint="eastAsia" w:ascii="宋体" w:hAnsi="宋体" w:eastAsia="宋体" w:cs="宋体"/>
          <w:sz w:val="24"/>
          <w:szCs w:val="24"/>
        </w:rPr>
        <w:t>综合评估法2。</w:t>
      </w:r>
    </w:p>
    <w:p w14:paraId="3FB2F86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9</w:t>
      </w:r>
      <w:r>
        <w:rPr>
          <w:rFonts w:hint="eastAsia" w:ascii="宋体" w:hAnsi="宋体" w:eastAsia="宋体" w:cs="宋体"/>
          <w:sz w:val="24"/>
          <w:szCs w:val="24"/>
        </w:rPr>
        <w:t>.2</w:t>
      </w:r>
      <w:r>
        <w:rPr>
          <w:rFonts w:hint="eastAsia" w:cs="宋体"/>
          <w:sz w:val="24"/>
          <w:szCs w:val="24"/>
          <w:lang w:val="en-US" w:eastAsia="zh-CN"/>
        </w:rPr>
        <w:t xml:space="preserve"> </w:t>
      </w:r>
      <w:r>
        <w:rPr>
          <w:rFonts w:hint="eastAsia" w:ascii="宋体" w:hAnsi="宋体" w:eastAsia="宋体" w:cs="宋体"/>
          <w:sz w:val="24"/>
          <w:szCs w:val="24"/>
        </w:rPr>
        <w:t>确定中标人方式</w:t>
      </w:r>
    </w:p>
    <w:p w14:paraId="3C05082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sym w:font="Wingdings 2" w:char="00A3"/>
      </w:r>
      <w:r>
        <w:rPr>
          <w:rFonts w:hint="eastAsia" w:ascii="宋体" w:hAnsi="宋体" w:eastAsia="宋体" w:cs="宋体"/>
          <w:sz w:val="24"/>
          <w:szCs w:val="24"/>
        </w:rPr>
        <w:t>排序法；</w:t>
      </w:r>
      <w:r>
        <w:rPr>
          <w:rFonts w:hint="eastAsia" w:ascii="宋体" w:hAnsi="宋体" w:eastAsia="宋体" w:cs="宋体"/>
          <w:sz w:val="24"/>
          <w:szCs w:val="24"/>
        </w:rPr>
        <w:sym w:font="Wingdings 2" w:char="00A3"/>
      </w:r>
      <w:r>
        <w:rPr>
          <w:rFonts w:hint="eastAsia" w:ascii="宋体" w:hAnsi="宋体" w:eastAsia="宋体" w:cs="宋体"/>
          <w:sz w:val="24"/>
          <w:szCs w:val="24"/>
        </w:rPr>
        <w:t>评定分离法</w:t>
      </w:r>
    </w:p>
    <w:p w14:paraId="6AD22E64">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24" w:name="_Toc19093"/>
      <w:r>
        <w:rPr>
          <w:rFonts w:hint="eastAsia" w:ascii="宋体" w:hAnsi="宋体" w:eastAsia="宋体" w:cs="宋体"/>
          <w:lang w:val="en-US" w:eastAsia="zh-CN"/>
        </w:rPr>
        <w:t>10.其他</w:t>
      </w:r>
      <w:bookmarkEnd w:id="124"/>
    </w:p>
    <w:p w14:paraId="15912592">
      <w:pPr>
        <w:keepNext w:val="0"/>
        <w:keepLines w:val="0"/>
        <w:pageBreakBefore w:val="0"/>
        <w:widowControl/>
        <w:kinsoku w:val="0"/>
        <w:wordWrap/>
        <w:overflowPunct/>
        <w:topLinePunct w:val="0"/>
        <w:autoSpaceDE w:val="0"/>
        <w:autoSpaceDN w:val="0"/>
        <w:bidi w:val="0"/>
        <w:adjustRightInd/>
        <w:snapToGrid/>
        <w:spacing w:after="160" w:line="400" w:lineRule="exact"/>
        <w:ind w:left="0" w:leftChars="0" w:firstLine="480" w:firstLineChars="200"/>
        <w:jc w:val="left"/>
        <w:textAlignment w:val="baseline"/>
        <w:rPr>
          <w:rFonts w:hint="eastAsia" w:ascii="宋体" w:hAnsi="宋体" w:eastAsia="宋体" w:cs="宋体"/>
          <w:sz w:val="24"/>
          <w:szCs w:val="24"/>
          <w:highlight w:val="none"/>
        </w:rPr>
      </w:pPr>
      <w:r>
        <w:rPr>
          <w:rFonts w:hint="eastAsia" w:cs="宋体"/>
          <w:sz w:val="24"/>
          <w:szCs w:val="24"/>
          <w:highlight w:val="none"/>
          <w:lang w:val="en-US" w:eastAsia="zh-CN"/>
        </w:rPr>
        <w:t>10.</w:t>
      </w:r>
      <w:r>
        <w:rPr>
          <w:rFonts w:hint="eastAsia" w:ascii="宋体" w:hAnsi="宋体" w:eastAsia="宋体" w:cs="宋体"/>
          <w:sz w:val="24"/>
          <w:szCs w:val="24"/>
          <w:highlight w:val="none"/>
          <w:lang w:val="en-US" w:eastAsia="zh-CN"/>
        </w:rPr>
        <w:t xml:space="preserve">1 </w:t>
      </w:r>
      <w:r>
        <w:rPr>
          <w:rFonts w:hint="eastAsia" w:ascii="宋体" w:hAnsi="宋体" w:eastAsia="宋体" w:cs="宋体"/>
          <w:sz w:val="24"/>
          <w:szCs w:val="24"/>
          <w:highlight w:val="none"/>
        </w:rPr>
        <w:t>投标人须在投标文件中</w:t>
      </w:r>
      <w:r>
        <w:rPr>
          <w:rFonts w:hint="eastAsia" w:ascii="宋体" w:hAnsi="宋体" w:eastAsia="宋体" w:cs="宋体"/>
          <w:sz w:val="24"/>
          <w:szCs w:val="24"/>
          <w:highlight w:val="none"/>
          <w:lang w:val="en-US" w:eastAsia="zh-CN"/>
        </w:rPr>
        <w:t>提交</w:t>
      </w:r>
      <w:r>
        <w:rPr>
          <w:rFonts w:hint="eastAsia" w:ascii="宋体" w:hAnsi="宋体" w:eastAsia="宋体" w:cs="宋体"/>
          <w:sz w:val="24"/>
          <w:szCs w:val="24"/>
          <w:highlight w:val="none"/>
        </w:rPr>
        <w:t>拟组建项目部成员所有人员社保信息（须附“查询网址、验真码”或社保缴费证明的网址、用户名和密码）。</w:t>
      </w:r>
    </w:p>
    <w:p w14:paraId="4A4C9098">
      <w:pPr>
        <w:keepNext w:val="0"/>
        <w:keepLines w:val="0"/>
        <w:pageBreakBefore w:val="0"/>
        <w:widowControl/>
        <w:kinsoku w:val="0"/>
        <w:wordWrap/>
        <w:overflowPunct/>
        <w:topLinePunct w:val="0"/>
        <w:autoSpaceDE w:val="0"/>
        <w:autoSpaceDN w:val="0"/>
        <w:bidi w:val="0"/>
        <w:adjustRightInd/>
        <w:snapToGrid/>
        <w:spacing w:after="160" w:line="400" w:lineRule="exact"/>
        <w:ind w:left="0" w:leftChars="0" w:firstLine="480" w:firstLineChars="200"/>
        <w:jc w:val="left"/>
        <w:textAlignment w:val="baseline"/>
        <w:rPr>
          <w:rFonts w:hint="eastAsia" w:ascii="宋体" w:hAnsi="宋体" w:eastAsia="宋体" w:cs="宋体"/>
          <w:sz w:val="24"/>
          <w:szCs w:val="24"/>
          <w:highlight w:val="none"/>
        </w:rPr>
      </w:pPr>
      <w:r>
        <w:rPr>
          <w:rFonts w:hint="eastAsia" w:cs="宋体"/>
          <w:sz w:val="24"/>
          <w:szCs w:val="24"/>
          <w:highlight w:val="none"/>
          <w:lang w:val="en-US" w:eastAsia="zh-CN"/>
        </w:rPr>
        <w:t>10.</w:t>
      </w:r>
      <w:r>
        <w:rPr>
          <w:rFonts w:hint="eastAsia" w:ascii="宋体" w:hAnsi="宋体" w:eastAsia="宋体" w:cs="宋体"/>
          <w:sz w:val="24"/>
          <w:szCs w:val="24"/>
          <w:highlight w:val="none"/>
          <w:lang w:val="en-US" w:eastAsia="zh-CN"/>
        </w:rPr>
        <w:t>2</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投标人须根据《关于在招标投标和政府采购活动中实行应用信用信息报告制度的通知》（烟发改公管〔2022〕334号），登录“信用中国”网站（www.creditchina.gov.cn）—“信用信息”栏目，查询并免费下载信用信息报告，也可以使用具有国家认可资质的第三方信用服务机构出具的信用信息报告，附在投标函后面，在开标现场展示。投标人对提供信用信息报告的真实性负责。</w:t>
      </w:r>
    </w:p>
    <w:p w14:paraId="69DF9284">
      <w:pPr>
        <w:keepNext w:val="0"/>
        <w:keepLines w:val="0"/>
        <w:pageBreakBefore w:val="0"/>
        <w:widowControl/>
        <w:kinsoku w:val="0"/>
        <w:wordWrap/>
        <w:overflowPunct/>
        <w:topLinePunct w:val="0"/>
        <w:autoSpaceDE w:val="0"/>
        <w:autoSpaceDN w:val="0"/>
        <w:bidi w:val="0"/>
        <w:adjustRightInd/>
        <w:snapToGrid/>
        <w:spacing w:after="160" w:line="400" w:lineRule="exact"/>
        <w:ind w:left="0" w:leftChars="0" w:firstLine="480" w:firstLineChars="200"/>
        <w:jc w:val="left"/>
        <w:textAlignment w:val="baseline"/>
        <w:rPr>
          <w:rFonts w:hint="eastAsia" w:ascii="宋体" w:hAnsi="宋体" w:eastAsia="宋体" w:cs="宋体"/>
          <w:sz w:val="24"/>
          <w:szCs w:val="24"/>
          <w:highlight w:val="none"/>
        </w:rPr>
      </w:pPr>
      <w:r>
        <w:rPr>
          <w:rFonts w:hint="eastAsia" w:cs="宋体"/>
          <w:sz w:val="24"/>
          <w:szCs w:val="24"/>
          <w:highlight w:val="none"/>
          <w:lang w:val="en-US" w:eastAsia="zh-CN"/>
        </w:rPr>
        <w:t xml:space="preserve">10.3 </w:t>
      </w:r>
      <w:r>
        <w:rPr>
          <w:rFonts w:hint="eastAsia" w:ascii="宋体" w:hAnsi="宋体" w:eastAsia="宋体" w:cs="宋体"/>
          <w:sz w:val="24"/>
          <w:szCs w:val="24"/>
          <w:highlight w:val="none"/>
        </w:rPr>
        <w:t>潜在投标人或其他利害关系人对招标文件有异议的，应当在投标截止时间10日前</w:t>
      </w:r>
      <w:r>
        <w:rPr>
          <w:rFonts w:hint="eastAsia" w:ascii="宋体" w:hAnsi="宋体" w:eastAsia="宋体" w:cs="宋体"/>
          <w:sz w:val="24"/>
          <w:szCs w:val="24"/>
          <w:highlight w:val="none"/>
          <w:lang w:val="en-US" w:eastAsia="zh-CN"/>
        </w:rPr>
        <w:t>以书面形式</w:t>
      </w:r>
      <w:r>
        <w:rPr>
          <w:rFonts w:hint="eastAsia" w:ascii="宋体" w:hAnsi="宋体" w:eastAsia="宋体" w:cs="宋体"/>
          <w:sz w:val="24"/>
          <w:szCs w:val="24"/>
          <w:highlight w:val="none"/>
        </w:rPr>
        <w:t>向招标人提出。</w:t>
      </w:r>
    </w:p>
    <w:p w14:paraId="394C2F93">
      <w:pPr>
        <w:keepNext w:val="0"/>
        <w:keepLines w:val="0"/>
        <w:pageBreakBefore w:val="0"/>
        <w:widowControl/>
        <w:kinsoku w:val="0"/>
        <w:wordWrap/>
        <w:overflowPunct/>
        <w:topLinePunct w:val="0"/>
        <w:autoSpaceDE w:val="0"/>
        <w:autoSpaceDN w:val="0"/>
        <w:bidi w:val="0"/>
        <w:adjustRightInd/>
        <w:snapToGrid/>
        <w:spacing w:after="160" w:line="400" w:lineRule="exact"/>
        <w:ind w:left="0" w:leftChars="0" w:firstLine="480" w:firstLineChars="200"/>
        <w:jc w:val="left"/>
        <w:textAlignment w:val="baseline"/>
        <w:rPr>
          <w:rFonts w:hint="eastAsia" w:ascii="宋体" w:hAnsi="宋体" w:eastAsia="宋体" w:cs="宋体"/>
          <w:sz w:val="24"/>
          <w:szCs w:val="24"/>
          <w:highlight w:val="none"/>
        </w:rPr>
      </w:pPr>
      <w:r>
        <w:rPr>
          <w:rFonts w:hint="eastAsia" w:cs="宋体"/>
          <w:sz w:val="24"/>
          <w:szCs w:val="24"/>
          <w:highlight w:val="none"/>
          <w:lang w:val="en-US" w:eastAsia="zh-CN"/>
        </w:rPr>
        <w:t>10</w:t>
      </w:r>
      <w:r>
        <w:rPr>
          <w:rFonts w:hint="eastAsia" w:ascii="宋体" w:hAnsi="宋体" w:eastAsia="宋体" w:cs="宋体"/>
          <w:sz w:val="24"/>
          <w:szCs w:val="24"/>
          <w:highlight w:val="none"/>
          <w:lang w:val="en-US" w:eastAsia="zh-CN"/>
        </w:rPr>
        <w:t>.4</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投标人和其他利害关系人认为本工程招标投标活动不符合法律法规和规章规定的</w:t>
      </w:r>
      <w:r>
        <w:rPr>
          <w:rFonts w:hint="eastAsia" w:cs="宋体"/>
          <w:sz w:val="24"/>
          <w:szCs w:val="24"/>
          <w:highlight w:val="none"/>
          <w:lang w:eastAsia="zh-CN"/>
        </w:rPr>
        <w:t>，</w:t>
      </w:r>
      <w:r>
        <w:rPr>
          <w:rFonts w:hint="eastAsia" w:ascii="宋体" w:hAnsi="宋体" w:eastAsia="宋体" w:cs="宋体"/>
          <w:sz w:val="24"/>
          <w:szCs w:val="24"/>
          <w:highlight w:val="none"/>
        </w:rPr>
        <w:t>可以自知道或者应当知道之日起10日内向</w:t>
      </w:r>
      <w:r>
        <w:rPr>
          <w:rFonts w:hint="eastAsia" w:ascii="宋体" w:hAnsi="宋体" w:eastAsia="宋体" w:cs="宋体"/>
          <w:u w:val="single"/>
          <w:lang w:eastAsia="zh-CN"/>
        </w:rPr>
        <w:t xml:space="preserve">            </w:t>
      </w:r>
      <w:r>
        <w:rPr>
          <w:rFonts w:hint="eastAsia" w:ascii="宋体" w:hAnsi="宋体" w:eastAsia="宋体" w:cs="宋体"/>
          <w:sz w:val="24"/>
          <w:szCs w:val="24"/>
          <w:highlight w:val="none"/>
        </w:rPr>
        <w:t>投诉</w:t>
      </w:r>
      <w:r>
        <w:rPr>
          <w:rFonts w:hint="eastAsia" w:ascii="宋体" w:hAnsi="宋体" w:eastAsia="宋体" w:cs="宋体"/>
          <w:sz w:val="24"/>
          <w:szCs w:val="24"/>
          <w:highlight w:val="none"/>
          <w:lang w:eastAsia="zh-CN"/>
        </w:rPr>
        <w:t>。本次招标活动接受（行政监督部门）的监督，</w:t>
      </w:r>
      <w:r>
        <w:rPr>
          <w:rFonts w:hint="eastAsia" w:ascii="宋体" w:hAnsi="宋体" w:eastAsia="宋体" w:cs="宋体"/>
          <w:sz w:val="24"/>
          <w:szCs w:val="24"/>
          <w:highlight w:val="none"/>
        </w:rPr>
        <w:t>联系方式为</w:t>
      </w:r>
      <w:r>
        <w:rPr>
          <w:rFonts w:hint="eastAsia" w:ascii="宋体" w:hAnsi="宋体" w:eastAsia="宋体" w:cs="宋体"/>
          <w:u w:val="single"/>
          <w:lang w:eastAsia="zh-CN"/>
        </w:rPr>
        <w:t xml:space="preserve">            </w:t>
      </w:r>
      <w:r>
        <w:rPr>
          <w:rFonts w:hint="eastAsia" w:ascii="宋体" w:hAnsi="宋体" w:eastAsia="宋体" w:cs="宋体"/>
          <w:sz w:val="24"/>
          <w:szCs w:val="24"/>
          <w:highlight w:val="none"/>
        </w:rPr>
        <w:t>。</w:t>
      </w:r>
    </w:p>
    <w:p w14:paraId="0B87D03D">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25" w:name="_Toc24521"/>
      <w:r>
        <w:rPr>
          <w:rFonts w:hint="eastAsia" w:ascii="宋体" w:hAnsi="宋体" w:eastAsia="宋体" w:cs="宋体"/>
          <w:lang w:val="en-US" w:eastAsia="zh-CN"/>
        </w:rPr>
        <w:t>11.联系方式</w:t>
      </w:r>
      <w:bookmarkEnd w:id="125"/>
    </w:p>
    <w:bookmarkEnd w:id="106"/>
    <w:bookmarkEnd w:id="107"/>
    <w:p w14:paraId="3AF51F49">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bookmarkStart w:id="126" w:name="_Toc211498579"/>
      <w:bookmarkStart w:id="127" w:name="_Toc80006087"/>
      <w:r>
        <w:rPr>
          <w:rFonts w:hint="eastAsia" w:ascii="宋体" w:hAnsi="宋体" w:eastAsia="宋体" w:cs="宋体"/>
          <w:snapToGrid w:val="0"/>
          <w:kern w:val="0"/>
          <w:sz w:val="24"/>
          <w:szCs w:val="24"/>
        </w:rPr>
        <w:t>（1）招 标 人</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7F6FA4FE">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地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址</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19BC80D4">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联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系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人</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694B7565">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电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话</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31EB8134">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电</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子</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邮</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件：________________________</w:t>
      </w:r>
    </w:p>
    <w:p w14:paraId="57AA7DFD">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（2）招标代理机构：________________________</w:t>
      </w:r>
    </w:p>
    <w:p w14:paraId="0CB611F2">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地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址</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3CAB2794">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项</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目</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负</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责</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人：________________________（按招标代理委托协议填写） </w:t>
      </w:r>
    </w:p>
    <w:p w14:paraId="570E5278">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项目组其他成员：________________________（按招标代理委托协议填写） </w:t>
      </w:r>
    </w:p>
    <w:p w14:paraId="218355FF">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电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w:t>
      </w:r>
      <w:r>
        <w:rPr>
          <w:rFonts w:hint="eastAsia" w:ascii="宋体" w:hAnsi="宋体" w:eastAsia="宋体" w:cs="宋体"/>
          <w:snapToGrid w:val="0"/>
          <w:kern w:val="0"/>
          <w:sz w:val="24"/>
          <w:szCs w:val="24"/>
          <w:lang w:val="en-US" w:eastAsia="zh-CN"/>
        </w:rPr>
        <w:t xml:space="preserve"> </w:t>
      </w:r>
      <w:r>
        <w:rPr>
          <w:rFonts w:hint="eastAsia" w:ascii="宋体" w:hAnsi="宋体" w:eastAsia="宋体" w:cs="宋体"/>
          <w:snapToGrid w:val="0"/>
          <w:kern w:val="0"/>
          <w:sz w:val="24"/>
          <w:szCs w:val="24"/>
        </w:rPr>
        <w:t>话：________________________</w:t>
      </w:r>
    </w:p>
    <w:p w14:paraId="1C2319BD">
      <w:pPr>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电</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子</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邮</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件：________________________</w:t>
      </w:r>
    </w:p>
    <w:p w14:paraId="3CC1544A">
      <w:pPr>
        <w:pageBreakBefore w:val="0"/>
        <w:wordWrap/>
        <w:overflowPunct/>
        <w:topLinePunct w:val="0"/>
        <w:bidi w:val="0"/>
        <w:adjustRightInd/>
        <w:spacing w:after="0" w:line="560" w:lineRule="exact"/>
        <w:ind w:firstLine="480" w:firstLineChars="200"/>
        <w:jc w:val="center"/>
        <w:rPr>
          <w:rFonts w:hint="eastAsia" w:ascii="宋体" w:hAnsi="宋体" w:eastAsia="宋体" w:cs="宋体"/>
          <w:sz w:val="24"/>
          <w:szCs w:val="24"/>
        </w:rPr>
      </w:pPr>
      <w:r>
        <w:rPr>
          <w:rFonts w:hint="eastAsia" w:ascii="宋体" w:hAnsi="宋体" w:eastAsia="宋体" w:cs="宋体"/>
          <w:sz w:val="24"/>
          <w:szCs w:val="24"/>
        </w:rPr>
        <w:br w:type="page"/>
      </w:r>
    </w:p>
    <w:p w14:paraId="782328AE">
      <w:pPr>
        <w:pStyle w:val="2"/>
        <w:pageBreakBefore w:val="0"/>
        <w:wordWrap/>
        <w:overflowPunct/>
        <w:topLinePunct w:val="0"/>
        <w:bidi w:val="0"/>
        <w:adjustRightInd/>
        <w:spacing w:before="0" w:after="0" w:line="560" w:lineRule="exact"/>
        <w:ind w:firstLine="640" w:firstLineChars="200"/>
        <w:jc w:val="center"/>
        <w:rPr>
          <w:rFonts w:hint="eastAsia" w:ascii="宋体" w:hAnsi="宋体" w:eastAsia="宋体" w:cs="宋体"/>
          <w:b w:val="0"/>
          <w:bCs w:val="0"/>
          <w:sz w:val="32"/>
          <w:szCs w:val="32"/>
        </w:rPr>
      </w:pPr>
      <w:bookmarkStart w:id="128" w:name="_Toc12052"/>
      <w:r>
        <w:rPr>
          <w:rFonts w:hint="eastAsia" w:ascii="宋体" w:hAnsi="宋体" w:eastAsia="宋体" w:cs="宋体"/>
          <w:b w:val="0"/>
          <w:bCs w:val="0"/>
          <w:sz w:val="32"/>
          <w:szCs w:val="32"/>
        </w:rPr>
        <w:t>第一章 资格预审公告</w:t>
      </w:r>
    </w:p>
    <w:p w14:paraId="2AA8F8B4">
      <w:pPr>
        <w:pStyle w:val="2"/>
        <w:pageBreakBefore w:val="0"/>
        <w:wordWrap/>
        <w:overflowPunct/>
        <w:topLinePunct w:val="0"/>
        <w:bidi w:val="0"/>
        <w:adjustRightInd/>
        <w:spacing w:before="0" w:after="0" w:line="560" w:lineRule="exact"/>
        <w:ind w:firstLine="640" w:firstLineChars="200"/>
        <w:jc w:val="center"/>
        <w:rPr>
          <w:rFonts w:hint="eastAsia" w:ascii="宋体" w:hAnsi="宋体" w:eastAsia="宋体" w:cs="宋体"/>
          <w:b w:val="0"/>
          <w:bCs w:val="0"/>
          <w:sz w:val="32"/>
          <w:szCs w:val="32"/>
        </w:rPr>
      </w:pPr>
      <w:r>
        <w:rPr>
          <w:rFonts w:hint="eastAsia" w:ascii="宋体" w:hAnsi="宋体" w:eastAsia="宋体" w:cs="宋体"/>
          <w:b w:val="0"/>
          <w:bCs w:val="0"/>
          <w:sz w:val="32"/>
          <w:szCs w:val="32"/>
        </w:rPr>
        <w:t>（适用于进行资格预审的公开招标项目）</w:t>
      </w:r>
      <w:bookmarkEnd w:id="126"/>
      <w:bookmarkEnd w:id="128"/>
    </w:p>
    <w:p w14:paraId="20BEC7EE">
      <w:pPr>
        <w:pageBreakBefore w:val="0"/>
        <w:wordWrap/>
        <w:overflowPunct/>
        <w:topLinePunct w:val="0"/>
        <w:bidi w:val="0"/>
        <w:adjustRightInd/>
        <w:spacing w:line="560" w:lineRule="exact"/>
        <w:ind w:firstLine="480" w:firstLineChars="200"/>
        <w:jc w:val="center"/>
        <w:rPr>
          <w:rFonts w:hint="eastAsia" w:ascii="宋体" w:hAnsi="宋体" w:eastAsia="宋体" w:cs="宋体"/>
          <w:sz w:val="24"/>
          <w:szCs w:val="24"/>
        </w:rPr>
      </w:pPr>
      <w:r>
        <w:rPr>
          <w:rFonts w:hint="eastAsia" w:ascii="宋体" w:hAnsi="宋体" w:eastAsia="宋体" w:cs="宋体"/>
          <w:sz w:val="24"/>
          <w:szCs w:val="24"/>
          <w:u w:val="single"/>
        </w:rPr>
        <w:t>（招标项目及标段）</w:t>
      </w:r>
      <w:r>
        <w:rPr>
          <w:rFonts w:hint="eastAsia" w:ascii="宋体" w:hAnsi="宋体" w:eastAsia="宋体" w:cs="宋体"/>
          <w:sz w:val="24"/>
          <w:szCs w:val="24"/>
        </w:rPr>
        <w:t>施工资格预审公告（代招标公告）</w:t>
      </w:r>
    </w:p>
    <w:p w14:paraId="28CEDAC9">
      <w:pPr>
        <w:pageBreakBefore w:val="0"/>
        <w:wordWrap/>
        <w:overflowPunct/>
        <w:topLinePunct w:val="0"/>
        <w:bidi w:val="0"/>
        <w:adjustRightInd/>
        <w:spacing w:line="560" w:lineRule="exact"/>
        <w:ind w:firstLine="480" w:firstLineChars="200"/>
        <w:jc w:val="right"/>
        <w:rPr>
          <w:rFonts w:hint="eastAsia" w:ascii="宋体" w:hAnsi="宋体" w:eastAsia="宋体" w:cs="宋体"/>
          <w:sz w:val="24"/>
          <w:szCs w:val="24"/>
        </w:rPr>
      </w:pPr>
    </w:p>
    <w:p w14:paraId="37CC77EA">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29" w:name="_Toc211498580"/>
      <w:bookmarkStart w:id="130" w:name="_Toc18096"/>
      <w:r>
        <w:rPr>
          <w:rFonts w:hint="eastAsia" w:ascii="宋体" w:hAnsi="宋体" w:eastAsia="宋体" w:cs="宋体"/>
          <w:lang w:val="en-US" w:eastAsia="zh-CN"/>
        </w:rPr>
        <w:t>1.招标条件</w:t>
      </w:r>
      <w:bookmarkEnd w:id="129"/>
      <w:bookmarkEnd w:id="130"/>
    </w:p>
    <w:p w14:paraId="7B3A943F">
      <w:pPr>
        <w:pageBreakBefore w:val="0"/>
        <w:widowControl/>
        <w:kinsoku w:val="0"/>
        <w:wordWrap/>
        <w:overflowPunct/>
        <w:topLinePunct w:val="0"/>
        <w:autoSpaceDE w:val="0"/>
        <w:autoSpaceDN w:val="0"/>
        <w:bidi w:val="0"/>
        <w:adjustRightInd/>
        <w:snapToGrid/>
        <w:spacing w:after="160" w:line="400" w:lineRule="exact"/>
        <w:ind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本招标项目</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（项目名称）已由</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（项目审批、核准或备案机关名称）以</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（批文名称及编号）批准建设，项目业主为</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，建设资金来自</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（资金来源），项目出资比例为</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，招标人为</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。招标代理机构为</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 xml:space="preserve"> 。项目已具备招标条件，现进行公开招标，</w:t>
      </w:r>
      <w:r>
        <w:rPr>
          <w:rFonts w:hint="eastAsia" w:ascii="宋体" w:hAnsi="宋体" w:eastAsia="宋体" w:cs="宋体"/>
          <w:sz w:val="24"/>
          <w:szCs w:val="24"/>
        </w:rPr>
        <w:t>特邀请有兴趣的潜在投标人（以下简称申请人）提出资格预审申请。</w:t>
      </w:r>
    </w:p>
    <w:p w14:paraId="1C724BC2">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31" w:name="_Toc6361"/>
      <w:bookmarkStart w:id="132" w:name="_Toc211498581"/>
      <w:r>
        <w:rPr>
          <w:rFonts w:hint="eastAsia" w:ascii="宋体" w:hAnsi="宋体" w:eastAsia="宋体" w:cs="宋体"/>
          <w:lang w:val="en-US" w:eastAsia="zh-CN"/>
        </w:rPr>
        <w:t>2.项目概况</w:t>
      </w:r>
      <w:bookmarkEnd w:id="131"/>
      <w:bookmarkEnd w:id="132"/>
    </w:p>
    <w:p w14:paraId="3CCE6388">
      <w:pPr>
        <w:pageBreakBefore w:val="0"/>
        <w:widowControl/>
        <w:kinsoku w:val="0"/>
        <w:wordWrap/>
        <w:overflowPunct/>
        <w:topLinePunct w:val="0"/>
        <w:autoSpaceDE w:val="0"/>
        <w:autoSpaceDN w:val="0"/>
        <w:bidi w:val="0"/>
        <w:adjustRightInd/>
        <w:snapToGrid/>
        <w:spacing w:after="160" w:line="400" w:lineRule="exact"/>
        <w:ind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2.1 招标项目或标段（以下简称：招标项目）名称：</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w:t>
      </w:r>
    </w:p>
    <w:p w14:paraId="6249730F">
      <w:pPr>
        <w:pageBreakBefore w:val="0"/>
        <w:widowControl/>
        <w:kinsoku w:val="0"/>
        <w:wordWrap/>
        <w:overflowPunct/>
        <w:topLinePunct w:val="0"/>
        <w:autoSpaceDE w:val="0"/>
        <w:autoSpaceDN w:val="0"/>
        <w:bidi w:val="0"/>
        <w:adjustRightInd/>
        <w:snapToGrid/>
        <w:spacing w:after="160" w:line="400" w:lineRule="exact"/>
        <w:ind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2.2 建设地点：</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w:t>
      </w:r>
    </w:p>
    <w:p w14:paraId="4149C00B">
      <w:pPr>
        <w:pageBreakBefore w:val="0"/>
        <w:wordWrap/>
        <w:overflowPunct/>
        <w:topLinePunct w:val="0"/>
        <w:autoSpaceDE w:val="0"/>
        <w:autoSpaceDN w:val="0"/>
        <w:bidi w:val="0"/>
        <w:adjustRightInd/>
        <w:snapToGrid/>
        <w:spacing w:after="160" w:line="400" w:lineRule="exact"/>
        <w:ind w:firstLine="480" w:firstLineChars="200"/>
        <w:rPr>
          <w:rFonts w:hint="eastAsia" w:ascii="宋体" w:hAnsi="宋体" w:eastAsia="宋体" w:cs="宋体"/>
          <w:b/>
          <w:bCs/>
          <w:sz w:val="24"/>
          <w:szCs w:val="24"/>
        </w:rPr>
      </w:pPr>
      <w:r>
        <w:rPr>
          <w:rFonts w:hint="eastAsia" w:ascii="宋体" w:hAnsi="宋体" w:eastAsia="宋体" w:cs="宋体"/>
          <w:sz w:val="24"/>
          <w:szCs w:val="24"/>
        </w:rPr>
        <w:t>2.3</w:t>
      </w:r>
      <w:r>
        <w:rPr>
          <w:rFonts w:hint="eastAsia" w:cs="宋体"/>
          <w:sz w:val="24"/>
          <w:szCs w:val="24"/>
          <w:lang w:val="en-US" w:eastAsia="zh-CN"/>
        </w:rPr>
        <w:t xml:space="preserve"> </w:t>
      </w:r>
      <w:r>
        <w:rPr>
          <w:rFonts w:hint="eastAsia" w:ascii="宋体" w:hAnsi="宋体" w:eastAsia="宋体" w:cs="宋体"/>
          <w:sz w:val="24"/>
          <w:szCs w:val="24"/>
        </w:rPr>
        <w:t>项目基本情况：</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209091D">
      <w:pPr>
        <w:pageBreakBefore w:val="0"/>
        <w:wordWrap/>
        <w:overflowPunct/>
        <w:topLinePunct w:val="0"/>
        <w:autoSpaceDE w:val="0"/>
        <w:autoSpaceDN w:val="0"/>
        <w:bidi w:val="0"/>
        <w:adjustRightInd/>
        <w:snapToGrid w:val="0"/>
        <w:spacing w:after="160" w:line="400" w:lineRule="exact"/>
        <w:ind w:firstLine="482" w:firstLineChars="200"/>
        <w:rPr>
          <w:rFonts w:hint="eastAsia" w:ascii="宋体" w:hAnsi="宋体" w:eastAsia="宋体" w:cs="宋体"/>
          <w:b/>
          <w:bCs/>
          <w:sz w:val="24"/>
          <w:szCs w:val="24"/>
        </w:rPr>
      </w:pPr>
      <w:r>
        <w:rPr>
          <w:rFonts w:hint="eastAsia" w:ascii="宋体" w:hAnsi="宋体" w:eastAsia="宋体" w:cs="宋体"/>
          <w:b/>
          <w:bCs/>
          <w:sz w:val="24"/>
          <w:szCs w:val="24"/>
        </w:rPr>
        <w:t>（由招标人根据招标项目具体情况，从下列资质指标牵引项中勾选招标项目需要的指标中对应的最高资质等级的指标牵引项，由系统自动匹配生成所需要的最低资质等级。）</w:t>
      </w:r>
    </w:p>
    <w:p w14:paraId="3C9AE20B">
      <w:pPr>
        <w:pStyle w:val="4"/>
        <w:pageBreakBefore w:val="0"/>
        <w:wordWrap/>
        <w:overflowPunct/>
        <w:topLinePunct w:val="0"/>
        <w:bidi w:val="0"/>
        <w:adjustRightInd/>
        <w:spacing w:after="160" w:line="400" w:lineRule="exact"/>
        <w:ind w:left="0" w:leftChars="0" w:firstLine="482" w:firstLineChars="200"/>
        <w:rPr>
          <w:rFonts w:hint="eastAsia"/>
        </w:rPr>
      </w:pPr>
      <w:r>
        <w:rPr>
          <w:rFonts w:hint="eastAsia" w:ascii="宋体" w:hAnsi="宋体" w:eastAsia="宋体" w:cs="宋体"/>
          <w:sz w:val="24"/>
          <w:szCs w:val="24"/>
        </w:rPr>
        <w:t>□</w:t>
      </w:r>
      <w:r>
        <w:rPr>
          <w:rFonts w:hint="eastAsia"/>
        </w:rPr>
        <w:t>2.3.1</w:t>
      </w:r>
      <w:r>
        <w:rPr>
          <w:rFonts w:hint="eastAsia"/>
          <w:lang w:val="en-US" w:eastAsia="zh-CN"/>
        </w:rPr>
        <w:t xml:space="preserve"> </w:t>
      </w:r>
      <w:r>
        <w:rPr>
          <w:rFonts w:hint="eastAsia"/>
        </w:rPr>
        <w:t>建筑工程施工总承包</w:t>
      </w:r>
    </w:p>
    <w:p w14:paraId="39DB751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米的工业、民用建筑工程；</w:t>
      </w:r>
    </w:p>
    <w:p w14:paraId="13DA76EF">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米的构筑物工程；</w:t>
      </w:r>
    </w:p>
    <w:p w14:paraId="2EE146E1">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万平方米的建筑工程；</w:t>
      </w:r>
    </w:p>
    <w:p w14:paraId="05954543">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□单跨跨度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米的建筑工程。</w:t>
      </w:r>
    </w:p>
    <w:p w14:paraId="4C0F9B9A">
      <w:pPr>
        <w:pStyle w:val="4"/>
        <w:pageBreakBefore w:val="0"/>
        <w:wordWrap/>
        <w:overflowPunct/>
        <w:topLinePunct w:val="0"/>
        <w:bidi w:val="0"/>
        <w:adjustRightInd/>
        <w:spacing w:after="160" w:line="400" w:lineRule="exact"/>
        <w:ind w:left="0" w:leftChars="0" w:firstLine="482" w:firstLineChars="200"/>
        <w:rPr>
          <w:rFonts w:hint="eastAsia"/>
        </w:rPr>
      </w:pPr>
      <w:r>
        <w:rPr>
          <w:rFonts w:hint="eastAsia" w:ascii="宋体" w:hAnsi="宋体" w:eastAsia="宋体" w:cs="宋体"/>
          <w:sz w:val="24"/>
          <w:szCs w:val="24"/>
        </w:rPr>
        <w:t>□</w:t>
      </w:r>
      <w:r>
        <w:rPr>
          <w:rFonts w:hint="eastAsia"/>
        </w:rPr>
        <w:t>2.3.2</w:t>
      </w:r>
      <w:r>
        <w:rPr>
          <w:rFonts w:hint="eastAsia"/>
          <w:lang w:val="en-US" w:eastAsia="zh-CN"/>
        </w:rPr>
        <w:t xml:space="preserve"> </w:t>
      </w:r>
      <w:r>
        <w:rPr>
          <w:rFonts w:hint="eastAsia"/>
        </w:rPr>
        <w:t>市政公用工程总承包</w:t>
      </w:r>
    </w:p>
    <w:p w14:paraId="2489C7F2">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□城市道路工程（含快速路）；</w:t>
      </w:r>
    </w:p>
    <w:p w14:paraId="643FB68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□城市道路工程</w:t>
      </w:r>
      <w:r>
        <w:rPr>
          <w:rFonts w:hint="eastAsia" w:cs="宋体"/>
          <w:sz w:val="24"/>
          <w:szCs w:val="24"/>
          <w:lang w:eastAsia="zh-CN"/>
        </w:rPr>
        <w:t>（</w:t>
      </w:r>
      <w:r>
        <w:rPr>
          <w:rFonts w:hint="eastAsia" w:ascii="宋体" w:hAnsi="宋体" w:eastAsia="宋体" w:cs="宋体"/>
          <w:sz w:val="24"/>
          <w:szCs w:val="24"/>
        </w:rPr>
        <w:t>不含快速路</w:t>
      </w:r>
      <w:r>
        <w:rPr>
          <w:rFonts w:hint="eastAsia" w:cs="宋体"/>
          <w:sz w:val="24"/>
          <w:szCs w:val="24"/>
          <w:lang w:eastAsia="zh-CN"/>
        </w:rPr>
        <w:t>）</w:t>
      </w:r>
      <w:r>
        <w:rPr>
          <w:rFonts w:hint="eastAsia" w:ascii="宋体" w:hAnsi="宋体" w:eastAsia="宋体" w:cs="宋体"/>
          <w:sz w:val="24"/>
          <w:szCs w:val="24"/>
        </w:rPr>
        <w:t>；</w:t>
      </w:r>
    </w:p>
    <w:p w14:paraId="02CBBC4F">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□单跨</w:t>
      </w:r>
      <w:r>
        <w:rPr>
          <w:rFonts w:hint="eastAsia" w:ascii="宋体" w:hAnsi="宋体" w:eastAsia="宋体" w:cs="宋体"/>
          <w:sz w:val="24"/>
          <w:szCs w:val="24"/>
          <w:u w:val="single"/>
        </w:rPr>
        <w:t xml:space="preserve">   </w:t>
      </w:r>
      <w:r>
        <w:rPr>
          <w:rFonts w:hint="eastAsia" w:ascii="宋体" w:hAnsi="宋体" w:eastAsia="宋体" w:cs="宋体"/>
          <w:sz w:val="24"/>
          <w:szCs w:val="24"/>
        </w:rPr>
        <w:t>米的城市桥梁工程；</w:t>
      </w:r>
    </w:p>
    <w:p w14:paraId="1C919D2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万吨/日的给水厂；</w:t>
      </w:r>
    </w:p>
    <w:p w14:paraId="25DCEDBF">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万吨/日的污水处理工程；</w:t>
      </w:r>
    </w:p>
    <w:p w14:paraId="34F150B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万吨/日的给水泵站；</w:t>
      </w:r>
    </w:p>
    <w:p w14:paraId="1B96D926">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万吨/日的污水泵站或雨水泵站；</w:t>
      </w:r>
    </w:p>
    <w:p w14:paraId="35D3551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□直径</w:t>
      </w:r>
      <w:r>
        <w:rPr>
          <w:rFonts w:hint="eastAsia" w:ascii="宋体" w:hAnsi="宋体" w:eastAsia="宋体" w:cs="宋体"/>
          <w:sz w:val="24"/>
          <w:szCs w:val="24"/>
          <w:u w:val="single"/>
        </w:rPr>
        <w:t xml:space="preserve">   </w:t>
      </w:r>
      <w:r>
        <w:rPr>
          <w:rFonts w:hint="eastAsia" w:ascii="宋体" w:hAnsi="宋体" w:eastAsia="宋体" w:cs="宋体"/>
          <w:sz w:val="24"/>
          <w:szCs w:val="24"/>
        </w:rPr>
        <w:t>米供水管道；</w:t>
      </w:r>
    </w:p>
    <w:p w14:paraId="708BB15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□直径</w:t>
      </w:r>
      <w:r>
        <w:rPr>
          <w:rFonts w:hint="eastAsia" w:ascii="宋体" w:hAnsi="宋体" w:eastAsia="宋体" w:cs="宋体"/>
          <w:sz w:val="24"/>
          <w:szCs w:val="24"/>
          <w:u w:val="single"/>
        </w:rPr>
        <w:t xml:space="preserve">   </w:t>
      </w:r>
      <w:r>
        <w:rPr>
          <w:rFonts w:hint="eastAsia" w:ascii="宋体" w:hAnsi="宋体" w:eastAsia="宋体" w:cs="宋体"/>
          <w:sz w:val="24"/>
          <w:szCs w:val="24"/>
        </w:rPr>
        <w:t>米污水或中水或雨水管道；</w:t>
      </w:r>
    </w:p>
    <w:p w14:paraId="6C3D31E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公斤/平方厘米中压、低压燃气管道、调压站；</w:t>
      </w:r>
    </w:p>
    <w:p w14:paraId="443D8E6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□中压以上燃气管道、调压站；</w:t>
      </w:r>
    </w:p>
    <w:p w14:paraId="3DE37C6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□供热面积</w:t>
      </w:r>
      <w:r>
        <w:rPr>
          <w:rFonts w:hint="eastAsia" w:ascii="宋体" w:hAnsi="宋体" w:eastAsia="宋体" w:cs="宋体"/>
          <w:sz w:val="24"/>
          <w:szCs w:val="24"/>
          <w:u w:val="single"/>
        </w:rPr>
        <w:t xml:space="preserve">   </w:t>
      </w:r>
      <w:r>
        <w:rPr>
          <w:rFonts w:hint="eastAsia" w:ascii="宋体" w:hAnsi="宋体" w:eastAsia="宋体" w:cs="宋体"/>
          <w:sz w:val="24"/>
          <w:szCs w:val="24"/>
        </w:rPr>
        <w:t>万平方米热力工程；</w:t>
      </w:r>
    </w:p>
    <w:p w14:paraId="0F2027D3">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□直径</w:t>
      </w:r>
      <w:r>
        <w:rPr>
          <w:rFonts w:hint="eastAsia" w:ascii="宋体" w:hAnsi="宋体" w:eastAsia="宋体" w:cs="宋体"/>
          <w:sz w:val="24"/>
          <w:szCs w:val="24"/>
          <w:u w:val="single"/>
        </w:rPr>
        <w:t xml:space="preserve">   </w:t>
      </w:r>
      <w:r>
        <w:rPr>
          <w:rFonts w:hint="eastAsia" w:ascii="宋体" w:hAnsi="宋体" w:eastAsia="宋体" w:cs="宋体"/>
          <w:sz w:val="24"/>
          <w:szCs w:val="24"/>
        </w:rPr>
        <w:t>米热力管道；</w:t>
      </w:r>
    </w:p>
    <w:p w14:paraId="5B0958A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万元的城市生活垃圾处理工程；</w:t>
      </w:r>
    </w:p>
    <w:p w14:paraId="555850C7">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□断面</w:t>
      </w:r>
      <w:r>
        <w:rPr>
          <w:rFonts w:hint="eastAsia" w:ascii="宋体" w:hAnsi="宋体" w:eastAsia="宋体" w:cs="宋体"/>
          <w:sz w:val="24"/>
          <w:szCs w:val="24"/>
          <w:u w:val="single"/>
        </w:rPr>
        <w:t xml:space="preserve">   </w:t>
      </w:r>
      <w:r>
        <w:rPr>
          <w:rFonts w:hint="eastAsia" w:ascii="宋体" w:hAnsi="宋体" w:eastAsia="宋体" w:cs="宋体"/>
          <w:sz w:val="24"/>
          <w:szCs w:val="24"/>
        </w:rPr>
        <w:t>平方米隧道工程和地下交通工程</w:t>
      </w:r>
    </w:p>
    <w:p w14:paraId="777990FF">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万元地下交通工程</w:t>
      </w:r>
      <w:r>
        <w:rPr>
          <w:rFonts w:hint="eastAsia" w:cs="宋体"/>
          <w:sz w:val="24"/>
          <w:szCs w:val="24"/>
          <w:lang w:eastAsia="zh-CN"/>
        </w:rPr>
        <w:t>（</w:t>
      </w:r>
      <w:r>
        <w:rPr>
          <w:rFonts w:hint="eastAsia" w:ascii="宋体" w:hAnsi="宋体" w:eastAsia="宋体" w:cs="宋体"/>
          <w:sz w:val="24"/>
          <w:szCs w:val="24"/>
        </w:rPr>
        <w:t xml:space="preserve">不包括轨道交通工程 </w:t>
      </w:r>
      <w:r>
        <w:rPr>
          <w:rFonts w:hint="eastAsia" w:cs="宋体"/>
          <w:sz w:val="24"/>
          <w:szCs w:val="24"/>
          <w:lang w:eastAsia="zh-CN"/>
        </w:rPr>
        <w:t>）</w:t>
      </w:r>
      <w:r>
        <w:rPr>
          <w:rFonts w:hint="eastAsia" w:ascii="宋体" w:hAnsi="宋体" w:eastAsia="宋体" w:cs="宋体"/>
          <w:sz w:val="24"/>
          <w:szCs w:val="24"/>
        </w:rPr>
        <w:t>；</w:t>
      </w:r>
    </w:p>
    <w:p w14:paraId="6141249E">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平方米城市广场、地面停车场硬质铺装；</w:t>
      </w:r>
    </w:p>
    <w:p w14:paraId="0C9B0881">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万元的市政综合工程。</w:t>
      </w:r>
    </w:p>
    <w:p w14:paraId="201BE1AD">
      <w:pPr>
        <w:pStyle w:val="4"/>
        <w:pageBreakBefore w:val="0"/>
        <w:wordWrap/>
        <w:overflowPunct/>
        <w:topLinePunct w:val="0"/>
        <w:bidi w:val="0"/>
        <w:adjustRightInd/>
        <w:spacing w:after="160" w:line="400" w:lineRule="exact"/>
        <w:ind w:left="0" w:leftChars="0" w:firstLine="482" w:firstLineChars="200"/>
        <w:rPr>
          <w:rFonts w:hint="eastAsia"/>
        </w:rPr>
      </w:pPr>
      <w:r>
        <w:rPr>
          <w:rFonts w:hint="eastAsia" w:ascii="宋体" w:hAnsi="宋体" w:eastAsia="宋体" w:cs="宋体"/>
          <w:sz w:val="24"/>
          <w:szCs w:val="24"/>
        </w:rPr>
        <w:t>□</w:t>
      </w:r>
      <w:r>
        <w:rPr>
          <w:rFonts w:hint="eastAsia"/>
        </w:rPr>
        <w:t>2.3.3</w:t>
      </w:r>
      <w:r>
        <w:rPr>
          <w:rFonts w:hint="eastAsia"/>
          <w:lang w:val="en-US" w:eastAsia="zh-CN"/>
        </w:rPr>
        <w:t xml:space="preserve"> </w:t>
      </w:r>
      <w:r>
        <w:rPr>
          <w:rFonts w:hint="eastAsia"/>
        </w:rPr>
        <w:t>地基基础工程专业承包</w:t>
      </w:r>
    </w:p>
    <w:p w14:paraId="218D977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米工业、民用建筑工程的地基基础工程；</w:t>
      </w:r>
    </w:p>
    <w:p w14:paraId="213CCCB2">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□高度</w:t>
      </w:r>
      <w:r>
        <w:rPr>
          <w:rFonts w:hint="eastAsia" w:ascii="宋体" w:hAnsi="宋体" w:eastAsia="宋体" w:cs="宋体"/>
          <w:sz w:val="24"/>
          <w:szCs w:val="24"/>
          <w:u w:val="single"/>
        </w:rPr>
        <w:t xml:space="preserve">   </w:t>
      </w:r>
      <w:r>
        <w:rPr>
          <w:rFonts w:hint="eastAsia" w:ascii="宋体" w:hAnsi="宋体" w:eastAsia="宋体" w:cs="宋体"/>
          <w:sz w:val="24"/>
          <w:szCs w:val="24"/>
        </w:rPr>
        <w:t>米构筑物的地基基础工程；</w:t>
      </w:r>
    </w:p>
    <w:p w14:paraId="5DBA438A">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□深度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米的刚性桩复合地基处理；</w:t>
      </w:r>
    </w:p>
    <w:p w14:paraId="16041B91">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□深度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米的其它地基处理工程；</w:t>
      </w:r>
    </w:p>
    <w:p w14:paraId="14EC2BEC">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□单桩承受设计荷载</w:t>
      </w:r>
      <w:r>
        <w:rPr>
          <w:rFonts w:hint="eastAsia" w:ascii="宋体" w:hAnsi="宋体" w:eastAsia="宋体" w:cs="宋体"/>
          <w:sz w:val="24"/>
          <w:szCs w:val="24"/>
          <w:u w:val="single"/>
        </w:rPr>
        <w:t xml:space="preserve">   </w:t>
      </w:r>
      <w:r>
        <w:rPr>
          <w:rFonts w:hint="eastAsia" w:ascii="宋体" w:hAnsi="宋体" w:eastAsia="宋体" w:cs="宋体"/>
          <w:sz w:val="24"/>
          <w:szCs w:val="24"/>
        </w:rPr>
        <w:t>千牛的桩基础工程；</w:t>
      </w:r>
    </w:p>
    <w:p w14:paraId="238B2EEF">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□开挖深度</w:t>
      </w:r>
      <w:r>
        <w:rPr>
          <w:rFonts w:hint="eastAsia" w:ascii="宋体" w:hAnsi="宋体" w:eastAsia="宋体" w:cs="宋体"/>
          <w:sz w:val="24"/>
          <w:szCs w:val="24"/>
          <w:u w:val="single"/>
        </w:rPr>
        <w:t xml:space="preserve">   </w:t>
      </w:r>
      <w:r>
        <w:rPr>
          <w:rFonts w:hint="eastAsia" w:ascii="宋体" w:hAnsi="宋体" w:eastAsia="宋体" w:cs="宋体"/>
          <w:sz w:val="24"/>
          <w:szCs w:val="24"/>
        </w:rPr>
        <w:t>米的基坑围护工程。</w:t>
      </w:r>
    </w:p>
    <w:p w14:paraId="06E75BA4">
      <w:pPr>
        <w:pStyle w:val="4"/>
        <w:pageBreakBefore w:val="0"/>
        <w:wordWrap/>
        <w:overflowPunct/>
        <w:topLinePunct w:val="0"/>
        <w:bidi w:val="0"/>
        <w:adjustRightInd/>
        <w:spacing w:after="160" w:line="400" w:lineRule="exact"/>
        <w:ind w:left="0" w:leftChars="0" w:firstLine="482" w:firstLineChars="200"/>
        <w:rPr>
          <w:rFonts w:hint="eastAsia"/>
        </w:rPr>
      </w:pPr>
      <w:r>
        <w:rPr>
          <w:rFonts w:hint="eastAsia" w:ascii="宋体" w:hAnsi="宋体" w:eastAsia="宋体" w:cs="宋体"/>
          <w:sz w:val="24"/>
          <w:szCs w:val="24"/>
        </w:rPr>
        <w:t>□</w:t>
      </w:r>
      <w:r>
        <w:rPr>
          <w:rFonts w:hint="eastAsia"/>
        </w:rPr>
        <w:t>2.3.4</w:t>
      </w:r>
      <w:r>
        <w:rPr>
          <w:rFonts w:hint="eastAsia"/>
          <w:lang w:val="en-US" w:eastAsia="zh-CN"/>
        </w:rPr>
        <w:t xml:space="preserve"> </w:t>
      </w:r>
      <w:r>
        <w:rPr>
          <w:rFonts w:hint="eastAsia"/>
        </w:rPr>
        <w:t>起重设备安装工程专业承包</w:t>
      </w:r>
    </w:p>
    <w:p w14:paraId="3701958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千牛·米塔式起重机、各类施工升降机和门式起重机的安装与拆卸。</w:t>
      </w:r>
    </w:p>
    <w:p w14:paraId="707153BF">
      <w:pPr>
        <w:pStyle w:val="4"/>
        <w:pageBreakBefore w:val="0"/>
        <w:wordWrap/>
        <w:overflowPunct/>
        <w:topLinePunct w:val="0"/>
        <w:bidi w:val="0"/>
        <w:adjustRightInd/>
        <w:spacing w:after="160" w:line="400" w:lineRule="exact"/>
        <w:ind w:left="0" w:leftChars="0" w:firstLine="482" w:firstLineChars="200"/>
        <w:rPr>
          <w:rFonts w:hint="eastAsia"/>
        </w:rPr>
      </w:pPr>
      <w:r>
        <w:rPr>
          <w:rFonts w:hint="eastAsia" w:ascii="宋体" w:hAnsi="宋体" w:eastAsia="宋体" w:cs="宋体"/>
          <w:sz w:val="24"/>
          <w:szCs w:val="24"/>
        </w:rPr>
        <w:t>□</w:t>
      </w:r>
      <w:r>
        <w:rPr>
          <w:rFonts w:hint="eastAsia"/>
        </w:rPr>
        <w:t>2.3.5</w:t>
      </w:r>
      <w:r>
        <w:rPr>
          <w:rFonts w:hint="eastAsia"/>
          <w:lang w:val="en-US" w:eastAsia="zh-CN"/>
        </w:rPr>
        <w:t xml:space="preserve"> </w:t>
      </w:r>
      <w:r>
        <w:rPr>
          <w:rFonts w:hint="eastAsia"/>
        </w:rPr>
        <w:t>预拌混凝土专业承包</w:t>
      </w:r>
    </w:p>
    <w:p w14:paraId="3ACAD9C5">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□各种强度等级的混凝土和特种混凝土。</w:t>
      </w:r>
    </w:p>
    <w:p w14:paraId="6DC0DC55">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2.3.6</w:t>
      </w:r>
      <w:r>
        <w:rPr>
          <w:rFonts w:hint="eastAsia" w:ascii="宋体" w:hAnsi="宋体" w:eastAsia="宋体" w:cs="宋体"/>
          <w:lang w:val="en-US" w:eastAsia="zh-CN"/>
        </w:rPr>
        <w:t xml:space="preserve"> </w:t>
      </w:r>
      <w:r>
        <w:rPr>
          <w:rFonts w:hint="eastAsia" w:ascii="宋体" w:hAnsi="宋体" w:eastAsia="宋体" w:cs="宋体"/>
        </w:rPr>
        <w:t>电子与智能化工程专业</w:t>
      </w:r>
    </w:p>
    <w:p w14:paraId="2C5D4FF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万元的电子工业制造设备安装工程和电子工业环境工程；</w:t>
      </w:r>
    </w:p>
    <w:p w14:paraId="736AEF2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万元的电子系统工程和建筑智能化工程施工；</w:t>
      </w:r>
    </w:p>
    <w:p w14:paraId="26743E1E">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2.3.7</w:t>
      </w:r>
      <w:r>
        <w:rPr>
          <w:rFonts w:hint="eastAsia" w:ascii="宋体" w:hAnsi="宋体" w:eastAsia="宋体" w:cs="宋体"/>
          <w:lang w:val="en-US" w:eastAsia="zh-CN"/>
        </w:rPr>
        <w:t xml:space="preserve"> </w:t>
      </w:r>
      <w:r>
        <w:rPr>
          <w:rFonts w:hint="eastAsia" w:ascii="宋体" w:hAnsi="宋体" w:eastAsia="宋体" w:cs="宋体"/>
        </w:rPr>
        <w:t>消防设施工程专业</w:t>
      </w:r>
    </w:p>
    <w:p w14:paraId="27D90BC7">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□单体建筑面积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万平方米的下列消防设施工程的施工</w:t>
      </w:r>
    </w:p>
    <w:p w14:paraId="176C0E86">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（1）一类高层民用建筑以外的民用建筑；</w:t>
      </w:r>
    </w:p>
    <w:p w14:paraId="6E0CA530">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（2）火灾危险性丙类以下的厂房、仓库、储罐、堆场。</w:t>
      </w:r>
    </w:p>
    <w:p w14:paraId="1E8AEC2A">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□一类高层民用建筑；</w:t>
      </w:r>
    </w:p>
    <w:p w14:paraId="1D74AFD3">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□火灾危险性乙类以上的厂房、仓库、储罐、堆场。</w:t>
      </w:r>
    </w:p>
    <w:p w14:paraId="0E8A01B2">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2.3.8</w:t>
      </w:r>
      <w:r>
        <w:rPr>
          <w:rFonts w:hint="eastAsia" w:ascii="宋体" w:hAnsi="宋体" w:eastAsia="宋体" w:cs="宋体"/>
          <w:lang w:val="en-US" w:eastAsia="zh-CN"/>
        </w:rPr>
        <w:t xml:space="preserve"> </w:t>
      </w:r>
      <w:r>
        <w:rPr>
          <w:rFonts w:hint="eastAsia" w:ascii="宋体" w:hAnsi="宋体" w:eastAsia="宋体" w:cs="宋体"/>
        </w:rPr>
        <w:t>防水防腐保温工程</w:t>
      </w:r>
    </w:p>
    <w:p w14:paraId="65169BA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万元建筑防水工程的施工</w:t>
      </w:r>
      <w:r>
        <w:rPr>
          <w:rFonts w:hint="eastAsia" w:cs="宋体"/>
          <w:sz w:val="24"/>
          <w:szCs w:val="24"/>
          <w:lang w:eastAsia="zh-CN"/>
        </w:rPr>
        <w:t>；</w:t>
      </w:r>
    </w:p>
    <w:p w14:paraId="75B6760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万元的各类防腐保温工程。</w:t>
      </w:r>
    </w:p>
    <w:p w14:paraId="22592B8D">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2.3.9</w:t>
      </w:r>
      <w:r>
        <w:rPr>
          <w:rFonts w:hint="eastAsia" w:ascii="宋体" w:hAnsi="宋体" w:eastAsia="宋体" w:cs="宋体"/>
          <w:lang w:val="en-US" w:eastAsia="zh-CN"/>
        </w:rPr>
        <w:t xml:space="preserve"> </w:t>
      </w:r>
      <w:r>
        <w:rPr>
          <w:rFonts w:hint="eastAsia" w:ascii="宋体" w:hAnsi="宋体" w:eastAsia="宋体" w:cs="宋体"/>
        </w:rPr>
        <w:t>钢结构工程专业</w:t>
      </w:r>
    </w:p>
    <w:p w14:paraId="7EA53ABC">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□钢结构高度</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米；  </w:t>
      </w:r>
    </w:p>
    <w:p w14:paraId="69243C3E">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□钢结构单跨跨度</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米； </w:t>
      </w:r>
    </w:p>
    <w:p w14:paraId="249027CE">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□网壳、网架结构短边边跨跨度</w:t>
      </w:r>
      <w:r>
        <w:rPr>
          <w:rFonts w:hint="eastAsia" w:ascii="宋体" w:hAnsi="宋体" w:eastAsia="宋体" w:cs="宋体"/>
          <w:sz w:val="24"/>
          <w:szCs w:val="24"/>
          <w:u w:val="single"/>
        </w:rPr>
        <w:t xml:space="preserve">   </w:t>
      </w:r>
      <w:r>
        <w:rPr>
          <w:rFonts w:hint="eastAsia" w:ascii="宋体" w:hAnsi="宋体" w:eastAsia="宋体" w:cs="宋体"/>
          <w:sz w:val="24"/>
          <w:szCs w:val="24"/>
        </w:rPr>
        <w:t>米；</w:t>
      </w:r>
    </w:p>
    <w:p w14:paraId="46FCF720">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□单体钢结构工程钢结构总重量</w:t>
      </w:r>
      <w:r>
        <w:rPr>
          <w:rFonts w:hint="eastAsia" w:ascii="宋体" w:hAnsi="宋体" w:eastAsia="宋体" w:cs="宋体"/>
          <w:sz w:val="24"/>
          <w:szCs w:val="24"/>
          <w:u w:val="single"/>
        </w:rPr>
        <w:t xml:space="preserve">   </w:t>
      </w:r>
      <w:r>
        <w:rPr>
          <w:rFonts w:hint="eastAsia" w:ascii="宋体" w:hAnsi="宋体" w:eastAsia="宋体" w:cs="宋体"/>
          <w:sz w:val="24"/>
          <w:szCs w:val="24"/>
        </w:rPr>
        <w:t>吨 ；</w:t>
      </w:r>
    </w:p>
    <w:p w14:paraId="6BD088E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□单体建筑面积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平方米。</w:t>
      </w:r>
    </w:p>
    <w:p w14:paraId="18873016">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2.3.10</w:t>
      </w:r>
      <w:r>
        <w:rPr>
          <w:rFonts w:hint="eastAsia" w:ascii="宋体" w:hAnsi="宋体" w:eastAsia="宋体" w:cs="宋体"/>
          <w:lang w:val="en-US" w:eastAsia="zh-CN"/>
        </w:rPr>
        <w:t xml:space="preserve"> </w:t>
      </w:r>
      <w:r>
        <w:rPr>
          <w:rFonts w:hint="eastAsia" w:ascii="宋体" w:hAnsi="宋体" w:eastAsia="宋体" w:cs="宋体"/>
        </w:rPr>
        <w:t>模板脚手架专业</w:t>
      </w:r>
    </w:p>
    <w:p w14:paraId="1273D43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□各类模板、脚手架工程的设计、制作、安装、施工。</w:t>
      </w:r>
    </w:p>
    <w:p w14:paraId="015E3BE7">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2.3.11</w:t>
      </w:r>
      <w:r>
        <w:rPr>
          <w:rFonts w:hint="eastAsia" w:ascii="宋体" w:hAnsi="宋体" w:eastAsia="宋体" w:cs="宋体"/>
          <w:lang w:val="en-US" w:eastAsia="zh-CN"/>
        </w:rPr>
        <w:t xml:space="preserve"> </w:t>
      </w:r>
      <w:r>
        <w:rPr>
          <w:rFonts w:hint="eastAsia" w:ascii="宋体" w:hAnsi="宋体" w:eastAsia="宋体" w:cs="宋体"/>
        </w:rPr>
        <w:t>建筑装修装饰工程专业</w:t>
      </w:r>
    </w:p>
    <w:p w14:paraId="005EC727">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万元的建筑装修装饰工程，以及与装修工程直接配套的其他工程的施工。</w:t>
      </w:r>
    </w:p>
    <w:p w14:paraId="35690CE0">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2.3.12</w:t>
      </w:r>
      <w:r>
        <w:rPr>
          <w:rFonts w:hint="eastAsia" w:ascii="宋体" w:hAnsi="宋体" w:eastAsia="宋体" w:cs="宋体"/>
          <w:lang w:val="en-US" w:eastAsia="zh-CN"/>
        </w:rPr>
        <w:t xml:space="preserve"> </w:t>
      </w:r>
      <w:r>
        <w:rPr>
          <w:rFonts w:hint="eastAsia" w:ascii="宋体" w:hAnsi="宋体" w:eastAsia="宋体" w:cs="宋体"/>
        </w:rPr>
        <w:t>建筑机电安装工程专业</w:t>
      </w:r>
    </w:p>
    <w:p w14:paraId="5F3E727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万元的各类建筑工程项目的设备、线路、管道的安装；</w:t>
      </w:r>
    </w:p>
    <w:p w14:paraId="07F6124A">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千伏变配电站工程；</w:t>
      </w:r>
    </w:p>
    <w:p w14:paraId="5E76E40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□非标准钢结构件的制作、安装。</w:t>
      </w:r>
    </w:p>
    <w:p w14:paraId="4F3E16FF">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2.3.13</w:t>
      </w:r>
      <w:r>
        <w:rPr>
          <w:rFonts w:hint="eastAsia" w:ascii="宋体" w:hAnsi="宋体" w:eastAsia="宋体" w:cs="宋体"/>
          <w:lang w:val="en-US" w:eastAsia="zh-CN"/>
        </w:rPr>
        <w:t xml:space="preserve"> </w:t>
      </w:r>
      <w:r>
        <w:rPr>
          <w:rFonts w:hint="eastAsia" w:ascii="宋体" w:hAnsi="宋体" w:eastAsia="宋体" w:cs="宋体"/>
        </w:rPr>
        <w:t>建筑幕墙工程专业</w:t>
      </w:r>
    </w:p>
    <w:p w14:paraId="5828D27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□单体建筑工程幕墙面积</w:t>
      </w:r>
      <w:r>
        <w:rPr>
          <w:rFonts w:hint="eastAsia" w:ascii="宋体" w:hAnsi="宋体" w:eastAsia="宋体" w:cs="宋体"/>
          <w:sz w:val="24"/>
          <w:szCs w:val="24"/>
          <w:u w:val="single"/>
        </w:rPr>
        <w:t xml:space="preserve">   </w:t>
      </w:r>
      <w:r>
        <w:rPr>
          <w:rFonts w:hint="eastAsia" w:ascii="宋体" w:hAnsi="宋体" w:eastAsia="宋体" w:cs="宋体"/>
          <w:sz w:val="24"/>
          <w:szCs w:val="24"/>
        </w:rPr>
        <w:t>平方米建筑幕墙工程的施工。</w:t>
      </w:r>
    </w:p>
    <w:p w14:paraId="214CEA12">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rPr>
        <w:t>2.3.14</w:t>
      </w:r>
      <w:r>
        <w:rPr>
          <w:rFonts w:hint="eastAsia" w:ascii="宋体" w:hAnsi="宋体" w:eastAsia="宋体" w:cs="宋体"/>
          <w:lang w:val="en-US" w:eastAsia="zh-CN"/>
        </w:rPr>
        <w:t xml:space="preserve"> </w:t>
      </w:r>
      <w:r>
        <w:rPr>
          <w:rFonts w:hint="eastAsia" w:ascii="宋体" w:hAnsi="宋体" w:eastAsia="宋体" w:cs="宋体"/>
        </w:rPr>
        <w:t>古建筑工程专业</w:t>
      </w:r>
    </w:p>
    <w:p w14:paraId="48998F4C">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□建筑面积</w:t>
      </w:r>
      <w:r>
        <w:rPr>
          <w:rFonts w:hint="eastAsia" w:ascii="宋体" w:hAnsi="宋体" w:eastAsia="宋体" w:cs="宋体"/>
          <w:sz w:val="24"/>
          <w:szCs w:val="24"/>
          <w:u w:val="single"/>
        </w:rPr>
        <w:t xml:space="preserve">   </w:t>
      </w:r>
      <w:r>
        <w:rPr>
          <w:rFonts w:hint="eastAsia" w:ascii="宋体" w:hAnsi="宋体" w:eastAsia="宋体" w:cs="宋体"/>
          <w:sz w:val="24"/>
          <w:szCs w:val="24"/>
        </w:rPr>
        <w:t>平方米的单体仿古建筑工程；</w:t>
      </w:r>
    </w:p>
    <w:p w14:paraId="16994F10">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□国家级</w:t>
      </w:r>
      <w:r>
        <w:rPr>
          <w:rFonts w:hint="eastAsia" w:ascii="宋体" w:hAnsi="宋体" w:eastAsia="宋体" w:cs="宋体"/>
          <w:sz w:val="24"/>
          <w:szCs w:val="24"/>
          <w:u w:val="single"/>
        </w:rPr>
        <w:t xml:space="preserve">   </w:t>
      </w:r>
      <w:r>
        <w:rPr>
          <w:rFonts w:hint="eastAsia" w:ascii="宋体" w:hAnsi="宋体" w:eastAsia="宋体" w:cs="宋体"/>
          <w:sz w:val="24"/>
          <w:szCs w:val="24"/>
        </w:rPr>
        <w:t>平方米重点文物保护单位的古建筑修缮工程的施工。</w:t>
      </w:r>
    </w:p>
    <w:p w14:paraId="0502880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□省级</w:t>
      </w:r>
      <w:r>
        <w:rPr>
          <w:rFonts w:hint="eastAsia" w:ascii="宋体" w:hAnsi="宋体" w:eastAsia="宋体" w:cs="宋体"/>
          <w:sz w:val="24"/>
          <w:szCs w:val="24"/>
          <w:u w:val="single"/>
        </w:rPr>
        <w:t xml:space="preserve">   </w:t>
      </w:r>
      <w:r>
        <w:rPr>
          <w:rFonts w:hint="eastAsia" w:ascii="宋体" w:hAnsi="宋体" w:eastAsia="宋体" w:cs="宋体"/>
          <w:sz w:val="24"/>
          <w:szCs w:val="24"/>
        </w:rPr>
        <w:t>平方米重点文物保护单位的古建筑修缮工程的施工</w:t>
      </w:r>
    </w:p>
    <w:p w14:paraId="44F1AFF1">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2.3.15</w:t>
      </w:r>
      <w:r>
        <w:rPr>
          <w:rFonts w:hint="eastAsia" w:ascii="宋体" w:hAnsi="宋体" w:eastAsia="宋体" w:cs="宋体"/>
          <w:lang w:val="en-US" w:eastAsia="zh-CN"/>
        </w:rPr>
        <w:t xml:space="preserve"> </w:t>
      </w:r>
      <w:r>
        <w:rPr>
          <w:rFonts w:hint="eastAsia" w:ascii="宋体" w:hAnsi="宋体" w:eastAsia="宋体" w:cs="宋体"/>
        </w:rPr>
        <w:t>城市及道路照明工程专业</w:t>
      </w:r>
    </w:p>
    <w:p w14:paraId="2F2F1453">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b/>
          <w:bCs/>
          <w:sz w:val="24"/>
          <w:szCs w:val="24"/>
        </w:rPr>
      </w:pPr>
      <w:r>
        <w:rPr>
          <w:rFonts w:hint="eastAsia" w:ascii="宋体" w:hAnsi="宋体" w:eastAsia="宋体" w:cs="宋体"/>
          <w:sz w:val="24"/>
          <w:szCs w:val="24"/>
        </w:rPr>
        <w:t>□单项合同额</w:t>
      </w:r>
      <w:r>
        <w:rPr>
          <w:rFonts w:hint="eastAsia" w:ascii="宋体" w:hAnsi="宋体" w:eastAsia="宋体" w:cs="宋体"/>
          <w:sz w:val="24"/>
          <w:szCs w:val="24"/>
          <w:u w:val="single"/>
        </w:rPr>
        <w:t xml:space="preserve">   </w:t>
      </w:r>
      <w:r>
        <w:rPr>
          <w:rFonts w:hint="eastAsia" w:ascii="宋体" w:hAnsi="宋体" w:eastAsia="宋体" w:cs="宋体"/>
          <w:sz w:val="24"/>
          <w:szCs w:val="24"/>
        </w:rPr>
        <w:t>万元的城市与道路照明工程的施工。</w:t>
      </w:r>
    </w:p>
    <w:p w14:paraId="01005F3E">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2.3.16</w:t>
      </w:r>
      <w:r>
        <w:rPr>
          <w:rFonts w:hint="eastAsia" w:ascii="宋体" w:hAnsi="宋体" w:eastAsia="宋体" w:cs="宋体"/>
          <w:lang w:val="en-US" w:eastAsia="zh-CN"/>
        </w:rPr>
        <w:t xml:space="preserve"> </w:t>
      </w:r>
      <w:r>
        <w:rPr>
          <w:rFonts w:hint="eastAsia" w:ascii="宋体" w:hAnsi="宋体" w:eastAsia="宋体" w:cs="宋体"/>
        </w:rPr>
        <w:t>特种专业工程</w:t>
      </w:r>
    </w:p>
    <w:p w14:paraId="61967AC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□建筑物纠偏和平移</w:t>
      </w:r>
    </w:p>
    <w:p w14:paraId="2737115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□结构补强</w:t>
      </w:r>
    </w:p>
    <w:p w14:paraId="0BD12A56">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□特殊设备起重吊装</w:t>
      </w:r>
    </w:p>
    <w:p w14:paraId="01646BE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□特种防雷</w:t>
      </w:r>
    </w:p>
    <w:p w14:paraId="685B71B0">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□特种专业工程</w:t>
      </w:r>
    </w:p>
    <w:p w14:paraId="63469005">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2.3.17</w:t>
      </w:r>
      <w:r>
        <w:rPr>
          <w:rFonts w:hint="eastAsia" w:ascii="宋体" w:hAnsi="宋体" w:eastAsia="宋体" w:cs="宋体"/>
          <w:lang w:val="en-US" w:eastAsia="zh-CN"/>
        </w:rPr>
        <w:t xml:space="preserve"> </w:t>
      </w:r>
      <w:r>
        <w:rPr>
          <w:rFonts w:hint="eastAsia" w:ascii="宋体" w:hAnsi="宋体" w:eastAsia="宋体" w:cs="宋体"/>
        </w:rPr>
        <w:t>桥梁工程专业</w:t>
      </w:r>
    </w:p>
    <w:p w14:paraId="5CF78F3B">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□单跨</w:t>
      </w:r>
      <w:r>
        <w:rPr>
          <w:rFonts w:hint="eastAsia" w:ascii="宋体" w:hAnsi="宋体" w:eastAsia="宋体" w:cs="宋体"/>
          <w:sz w:val="24"/>
          <w:szCs w:val="24"/>
          <w:u w:val="single"/>
        </w:rPr>
        <w:t xml:space="preserve">   </w:t>
      </w:r>
      <w:r>
        <w:rPr>
          <w:rFonts w:hint="eastAsia" w:ascii="宋体" w:hAnsi="宋体" w:eastAsia="宋体" w:cs="宋体"/>
          <w:sz w:val="24"/>
          <w:szCs w:val="24"/>
        </w:rPr>
        <w:t>米</w:t>
      </w:r>
    </w:p>
    <w:p w14:paraId="15715382">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□单座桥梁总长</w:t>
      </w:r>
      <w:r>
        <w:rPr>
          <w:rFonts w:hint="eastAsia" w:ascii="宋体" w:hAnsi="宋体" w:eastAsia="宋体" w:cs="宋体"/>
          <w:sz w:val="24"/>
          <w:szCs w:val="24"/>
          <w:u w:val="single"/>
        </w:rPr>
        <w:t xml:space="preserve">   </w:t>
      </w:r>
      <w:r>
        <w:rPr>
          <w:rFonts w:hint="eastAsia" w:ascii="宋体" w:hAnsi="宋体" w:eastAsia="宋体" w:cs="宋体"/>
          <w:sz w:val="24"/>
          <w:szCs w:val="24"/>
        </w:rPr>
        <w:t>米的桥梁工程的施工</w:t>
      </w:r>
    </w:p>
    <w:p w14:paraId="7ABB0123">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2.3.18</w:t>
      </w:r>
      <w:r>
        <w:rPr>
          <w:rFonts w:hint="eastAsia" w:ascii="宋体" w:hAnsi="宋体" w:eastAsia="宋体" w:cs="宋体"/>
          <w:lang w:val="en-US" w:eastAsia="zh-CN"/>
        </w:rPr>
        <w:t xml:space="preserve"> </w:t>
      </w:r>
      <w:r>
        <w:rPr>
          <w:rFonts w:hint="eastAsia" w:ascii="宋体" w:hAnsi="宋体" w:eastAsia="宋体" w:cs="宋体"/>
        </w:rPr>
        <w:t>隧道工程专业</w:t>
      </w:r>
    </w:p>
    <w:p w14:paraId="456838E2">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□断面</w:t>
      </w:r>
      <w:r>
        <w:rPr>
          <w:rFonts w:hint="eastAsia" w:ascii="宋体" w:hAnsi="宋体" w:eastAsia="宋体" w:cs="宋体"/>
          <w:sz w:val="24"/>
          <w:szCs w:val="24"/>
          <w:u w:val="single"/>
        </w:rPr>
        <w:t xml:space="preserve">   </w:t>
      </w:r>
      <w:r>
        <w:rPr>
          <w:rFonts w:hint="eastAsia" w:ascii="宋体" w:hAnsi="宋体" w:eastAsia="宋体" w:cs="宋体"/>
          <w:sz w:val="24"/>
          <w:szCs w:val="24"/>
        </w:rPr>
        <w:t>平方米</w:t>
      </w:r>
    </w:p>
    <w:p w14:paraId="0B9E5A66">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□单洞长度</w:t>
      </w:r>
      <w:r>
        <w:rPr>
          <w:rFonts w:hint="eastAsia" w:ascii="宋体" w:hAnsi="宋体" w:eastAsia="宋体" w:cs="宋体"/>
          <w:sz w:val="24"/>
          <w:szCs w:val="24"/>
          <w:u w:val="single"/>
        </w:rPr>
        <w:t xml:space="preserve">   </w:t>
      </w:r>
      <w:r>
        <w:rPr>
          <w:rFonts w:hint="eastAsia" w:ascii="宋体" w:hAnsi="宋体" w:eastAsia="宋体" w:cs="宋体"/>
          <w:sz w:val="24"/>
          <w:szCs w:val="24"/>
        </w:rPr>
        <w:t>米的隧道工程施工</w:t>
      </w:r>
    </w:p>
    <w:p w14:paraId="01165CBC">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2.3.19</w:t>
      </w:r>
      <w:r>
        <w:rPr>
          <w:rFonts w:hint="eastAsia" w:ascii="宋体" w:hAnsi="宋体" w:eastAsia="宋体" w:cs="宋体"/>
          <w:lang w:val="en-US" w:eastAsia="zh-CN"/>
        </w:rPr>
        <w:t xml:space="preserve"> </w:t>
      </w:r>
      <w:r>
        <w:rPr>
          <w:rFonts w:hint="eastAsia" w:ascii="宋体" w:hAnsi="宋体" w:eastAsia="宋体" w:cs="宋体"/>
        </w:rPr>
        <w:t>公路路面工程专业（适用于市政公用工程中单独招标的路面工程）</w:t>
      </w:r>
    </w:p>
    <w:p w14:paraId="2A2F5761">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级公路路面工程的施工</w:t>
      </w:r>
    </w:p>
    <w:p w14:paraId="38A59046">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2.3.20</w:t>
      </w:r>
      <w:r>
        <w:rPr>
          <w:rFonts w:hint="eastAsia" w:ascii="宋体" w:hAnsi="宋体" w:eastAsia="宋体" w:cs="宋体"/>
          <w:lang w:val="en-US" w:eastAsia="zh-CN"/>
        </w:rPr>
        <w:t xml:space="preserve"> </w:t>
      </w:r>
      <w:r>
        <w:rPr>
          <w:rFonts w:hint="eastAsia" w:ascii="宋体" w:hAnsi="宋体" w:eastAsia="宋体" w:cs="宋体"/>
        </w:rPr>
        <w:t>公路交通工程专业（适用于市政公用工程中单独招标的交通工程）</w:t>
      </w:r>
    </w:p>
    <w:p w14:paraId="47BFA68E">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□公路安全设施分项</w:t>
      </w:r>
    </w:p>
    <w:p w14:paraId="00EFE686">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级公路标志、标线、护栏、隔离栅、防眩板等公路安全设施工程的施工及安装。</w:t>
      </w:r>
    </w:p>
    <w:p w14:paraId="54721D13">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□公路机电工程分项</w:t>
      </w:r>
    </w:p>
    <w:p w14:paraId="2FAB2833">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级公路通信、监控、收费、干线传输系统、移动通信系统、光（电）缆敷设工程、紧急电话系统、交通信息采集系统、信息发布系统、中央控制系统、供配电、照明、智能交通管理等机电系统及配套工程系统的施工及安装；公路桥梁及隧道工程健康监测、通风、通信管道等机电系统及配套设备的施工及安装。</w:t>
      </w:r>
    </w:p>
    <w:p w14:paraId="0559E3BC">
      <w:pPr>
        <w:pStyle w:val="4"/>
        <w:pageBreakBefore w:val="0"/>
        <w:wordWrap/>
        <w:overflowPunct/>
        <w:topLinePunct w:val="0"/>
        <w:bidi w:val="0"/>
        <w:adjustRightInd/>
        <w:spacing w:after="160" w:line="400" w:lineRule="exact"/>
        <w:ind w:left="0" w:leftChars="0" w:firstLine="482" w:firstLineChars="200"/>
        <w:rPr>
          <w:rFonts w:hint="eastAsia" w:ascii="宋体" w:hAnsi="宋体" w:eastAsia="宋体" w:cs="宋体"/>
        </w:rPr>
      </w:pPr>
      <w:r>
        <w:rPr>
          <w:rFonts w:hint="eastAsia" w:ascii="宋体" w:hAnsi="宋体" w:eastAsia="宋体" w:cs="宋体"/>
          <w:sz w:val="24"/>
          <w:szCs w:val="24"/>
        </w:rPr>
        <w:t>□</w:t>
      </w:r>
      <w:r>
        <w:rPr>
          <w:rFonts w:hint="eastAsia" w:ascii="宋体" w:hAnsi="宋体" w:eastAsia="宋体" w:cs="宋体"/>
        </w:rPr>
        <w:t>2.3.21</w:t>
      </w:r>
      <w:r>
        <w:rPr>
          <w:rFonts w:hint="eastAsia" w:ascii="宋体" w:hAnsi="宋体" w:eastAsia="宋体" w:cs="宋体"/>
          <w:lang w:val="en-US" w:eastAsia="zh-CN"/>
        </w:rPr>
        <w:t xml:space="preserve"> </w:t>
      </w:r>
      <w:r>
        <w:rPr>
          <w:rFonts w:hint="eastAsia" w:ascii="宋体" w:hAnsi="宋体" w:eastAsia="宋体" w:cs="宋体"/>
        </w:rPr>
        <w:t>装配式建筑项目</w:t>
      </w:r>
    </w:p>
    <w:p w14:paraId="2E97820D">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口具备装配式建筑产业基地资格的生产企业。</w:t>
      </w:r>
      <w:r>
        <w:rPr>
          <w:rFonts w:hint="eastAsia" w:cs="宋体"/>
          <w:sz w:val="24"/>
          <w:szCs w:val="24"/>
          <w:lang w:eastAsia="zh-CN"/>
        </w:rPr>
        <w:t>（</w:t>
      </w:r>
      <w:r>
        <w:rPr>
          <w:rFonts w:hint="eastAsia" w:ascii="宋体" w:hAnsi="宋体" w:eastAsia="宋体" w:cs="宋体"/>
          <w:sz w:val="24"/>
          <w:szCs w:val="24"/>
        </w:rPr>
        <w:t>以省级及以上建设行政主管部门发布的文件为准，如划分了基地类型的，类型为生产类或综合类</w:t>
      </w:r>
      <w:r>
        <w:rPr>
          <w:rFonts w:hint="eastAsia" w:cs="宋体"/>
          <w:sz w:val="24"/>
          <w:szCs w:val="24"/>
          <w:lang w:eastAsia="zh-CN"/>
        </w:rPr>
        <w:t>）</w:t>
      </w:r>
      <w:r>
        <w:rPr>
          <w:rFonts w:hint="eastAsia" w:ascii="宋体" w:hAnsi="宋体" w:eastAsia="宋体" w:cs="宋体"/>
          <w:sz w:val="24"/>
          <w:szCs w:val="24"/>
        </w:rPr>
        <w:t>。</w:t>
      </w:r>
    </w:p>
    <w:p w14:paraId="3AC5B55F">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b/>
          <w:bCs/>
          <w:sz w:val="24"/>
          <w:szCs w:val="24"/>
        </w:rPr>
        <w:t>施工总承包工程+施工总承包工程：</w:t>
      </w:r>
    </w:p>
    <w:p w14:paraId="24B1B55E">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napToGrid w:val="0"/>
          <w:kern w:val="0"/>
          <w:sz w:val="24"/>
          <w:szCs w:val="24"/>
          <w:u w:val="single"/>
        </w:rPr>
        <w:t xml:space="preserve">             </w:t>
      </w:r>
      <w:r>
        <w:rPr>
          <w:rFonts w:hint="eastAsia" w:ascii="宋体" w:hAnsi="宋体" w:eastAsia="宋体" w:cs="宋体"/>
          <w:sz w:val="24"/>
          <w:szCs w:val="24"/>
        </w:rPr>
        <w:t>招标人根据项目情况选择施工的工程类别并设置资质或资格组合。</w:t>
      </w:r>
    </w:p>
    <w:p w14:paraId="620F8DCC">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b/>
          <w:bCs/>
          <w:sz w:val="24"/>
          <w:szCs w:val="24"/>
        </w:rPr>
        <w:t>建筑工程施工总承包工程+其他总承包资质序列下的专业工程：</w:t>
      </w:r>
    </w:p>
    <w:p w14:paraId="4DF47192">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napToGrid w:val="0"/>
          <w:kern w:val="0"/>
          <w:sz w:val="24"/>
          <w:szCs w:val="24"/>
          <w:u w:val="single"/>
        </w:rPr>
        <w:t xml:space="preserve">             </w:t>
      </w:r>
      <w:r>
        <w:rPr>
          <w:rFonts w:hint="eastAsia" w:ascii="宋体" w:hAnsi="宋体" w:eastAsia="宋体" w:cs="宋体"/>
          <w:sz w:val="24"/>
          <w:szCs w:val="24"/>
        </w:rPr>
        <w:t>招标人根据项目情况选择施工的专业类别并设置资质或资格组合。</w:t>
      </w:r>
    </w:p>
    <w:p w14:paraId="03AA0B58">
      <w:pPr>
        <w:pageBreakBefore w:val="0"/>
        <w:wordWrap/>
        <w:overflowPunct/>
        <w:topLinePunct w:val="0"/>
        <w:bidi w:val="0"/>
        <w:adjustRightInd/>
        <w:snapToGrid w:val="0"/>
        <w:spacing w:after="160" w:line="400" w:lineRule="exact"/>
        <w:ind w:left="0" w:leftChars="0" w:firstLine="482" w:firstLineChars="200"/>
        <w:rPr>
          <w:rFonts w:hint="eastAsia" w:ascii="宋体" w:hAnsi="宋体" w:eastAsia="宋体" w:cs="宋体"/>
          <w:b/>
          <w:bCs/>
          <w:sz w:val="24"/>
          <w:szCs w:val="24"/>
        </w:rPr>
      </w:pPr>
      <w:r>
        <w:rPr>
          <w:rFonts w:hint="eastAsia" w:ascii="宋体" w:hAnsi="宋体" w:eastAsia="宋体" w:cs="宋体"/>
          <w:b/>
          <w:bCs/>
          <w:sz w:val="24"/>
          <w:szCs w:val="24"/>
        </w:rPr>
        <w:t>□市政公用工程施工总承包工程+其他总承包资质序列下的专业工程：</w:t>
      </w:r>
    </w:p>
    <w:p w14:paraId="1D16B7D7">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napToGrid w:val="0"/>
          <w:kern w:val="0"/>
          <w:sz w:val="24"/>
          <w:szCs w:val="24"/>
          <w:u w:val="single"/>
        </w:rPr>
        <w:t xml:space="preserve">             </w:t>
      </w:r>
      <w:r>
        <w:rPr>
          <w:rFonts w:hint="eastAsia" w:ascii="宋体" w:hAnsi="宋体" w:eastAsia="宋体" w:cs="宋体"/>
          <w:sz w:val="24"/>
          <w:szCs w:val="24"/>
        </w:rPr>
        <w:t>招标人根据项目情况选择施工的专业类别并设置资质或资格组合。</w:t>
      </w:r>
    </w:p>
    <w:p w14:paraId="645887F1">
      <w:pPr>
        <w:pageBreakBefore w:val="0"/>
        <w:wordWrap/>
        <w:overflowPunct/>
        <w:topLinePunct w:val="0"/>
        <w:bidi w:val="0"/>
        <w:adjustRightInd/>
        <w:snapToGrid w:val="0"/>
        <w:spacing w:after="160" w:line="400" w:lineRule="exact"/>
        <w:ind w:left="0" w:leftChars="0" w:firstLine="482" w:firstLineChars="200"/>
        <w:rPr>
          <w:rFonts w:hint="eastAsia" w:ascii="宋体" w:hAnsi="宋体" w:eastAsia="宋体" w:cs="宋体"/>
          <w:b/>
          <w:bCs/>
          <w:sz w:val="24"/>
          <w:szCs w:val="24"/>
        </w:rPr>
      </w:pPr>
      <w:r>
        <w:rPr>
          <w:rFonts w:hint="eastAsia" w:ascii="宋体" w:hAnsi="宋体" w:eastAsia="宋体" w:cs="宋体"/>
          <w:b/>
          <w:bCs/>
          <w:sz w:val="24"/>
          <w:szCs w:val="24"/>
        </w:rPr>
        <w:t>□专业工程+专业工程：</w:t>
      </w:r>
    </w:p>
    <w:p w14:paraId="56DEFEB9">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napToGrid w:val="0"/>
          <w:kern w:val="0"/>
          <w:sz w:val="24"/>
          <w:szCs w:val="24"/>
          <w:u w:val="single"/>
        </w:rPr>
        <w:t xml:space="preserve">             </w:t>
      </w:r>
      <w:r>
        <w:rPr>
          <w:rFonts w:hint="eastAsia" w:ascii="宋体" w:hAnsi="宋体" w:eastAsia="宋体" w:cs="宋体"/>
          <w:sz w:val="24"/>
          <w:szCs w:val="24"/>
        </w:rPr>
        <w:t>招标人根据项目情况选择施工的专业类别并设置资质或资格组合。</w:t>
      </w:r>
    </w:p>
    <w:p w14:paraId="14DEF904">
      <w:pPr>
        <w:pageBreakBefore w:val="0"/>
        <w:wordWrap/>
        <w:overflowPunct/>
        <w:topLinePunct w:val="0"/>
        <w:bidi w:val="0"/>
        <w:adjustRightInd/>
        <w:snapToGrid w:val="0"/>
        <w:spacing w:after="160" w:line="400" w:lineRule="exact"/>
        <w:ind w:left="0" w:leftChars="0" w:firstLine="480" w:firstLineChars="200"/>
        <w:rPr>
          <w:rFonts w:hint="eastAsia" w:ascii="宋体" w:hAnsi="宋体" w:eastAsia="宋体" w:cs="宋体"/>
          <w:b/>
          <w:bCs/>
          <w:sz w:val="24"/>
          <w:szCs w:val="24"/>
        </w:rPr>
      </w:pPr>
      <w:r>
        <w:rPr>
          <w:rFonts w:hint="eastAsia" w:ascii="宋体" w:hAnsi="宋体" w:eastAsia="宋体" w:cs="宋体"/>
          <w:sz w:val="24"/>
          <w:szCs w:val="24"/>
        </w:rPr>
        <w:t>注：</w:t>
      </w:r>
      <w:r>
        <w:rPr>
          <w:rFonts w:hint="eastAsia" w:ascii="宋体" w:hAnsi="宋体" w:eastAsia="宋体" w:cs="宋体"/>
          <w:b/>
          <w:bCs/>
          <w:sz w:val="24"/>
          <w:szCs w:val="24"/>
        </w:rPr>
        <w:t>采用多资质组合招标的工程项目，最多不超过三个（不包括装配式建筑项目要求具备的装配式资格）资质。</w:t>
      </w:r>
    </w:p>
    <w:p w14:paraId="5893AF36">
      <w:pPr>
        <w:pageBreakBefore w:val="0"/>
        <w:kinsoku w:val="0"/>
        <w:wordWrap/>
        <w:overflowPunct/>
        <w:topLinePunct w:val="0"/>
        <w:autoSpaceDE w:val="0"/>
        <w:autoSpaceDN w:val="0"/>
        <w:bidi w:val="0"/>
        <w:adjustRightInd/>
        <w:snapToGrid/>
        <w:spacing w:after="160" w:line="400" w:lineRule="exact"/>
        <w:ind w:firstLine="480" w:firstLineChars="200"/>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2.4 标段划分：</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w:t>
      </w:r>
    </w:p>
    <w:p w14:paraId="4738AE6E">
      <w:pPr>
        <w:pageBreakBefore w:val="0"/>
        <w:kinsoku w:val="0"/>
        <w:wordWrap/>
        <w:overflowPunct/>
        <w:topLinePunct w:val="0"/>
        <w:autoSpaceDE w:val="0"/>
        <w:autoSpaceDN w:val="0"/>
        <w:bidi w:val="0"/>
        <w:adjustRightInd/>
        <w:snapToGrid/>
        <w:spacing w:after="160" w:line="400" w:lineRule="exact"/>
        <w:ind w:firstLine="480" w:firstLineChars="200"/>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2.5 工期要求：</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天（日历日，下同），计划开工日期：</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年</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月</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u w:val="single"/>
          <w:lang w:val="en-US" w:eastAsia="zh-CN"/>
        </w:rPr>
        <w:t xml:space="preserve"> </w:t>
      </w:r>
      <w:r>
        <w:rPr>
          <w:rFonts w:hint="eastAsia" w:ascii="宋体" w:hAnsi="宋体" w:eastAsia="宋体" w:cs="宋体"/>
          <w:snapToGrid w:val="0"/>
          <w:kern w:val="0"/>
          <w:sz w:val="24"/>
          <w:szCs w:val="24"/>
        </w:rPr>
        <w:t>日，计划合同完（交、竣）工日期：</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年</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月</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日；</w:t>
      </w:r>
    </w:p>
    <w:p w14:paraId="67B79E4F">
      <w:pPr>
        <w:pageBreakBefore w:val="0"/>
        <w:kinsoku w:val="0"/>
        <w:wordWrap/>
        <w:overflowPunct/>
        <w:topLinePunct w:val="0"/>
        <w:autoSpaceDE w:val="0"/>
        <w:autoSpaceDN w:val="0"/>
        <w:bidi w:val="0"/>
        <w:adjustRightInd/>
        <w:snapToGrid/>
        <w:spacing w:after="160" w:line="400" w:lineRule="exact"/>
        <w:ind w:firstLine="480" w:firstLineChars="200"/>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2.6 质量要求：</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w:t>
      </w:r>
    </w:p>
    <w:p w14:paraId="73E5E543">
      <w:pPr>
        <w:pageBreakBefore w:val="0"/>
        <w:kinsoku w:val="0"/>
        <w:wordWrap/>
        <w:overflowPunct/>
        <w:topLinePunct w:val="0"/>
        <w:autoSpaceDE w:val="0"/>
        <w:autoSpaceDN w:val="0"/>
        <w:bidi w:val="0"/>
        <w:adjustRightInd/>
        <w:snapToGrid/>
        <w:spacing w:after="160" w:line="400" w:lineRule="exact"/>
        <w:ind w:firstLine="480" w:firstLineChars="200"/>
        <w:textAlignment w:val="baseline"/>
        <w:rPr>
          <w:rFonts w:hint="eastAsia" w:ascii="宋体" w:hAnsi="宋体" w:eastAsia="宋体" w:cs="宋体"/>
          <w:sz w:val="24"/>
          <w:szCs w:val="24"/>
        </w:rPr>
      </w:pPr>
      <w:r>
        <w:rPr>
          <w:rFonts w:hint="eastAsia" w:ascii="宋体" w:hAnsi="宋体" w:eastAsia="宋体" w:cs="宋体"/>
          <w:snapToGrid w:val="0"/>
          <w:kern w:val="0"/>
          <w:sz w:val="24"/>
          <w:szCs w:val="24"/>
        </w:rPr>
        <w:t>2.7 其他：</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 xml:space="preserve">。 </w:t>
      </w:r>
    </w:p>
    <w:p w14:paraId="10966A26">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ascii="宋体" w:hAnsi="宋体" w:eastAsia="宋体" w:cs="宋体"/>
          <w:lang w:val="en-US" w:eastAsia="zh-CN"/>
        </w:rPr>
      </w:pPr>
      <w:bookmarkStart w:id="133" w:name="_Toc6933"/>
      <w:bookmarkStart w:id="134" w:name="_Toc211498582"/>
      <w:r>
        <w:rPr>
          <w:rFonts w:hint="eastAsia" w:ascii="宋体" w:hAnsi="宋体" w:eastAsia="宋体" w:cs="宋体"/>
          <w:lang w:val="en-US" w:eastAsia="zh-CN"/>
        </w:rPr>
        <w:t>3.招标范围</w:t>
      </w:r>
      <w:bookmarkEnd w:id="133"/>
      <w:bookmarkEnd w:id="134"/>
    </w:p>
    <w:p w14:paraId="3DFDFF0D">
      <w:pPr>
        <w:pageBreakBefore w:val="0"/>
        <w:widowControl/>
        <w:kinsoku w:val="0"/>
        <w:wordWrap/>
        <w:overflowPunct/>
        <w:topLinePunct w:val="0"/>
        <w:autoSpaceDE w:val="0"/>
        <w:autoSpaceDN w:val="0"/>
        <w:bidi w:val="0"/>
        <w:adjustRightInd/>
        <w:snapToGrid/>
        <w:spacing w:after="160" w:line="400" w:lineRule="exact"/>
        <w:ind w:firstLine="480" w:firstLineChars="200"/>
        <w:jc w:val="left"/>
        <w:textAlignment w:val="baseline"/>
        <w:rPr>
          <w:rFonts w:hint="eastAsia" w:ascii="宋体" w:hAnsi="宋体" w:eastAsia="宋体" w:cs="宋体"/>
          <w:sz w:val="24"/>
          <w:szCs w:val="24"/>
          <w:u w:val="single"/>
        </w:rPr>
      </w:pP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（系统从招标项目自动获取），</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 xml:space="preserve">（招标人根据项目情况补充填写）。 </w:t>
      </w:r>
      <w:r>
        <w:rPr>
          <w:rFonts w:hint="eastAsia" w:ascii="宋体" w:hAnsi="宋体" w:eastAsia="宋体" w:cs="宋体"/>
          <w:sz w:val="24"/>
          <w:szCs w:val="24"/>
        </w:rPr>
        <w:t xml:space="preserve"> </w:t>
      </w:r>
    </w:p>
    <w:p w14:paraId="50EE2E5D">
      <w:pPr>
        <w:pStyle w:val="3"/>
        <w:keepNext w:val="0"/>
        <w:keepLines w:val="0"/>
        <w:pageBreakBefore w:val="0"/>
        <w:widowControl w:val="0"/>
        <w:numPr>
          <w:ilvl w:val="0"/>
          <w:numId w:val="0"/>
        </w:numPr>
        <w:wordWrap/>
        <w:overflowPunct/>
        <w:topLinePunct w:val="0"/>
        <w:autoSpaceDE w:val="0"/>
        <w:autoSpaceDN w:val="0"/>
        <w:bidi w:val="0"/>
        <w:adjustRightInd/>
        <w:snapToGrid/>
        <w:spacing w:line="400" w:lineRule="exact"/>
        <w:rPr>
          <w:rFonts w:hint="eastAsia"/>
        </w:rPr>
      </w:pPr>
      <w:bookmarkStart w:id="135" w:name="_Toc7976"/>
      <w:bookmarkStart w:id="136" w:name="_Toc211498583"/>
      <w:r>
        <w:rPr>
          <w:rFonts w:hint="eastAsia"/>
          <w:lang w:val="en-US" w:eastAsia="zh-CN"/>
        </w:rPr>
        <w:t>4.</w:t>
      </w:r>
      <w:r>
        <w:rPr>
          <w:rFonts w:hint="eastAsia"/>
        </w:rPr>
        <w:t>申请人资格要求</w:t>
      </w:r>
      <w:bookmarkEnd w:id="135"/>
      <w:bookmarkEnd w:id="136"/>
    </w:p>
    <w:p w14:paraId="56D0F54B">
      <w:pPr>
        <w:keepNext w:val="0"/>
        <w:keepLines w:val="0"/>
        <w:pageBreakBefore w:val="0"/>
        <w:widowControl w:val="0"/>
        <w:kinsoku w:val="0"/>
        <w:wordWrap/>
        <w:overflowPunct/>
        <w:topLinePunct w:val="0"/>
        <w:autoSpaceDE w:val="0"/>
        <w:autoSpaceDN w:val="0"/>
        <w:bidi w:val="0"/>
        <w:adjustRightInd/>
        <w:snapToGrid/>
        <w:spacing w:after="160" w:line="400" w:lineRule="exact"/>
        <w:ind w:left="0" w:leftChars="0" w:firstLine="480" w:firstLineChars="200"/>
        <w:jc w:val="left"/>
        <w:textAlignment w:val="baseline"/>
        <w:outlineLvl w:val="2"/>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4.1 本次招标要求</w:t>
      </w:r>
      <w:r>
        <w:rPr>
          <w:rFonts w:hint="eastAsia" w:ascii="宋体" w:hAnsi="宋体" w:eastAsia="宋体" w:cs="宋体"/>
          <w:snapToGrid w:val="0"/>
          <w:kern w:val="0"/>
          <w:sz w:val="24"/>
          <w:szCs w:val="24"/>
          <w:lang w:val="en-US" w:eastAsia="zh-CN"/>
        </w:rPr>
        <w:t>申请</w:t>
      </w:r>
      <w:r>
        <w:rPr>
          <w:rFonts w:hint="eastAsia" w:ascii="宋体" w:hAnsi="宋体" w:eastAsia="宋体" w:cs="宋体"/>
          <w:snapToGrid w:val="0"/>
          <w:kern w:val="0"/>
          <w:sz w:val="24"/>
          <w:szCs w:val="24"/>
        </w:rPr>
        <w:t>人具备以下资格条件：</w:t>
      </w:r>
    </w:p>
    <w:p w14:paraId="63584B72">
      <w:pPr>
        <w:keepNext w:val="0"/>
        <w:keepLines w:val="0"/>
        <w:pageBreakBefore w:val="0"/>
        <w:widowControl w:val="0"/>
        <w:wordWrap/>
        <w:overflowPunct/>
        <w:topLinePunct w:val="0"/>
        <w:autoSpaceDE w:val="0"/>
        <w:autoSpaceDN w:val="0"/>
        <w:bidi w:val="0"/>
        <w:adjustRightInd/>
        <w:snapToGrid/>
        <w:spacing w:after="160" w:line="400" w:lineRule="exact"/>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）具备住房城乡建设主管部门颁发的</w:t>
      </w:r>
      <w:r>
        <w:rPr>
          <w:rFonts w:hint="eastAsia" w:ascii="宋体" w:hAnsi="宋体" w:eastAsia="宋体" w:cs="宋体"/>
          <w:sz w:val="24"/>
          <w:szCs w:val="24"/>
          <w:u w:val="single"/>
        </w:rPr>
        <w:t xml:space="preserve"> </w:t>
      </w:r>
      <w:r>
        <w:rPr>
          <w:rFonts w:hint="eastAsia" w:ascii="宋体" w:hAnsi="宋体" w:eastAsia="宋体" w:cs="宋体"/>
          <w:b/>
          <w:bCs/>
          <w:sz w:val="24"/>
          <w:szCs w:val="24"/>
          <w:u w:val="single"/>
        </w:rPr>
        <w:t xml:space="preserve">由系统根据资质指标牵引项自动匹配的 </w:t>
      </w:r>
      <w:r>
        <w:rPr>
          <w:rFonts w:hint="eastAsia" w:ascii="宋体" w:hAnsi="宋体" w:eastAsia="宋体" w:cs="宋体"/>
          <w:sz w:val="24"/>
          <w:szCs w:val="24"/>
        </w:rPr>
        <w:t>资质</w:t>
      </w:r>
      <w:r>
        <w:rPr>
          <w:rFonts w:hint="eastAsia" w:ascii="宋体" w:hAnsi="宋体" w:eastAsia="宋体" w:cs="宋体"/>
          <w:snapToGrid w:val="0"/>
          <w:kern w:val="0"/>
          <w:sz w:val="24"/>
          <w:szCs w:val="24"/>
        </w:rPr>
        <w:t>且处于有效期</w:t>
      </w:r>
      <w:r>
        <w:rPr>
          <w:rFonts w:hint="eastAsia" w:ascii="宋体" w:hAnsi="宋体" w:eastAsia="宋体" w:cs="宋体"/>
          <w:sz w:val="24"/>
          <w:szCs w:val="24"/>
        </w:rPr>
        <w:t>，</w:t>
      </w:r>
      <w:r>
        <w:rPr>
          <w:rFonts w:hint="eastAsia" w:ascii="宋体" w:hAnsi="宋体" w:eastAsia="宋体" w:cs="宋体"/>
          <w:sz w:val="24"/>
          <w:szCs w:val="24"/>
          <w:u w:val="single"/>
        </w:rPr>
        <w:t>安全生产许可证处于有效期（注：园林绿化工程、土石方工程不作要求</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lang w:val="en-US" w:eastAsia="zh-CN"/>
        </w:rPr>
        <w:t>须提供企业营业执照</w:t>
      </w:r>
      <w:r>
        <w:rPr>
          <w:rFonts w:hint="eastAsia" w:ascii="宋体" w:hAnsi="宋体" w:eastAsia="宋体" w:cs="宋体"/>
          <w:sz w:val="24"/>
          <w:szCs w:val="24"/>
          <w:u w:val="single"/>
        </w:rPr>
        <w:t>）</w:t>
      </w:r>
      <w:r>
        <w:rPr>
          <w:rFonts w:hint="eastAsia" w:ascii="宋体" w:hAnsi="宋体" w:eastAsia="宋体" w:cs="宋体"/>
          <w:sz w:val="24"/>
          <w:szCs w:val="24"/>
        </w:rPr>
        <w:t>。</w:t>
      </w:r>
    </w:p>
    <w:p w14:paraId="387FD694">
      <w:pPr>
        <w:keepNext w:val="0"/>
        <w:keepLines w:val="0"/>
        <w:pageBreakBefore w:val="0"/>
        <w:widowControl w:val="0"/>
        <w:wordWrap/>
        <w:overflowPunct/>
        <w:topLinePunct w:val="0"/>
        <w:bidi w:val="0"/>
        <w:adjustRightInd/>
        <w:snapToGrid w:val="0"/>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口具备装配式建筑产业基地资格的生产企业</w:t>
      </w:r>
      <w:r>
        <w:rPr>
          <w:rFonts w:hint="eastAsia" w:cs="宋体"/>
          <w:sz w:val="24"/>
          <w:szCs w:val="24"/>
          <w:lang w:eastAsia="zh-CN"/>
        </w:rPr>
        <w:t>（</w:t>
      </w:r>
      <w:r>
        <w:rPr>
          <w:rFonts w:hint="eastAsia" w:ascii="宋体" w:hAnsi="宋体" w:eastAsia="宋体" w:cs="宋体"/>
          <w:sz w:val="24"/>
          <w:szCs w:val="24"/>
        </w:rPr>
        <w:t>以省级及以上建设行政主管部门发布的文件为准，如划分了基地类型的，类型为生产类或综合类</w:t>
      </w:r>
      <w:r>
        <w:rPr>
          <w:rFonts w:hint="eastAsia" w:cs="宋体"/>
          <w:sz w:val="24"/>
          <w:szCs w:val="24"/>
          <w:lang w:eastAsia="zh-CN"/>
        </w:rPr>
        <w:t>）</w:t>
      </w:r>
      <w:r>
        <w:rPr>
          <w:rFonts w:hint="eastAsia" w:ascii="宋体" w:hAnsi="宋体" w:eastAsia="宋体" w:cs="宋体"/>
          <w:sz w:val="24"/>
          <w:szCs w:val="24"/>
        </w:rPr>
        <w:t>。</w:t>
      </w:r>
    </w:p>
    <w:p w14:paraId="16BAF3BD">
      <w:pPr>
        <w:keepNext w:val="0"/>
        <w:keepLines w:val="0"/>
        <w:pageBreakBefore w:val="0"/>
        <w:widowControl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highlight w:val="none"/>
          <w:u w:val="single"/>
        </w:rPr>
      </w:pP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rPr>
        <w:sym w:font="Wingdings 2" w:char="00A3"/>
      </w:r>
      <w:r>
        <w:rPr>
          <w:rFonts w:hint="eastAsia" w:ascii="宋体" w:hAnsi="宋体" w:eastAsia="宋体" w:cs="宋体"/>
          <w:sz w:val="24"/>
          <w:szCs w:val="24"/>
        </w:rPr>
        <w:t>拟任</w:t>
      </w:r>
      <w:r>
        <w:rPr>
          <w:rFonts w:hint="eastAsia" w:ascii="宋体" w:hAnsi="宋体" w:eastAsia="宋体" w:cs="宋体"/>
          <w:snapToGrid w:val="0"/>
          <w:kern w:val="0"/>
          <w:sz w:val="24"/>
          <w:szCs w:val="24"/>
        </w:rPr>
        <w:t>项目经理</w:t>
      </w:r>
      <w:r>
        <w:rPr>
          <w:rFonts w:hint="eastAsia" w:ascii="宋体" w:hAnsi="宋体" w:eastAsia="宋体" w:cs="宋体"/>
          <w:sz w:val="24"/>
          <w:szCs w:val="24"/>
        </w:rPr>
        <w:t>资格：具有</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建筑工程 </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公路工程 </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市政公用工程 </w:t>
      </w:r>
      <w:r>
        <w:rPr>
          <w:rFonts w:hint="eastAsia" w:ascii="宋体" w:hAnsi="宋体" w:eastAsia="宋体" w:cs="宋体"/>
          <w:sz w:val="24"/>
          <w:szCs w:val="24"/>
          <w:u w:val="single"/>
        </w:rPr>
        <w:sym w:font="Wingdings 2" w:char="00A3"/>
      </w:r>
      <w:r>
        <w:rPr>
          <w:rFonts w:hint="eastAsia" w:ascii="宋体" w:hAnsi="宋体" w:eastAsia="宋体" w:cs="宋体"/>
          <w:sz w:val="24"/>
          <w:szCs w:val="24"/>
          <w:u w:val="single"/>
        </w:rPr>
        <w:t xml:space="preserve">机电工程 </w:t>
      </w:r>
      <w:r>
        <w:rPr>
          <w:rFonts w:hint="eastAsia" w:ascii="宋体" w:hAnsi="宋体" w:eastAsia="宋体" w:cs="宋体"/>
          <w:sz w:val="24"/>
          <w:szCs w:val="24"/>
        </w:rPr>
        <w:t>专业</w:t>
      </w:r>
      <w:r>
        <w:rPr>
          <w:rFonts w:hint="eastAsia" w:ascii="宋体" w:hAnsi="宋体" w:eastAsia="宋体" w:cs="宋体"/>
          <w:sz w:val="24"/>
          <w:szCs w:val="24"/>
          <w:u w:val="single"/>
        </w:rPr>
        <w:t>□壹级□贰级及以上 注册建造师执业资格证书</w:t>
      </w:r>
      <w:r>
        <w:rPr>
          <w:rFonts w:hint="eastAsia" w:ascii="宋体" w:hAnsi="宋体" w:eastAsia="宋体" w:cs="宋体"/>
          <w:snapToGrid w:val="0"/>
          <w:kern w:val="0"/>
          <w:sz w:val="24"/>
          <w:szCs w:val="24"/>
          <w:u w:val="single"/>
        </w:rPr>
        <w:t>以</w:t>
      </w:r>
      <w:r>
        <w:rPr>
          <w:rFonts w:hint="eastAsia" w:ascii="宋体" w:hAnsi="宋体" w:eastAsia="宋体" w:cs="宋体"/>
          <w:sz w:val="24"/>
          <w:szCs w:val="24"/>
          <w:u w:val="single"/>
        </w:rPr>
        <w:t>及有效的项目负责人安全生产考核合格证书，且须满足第二章</w:t>
      </w:r>
      <w:r>
        <w:rPr>
          <w:rFonts w:hint="eastAsia" w:ascii="宋体" w:hAnsi="宋体" w:eastAsia="宋体" w:cs="宋体"/>
          <w:sz w:val="24"/>
          <w:szCs w:val="24"/>
          <w:u w:val="single"/>
          <w:lang w:val="en-US" w:eastAsia="zh-CN"/>
        </w:rPr>
        <w:t>申请</w:t>
      </w:r>
      <w:r>
        <w:rPr>
          <w:rFonts w:hint="eastAsia" w:ascii="宋体" w:hAnsi="宋体" w:eastAsia="宋体" w:cs="宋体"/>
          <w:sz w:val="24"/>
          <w:szCs w:val="24"/>
          <w:u w:val="single"/>
        </w:rPr>
        <w:t>人须知前附表第</w:t>
      </w:r>
      <w:r>
        <w:rPr>
          <w:rFonts w:hint="eastAsia" w:ascii="宋体" w:hAnsi="宋体" w:eastAsia="宋体" w:cs="宋体"/>
          <w:sz w:val="24"/>
          <w:szCs w:val="24"/>
          <w:highlight w:val="none"/>
          <w:u w:val="single"/>
        </w:rPr>
        <w:t>10.</w:t>
      </w:r>
      <w:r>
        <w:rPr>
          <w:rFonts w:hint="eastAsia" w:ascii="宋体" w:hAnsi="宋体" w:eastAsia="宋体" w:cs="宋体"/>
          <w:sz w:val="24"/>
          <w:szCs w:val="24"/>
          <w:highlight w:val="none"/>
          <w:u w:val="single"/>
          <w:lang w:val="en-US" w:eastAsia="zh-CN"/>
        </w:rPr>
        <w:t>5</w:t>
      </w:r>
      <w:r>
        <w:rPr>
          <w:rFonts w:hint="eastAsia" w:ascii="宋体" w:hAnsi="宋体" w:eastAsia="宋体" w:cs="宋体"/>
          <w:sz w:val="24"/>
          <w:szCs w:val="24"/>
          <w:highlight w:val="none"/>
          <w:u w:val="single"/>
        </w:rPr>
        <w:t>款要求。</w:t>
      </w:r>
    </w:p>
    <w:p w14:paraId="6CD2C798">
      <w:pPr>
        <w:keepNext w:val="0"/>
        <w:keepLines w:val="0"/>
        <w:pageBreakBefore w:val="0"/>
        <w:widowControl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u w:val="single"/>
        </w:rPr>
      </w:pPr>
      <w:r>
        <w:rPr>
          <w:rFonts w:hint="eastAsia" w:ascii="宋体" w:hAnsi="宋体" w:eastAsia="宋体" w:cs="宋体"/>
          <w:sz w:val="24"/>
          <w:szCs w:val="24"/>
          <w:highlight w:val="none"/>
        </w:rPr>
        <w:sym w:font="Wingdings 2" w:char="00A3"/>
      </w:r>
      <w:r>
        <w:rPr>
          <w:rFonts w:hint="eastAsia" w:ascii="宋体" w:hAnsi="宋体" w:eastAsia="宋体" w:cs="宋体"/>
          <w:sz w:val="24"/>
          <w:szCs w:val="24"/>
          <w:highlight w:val="none"/>
        </w:rPr>
        <w:t>拟任</w:t>
      </w:r>
      <w:r>
        <w:rPr>
          <w:rFonts w:hint="eastAsia" w:ascii="宋体" w:hAnsi="宋体" w:eastAsia="宋体" w:cs="宋体"/>
          <w:snapToGrid w:val="0"/>
          <w:kern w:val="0"/>
          <w:sz w:val="24"/>
          <w:szCs w:val="24"/>
          <w:highlight w:val="none"/>
        </w:rPr>
        <w:t>项目经理</w:t>
      </w:r>
      <w:r>
        <w:rPr>
          <w:rFonts w:hint="eastAsia" w:ascii="宋体" w:hAnsi="宋体" w:eastAsia="宋体" w:cs="宋体"/>
          <w:sz w:val="24"/>
          <w:szCs w:val="24"/>
          <w:highlight w:val="none"/>
        </w:rPr>
        <w:t>资格：具备市政公用工程专业</w:t>
      </w:r>
      <w:r>
        <w:rPr>
          <w:rFonts w:hint="eastAsia" w:ascii="宋体" w:hAnsi="宋体" w:eastAsia="宋体" w:cs="宋体"/>
          <w:sz w:val="24"/>
          <w:szCs w:val="24"/>
          <w:highlight w:val="none"/>
          <w:u w:val="single"/>
        </w:rPr>
        <w:t>□壹级□贰级及以上</w:t>
      </w:r>
      <w:r>
        <w:rPr>
          <w:rFonts w:hint="eastAsia" w:ascii="宋体" w:hAnsi="宋体" w:eastAsia="宋体" w:cs="宋体"/>
          <w:sz w:val="24"/>
          <w:szCs w:val="24"/>
          <w:highlight w:val="none"/>
        </w:rPr>
        <w:t xml:space="preserve"> 注册建造师执业资格证书</w:t>
      </w:r>
      <w:r>
        <w:rPr>
          <w:rFonts w:hint="eastAsia" w:ascii="宋体" w:hAnsi="宋体" w:eastAsia="宋体" w:cs="宋体"/>
          <w:sz w:val="24"/>
          <w:szCs w:val="24"/>
          <w:highlight w:val="none"/>
          <w:u w:val="none"/>
        </w:rPr>
        <w:t>，</w:t>
      </w:r>
      <w:r>
        <w:rPr>
          <w:rFonts w:hint="eastAsia" w:ascii="宋体" w:hAnsi="宋体" w:eastAsia="宋体" w:cs="宋体"/>
          <w:sz w:val="24"/>
          <w:szCs w:val="24"/>
          <w:highlight w:val="none"/>
          <w:u w:val="single"/>
        </w:rPr>
        <w:t>且须满足第二章</w:t>
      </w:r>
      <w:r>
        <w:rPr>
          <w:rFonts w:hint="eastAsia" w:ascii="宋体" w:hAnsi="宋体" w:eastAsia="宋体" w:cs="宋体"/>
          <w:sz w:val="24"/>
          <w:szCs w:val="24"/>
          <w:highlight w:val="none"/>
          <w:u w:val="single"/>
          <w:lang w:val="en-US" w:eastAsia="zh-CN"/>
        </w:rPr>
        <w:t>申请</w:t>
      </w:r>
      <w:r>
        <w:rPr>
          <w:rFonts w:hint="eastAsia" w:ascii="宋体" w:hAnsi="宋体" w:eastAsia="宋体" w:cs="宋体"/>
          <w:sz w:val="24"/>
          <w:szCs w:val="24"/>
          <w:highlight w:val="none"/>
          <w:u w:val="single"/>
        </w:rPr>
        <w:t>人须知前附表第10.</w:t>
      </w:r>
      <w:r>
        <w:rPr>
          <w:rFonts w:hint="eastAsia" w:ascii="宋体" w:hAnsi="宋体" w:eastAsia="宋体" w:cs="宋体"/>
          <w:sz w:val="24"/>
          <w:szCs w:val="24"/>
          <w:highlight w:val="none"/>
          <w:u w:val="single"/>
          <w:lang w:val="en-US" w:eastAsia="zh-CN"/>
        </w:rPr>
        <w:t>5</w:t>
      </w:r>
      <w:r>
        <w:rPr>
          <w:rFonts w:hint="eastAsia" w:ascii="宋体" w:hAnsi="宋体" w:eastAsia="宋体" w:cs="宋体"/>
          <w:sz w:val="24"/>
          <w:szCs w:val="24"/>
          <w:highlight w:val="none"/>
          <w:u w:val="single"/>
        </w:rPr>
        <w:t>款要求。</w:t>
      </w:r>
      <w:r>
        <w:rPr>
          <w:rFonts w:hint="eastAsia" w:ascii="宋体" w:hAnsi="宋体" w:eastAsia="宋体" w:cs="宋体"/>
          <w:sz w:val="24"/>
          <w:szCs w:val="24"/>
          <w:u w:val="single"/>
        </w:rPr>
        <w:t>（仅适用于园林绿化项目）</w:t>
      </w:r>
    </w:p>
    <w:p w14:paraId="2563027C">
      <w:pPr>
        <w:keepNext w:val="0"/>
        <w:keepLines w:val="0"/>
        <w:pageBreakBefore w:val="0"/>
        <w:widowControl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u w:val="single"/>
        </w:rPr>
      </w:pPr>
      <w:r>
        <w:rPr>
          <w:rFonts w:hint="eastAsia" w:ascii="宋体" w:hAnsi="宋体" w:eastAsia="宋体" w:cs="宋体"/>
          <w:sz w:val="24"/>
          <w:szCs w:val="24"/>
        </w:rPr>
        <w:t>4.2 本次招标：</w:t>
      </w:r>
      <w:r>
        <w:rPr>
          <w:rFonts w:hint="eastAsia" w:ascii="宋体" w:hAnsi="宋体" w:eastAsia="宋体" w:cs="宋体"/>
          <w:sz w:val="24"/>
          <w:szCs w:val="24"/>
        </w:rPr>
        <w:sym w:font="Wingdings 2" w:char="00A3"/>
      </w:r>
      <w:r>
        <w:rPr>
          <w:rFonts w:hint="eastAsia" w:ascii="宋体" w:hAnsi="宋体" w:eastAsia="宋体" w:cs="宋体"/>
          <w:sz w:val="24"/>
          <w:szCs w:val="24"/>
        </w:rPr>
        <w:t>接受联合体投标，联合体投标的相关要求见</w:t>
      </w:r>
      <w:r>
        <w:rPr>
          <w:rFonts w:hint="eastAsia" w:ascii="宋体" w:hAnsi="宋体" w:eastAsia="宋体" w:cs="宋体"/>
          <w:sz w:val="24"/>
          <w:szCs w:val="24"/>
          <w:lang w:val="en-US" w:eastAsia="zh-CN"/>
        </w:rPr>
        <w:t>申请</w:t>
      </w:r>
      <w:r>
        <w:rPr>
          <w:rFonts w:hint="eastAsia" w:ascii="宋体" w:hAnsi="宋体" w:eastAsia="宋体" w:cs="宋体"/>
          <w:sz w:val="24"/>
          <w:szCs w:val="24"/>
        </w:rPr>
        <w:t>人须知前附表</w:t>
      </w:r>
    </w:p>
    <w:p w14:paraId="3DF71151">
      <w:pPr>
        <w:keepNext w:val="0"/>
        <w:keepLines w:val="0"/>
        <w:pageBreakBefore w:val="0"/>
        <w:widowControl w:val="0"/>
        <w:wordWrap/>
        <w:overflowPunct/>
        <w:topLinePunct w:val="0"/>
        <w:bidi w:val="0"/>
        <w:adjustRightInd/>
        <w:spacing w:after="160" w:line="400" w:lineRule="exact"/>
        <w:ind w:left="0" w:leftChars="0" w:firstLine="2160" w:firstLineChars="900"/>
        <w:rPr>
          <w:rFonts w:hint="eastAsia" w:ascii="宋体" w:hAnsi="宋体" w:eastAsia="宋体" w:cs="宋体"/>
          <w:sz w:val="24"/>
          <w:szCs w:val="24"/>
        </w:rPr>
      </w:pPr>
      <w:r>
        <w:rPr>
          <w:rFonts w:hint="eastAsia" w:ascii="宋体" w:hAnsi="宋体" w:eastAsia="宋体" w:cs="宋体"/>
          <w:sz w:val="24"/>
          <w:szCs w:val="24"/>
        </w:rPr>
        <w:sym w:font="Wingdings 2" w:char="00A3"/>
      </w:r>
      <w:r>
        <w:rPr>
          <w:rFonts w:hint="eastAsia" w:ascii="宋体" w:hAnsi="宋体" w:eastAsia="宋体" w:cs="宋体"/>
          <w:sz w:val="24"/>
          <w:szCs w:val="24"/>
        </w:rPr>
        <w:t>不接受联合体投标</w:t>
      </w:r>
    </w:p>
    <w:p w14:paraId="15C5BDBB">
      <w:pPr>
        <w:keepNext w:val="0"/>
        <w:keepLines w:val="0"/>
        <w:pageBreakBefore w:val="0"/>
        <w:widowControl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 xml:space="preserve">4.3 </w:t>
      </w:r>
      <w:r>
        <w:rPr>
          <w:rFonts w:hint="eastAsia" w:ascii="宋体" w:hAnsi="宋体" w:eastAsia="宋体" w:cs="宋体"/>
          <w:sz w:val="24"/>
          <w:szCs w:val="24"/>
          <w:lang w:val="en-US" w:eastAsia="zh-CN"/>
        </w:rPr>
        <w:t>申请</w:t>
      </w:r>
      <w:r>
        <w:rPr>
          <w:rFonts w:hint="eastAsia" w:ascii="宋体" w:hAnsi="宋体" w:eastAsia="宋体" w:cs="宋体"/>
          <w:sz w:val="24"/>
          <w:szCs w:val="24"/>
        </w:rPr>
        <w:t>人可以就本招标项目上述标段中的</w:t>
      </w:r>
      <w:r>
        <w:rPr>
          <w:rFonts w:hint="eastAsia" w:ascii="宋体" w:hAnsi="宋体" w:eastAsia="宋体" w:cs="宋体"/>
          <w:sz w:val="24"/>
          <w:szCs w:val="24"/>
          <w:u w:val="single"/>
        </w:rPr>
        <w:t xml:space="preserve">   </w:t>
      </w:r>
      <w:r>
        <w:rPr>
          <w:rFonts w:hint="eastAsia" w:ascii="宋体" w:hAnsi="宋体" w:eastAsia="宋体" w:cs="宋体"/>
          <w:sz w:val="24"/>
          <w:szCs w:val="24"/>
        </w:rPr>
        <w:t>（具体数量）个标段投标，但最多允许中标</w:t>
      </w:r>
      <w:r>
        <w:rPr>
          <w:rFonts w:hint="eastAsia" w:ascii="宋体" w:hAnsi="宋体" w:eastAsia="宋体" w:cs="宋体"/>
          <w:sz w:val="24"/>
          <w:szCs w:val="24"/>
          <w:u w:val="single"/>
        </w:rPr>
        <w:t xml:space="preserve">   </w:t>
      </w:r>
      <w:r>
        <w:rPr>
          <w:rFonts w:hint="eastAsia" w:ascii="宋体" w:hAnsi="宋体" w:eastAsia="宋体" w:cs="宋体"/>
          <w:sz w:val="24"/>
          <w:szCs w:val="24"/>
        </w:rPr>
        <w:t>（具体数量）个标段（适用于分标段的招标项目）。</w:t>
      </w:r>
    </w:p>
    <w:p w14:paraId="60C9728B">
      <w:pPr>
        <w:keepNext w:val="0"/>
        <w:keepLines w:val="0"/>
        <w:pageBreakBefore w:val="0"/>
        <w:widowControl w:val="0"/>
        <w:wordWrap/>
        <w:overflowPunct/>
        <w:topLinePunct w:val="0"/>
        <w:autoSpaceDE/>
        <w:autoSpaceDN/>
        <w:bidi w:val="0"/>
        <w:adjustRightInd/>
        <w:spacing w:after="160" w:line="400" w:lineRule="exact"/>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4.4 落实政府采购政策：详见投标人须知10.15。</w:t>
      </w:r>
    </w:p>
    <w:p w14:paraId="1660DB93">
      <w:pPr>
        <w:keepNext w:val="0"/>
        <w:keepLines w:val="0"/>
        <w:pageBreakBefore w:val="0"/>
        <w:widowControl w:val="0"/>
        <w:wordWrap/>
        <w:overflowPunct/>
        <w:topLinePunct w:val="0"/>
        <w:bidi w:val="0"/>
        <w:adjustRightInd/>
        <w:spacing w:after="160" w:line="400" w:lineRule="exact"/>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其他</w:t>
      </w:r>
      <w:r>
        <w:rPr>
          <w:rFonts w:hint="eastAsia" w:ascii="宋体" w:hAnsi="宋体" w:eastAsia="宋体" w:cs="宋体"/>
          <w:snapToGrid w:val="0"/>
          <w:kern w:val="0"/>
          <w:sz w:val="24"/>
          <w:szCs w:val="24"/>
          <w:u w:val="single"/>
        </w:rPr>
        <w:t xml:space="preserve">             </w:t>
      </w:r>
      <w:r>
        <w:rPr>
          <w:rFonts w:hint="eastAsia" w:ascii="宋体" w:hAnsi="宋体" w:eastAsia="宋体" w:cs="宋体"/>
          <w:sz w:val="24"/>
          <w:szCs w:val="24"/>
        </w:rPr>
        <w:t>。</w:t>
      </w:r>
    </w:p>
    <w:p w14:paraId="4B276C3F">
      <w:pPr>
        <w:pStyle w:val="3"/>
        <w:keepNext w:val="0"/>
        <w:keepLines w:val="0"/>
        <w:pageBreakBefore w:val="0"/>
        <w:widowControl w:val="0"/>
        <w:wordWrap/>
        <w:overflowPunct/>
        <w:topLinePunct w:val="0"/>
        <w:bidi w:val="0"/>
        <w:adjustRightInd/>
        <w:spacing w:after="160" w:line="400" w:lineRule="exact"/>
        <w:rPr>
          <w:rFonts w:hint="eastAsia"/>
        </w:rPr>
      </w:pPr>
      <w:bookmarkStart w:id="137" w:name="_Toc21453"/>
      <w:bookmarkStart w:id="138" w:name="_Toc211498585"/>
      <w:r>
        <w:rPr>
          <w:rFonts w:hint="eastAsia"/>
        </w:rPr>
        <w:t>5.资格预审方法</w:t>
      </w:r>
      <w:bookmarkEnd w:id="137"/>
      <w:bookmarkEnd w:id="138"/>
    </w:p>
    <w:p w14:paraId="22737F36">
      <w:pPr>
        <w:keepNext w:val="0"/>
        <w:keepLines w:val="0"/>
        <w:pageBreakBefore w:val="0"/>
        <w:widowControl w:val="0"/>
        <w:wordWrap/>
        <w:overflowPunct/>
        <w:topLinePunct w:val="0"/>
        <w:bidi w:val="0"/>
        <w:adjustRightInd/>
        <w:snapToGrid w:val="0"/>
        <w:spacing w:after="16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按下述第</w:t>
      </w:r>
      <w:r>
        <w:rPr>
          <w:rFonts w:hint="eastAsia" w:ascii="宋体" w:hAnsi="宋体" w:eastAsia="宋体" w:cs="宋体"/>
          <w:sz w:val="24"/>
          <w:szCs w:val="24"/>
          <w:u w:val="single"/>
        </w:rPr>
        <w:t xml:space="preserve">   </w:t>
      </w:r>
      <w:r>
        <w:rPr>
          <w:rFonts w:hint="eastAsia" w:ascii="宋体" w:hAnsi="宋体" w:eastAsia="宋体" w:cs="宋体"/>
          <w:sz w:val="24"/>
          <w:szCs w:val="24"/>
        </w:rPr>
        <w:t>种资格审查方法确定通过资格预审的申请人：</w:t>
      </w:r>
    </w:p>
    <w:p w14:paraId="4EED5126">
      <w:pPr>
        <w:keepNext w:val="0"/>
        <w:keepLines w:val="0"/>
        <w:pageBreakBefore w:val="0"/>
        <w:widowControl w:val="0"/>
        <w:wordWrap/>
        <w:overflowPunct/>
        <w:topLinePunct w:val="0"/>
        <w:bidi w:val="0"/>
        <w:adjustRightInd/>
        <w:snapToGrid w:val="0"/>
        <w:spacing w:after="16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（1）合格制，即通过</w:t>
      </w:r>
      <w:r>
        <w:rPr>
          <w:rFonts w:hint="eastAsia" w:ascii="宋体" w:hAnsi="宋体" w:eastAsia="宋体" w:cs="宋体"/>
          <w:sz w:val="24"/>
          <w:szCs w:val="24"/>
          <w:lang w:val="en-US" w:eastAsia="zh-CN"/>
        </w:rPr>
        <w:t>初步（合格性）审查</w:t>
      </w:r>
      <w:r>
        <w:rPr>
          <w:rFonts w:hint="eastAsia" w:ascii="宋体" w:hAnsi="宋体" w:eastAsia="宋体" w:cs="宋体"/>
          <w:sz w:val="24"/>
          <w:szCs w:val="24"/>
        </w:rPr>
        <w:t>的申请人均通过资格预审。</w:t>
      </w:r>
    </w:p>
    <w:p w14:paraId="52A4C5BA">
      <w:pPr>
        <w:keepNext w:val="0"/>
        <w:keepLines w:val="0"/>
        <w:pageBreakBefore w:val="0"/>
        <w:widowControl w:val="0"/>
        <w:wordWrap/>
        <w:overflowPunct/>
        <w:topLinePunct w:val="0"/>
        <w:bidi w:val="0"/>
        <w:adjustRightInd/>
        <w:spacing w:after="160"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t>（2）有限数量制</w:t>
      </w:r>
      <w:r>
        <w:rPr>
          <w:rFonts w:hint="eastAsia" w:ascii="宋体" w:hAnsi="宋体" w:eastAsia="宋体" w:cs="宋体"/>
          <w:sz w:val="24"/>
          <w:szCs w:val="24"/>
          <w:lang w:eastAsia="zh-CN"/>
        </w:rPr>
        <w:t>：</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lang w:val="en-US" w:eastAsia="zh-CN"/>
        </w:rPr>
        <w:t>人</w:t>
      </w:r>
      <w:r>
        <w:rPr>
          <w:rFonts w:hint="eastAsia" w:ascii="宋体" w:hAnsi="宋体" w:eastAsia="宋体" w:cs="宋体"/>
          <w:sz w:val="24"/>
          <w:szCs w:val="24"/>
        </w:rPr>
        <w:t>（含本数）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对资格进行初步（合格性）审查。</w:t>
      </w:r>
      <w:r>
        <w:rPr>
          <w:rFonts w:hint="eastAsia" w:ascii="宋体" w:hAnsi="宋体" w:eastAsia="宋体" w:cs="宋体"/>
          <w:sz w:val="24"/>
          <w:szCs w:val="24"/>
        </w:rPr>
        <w:t>如合格申请人不足</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个（含本数）的，均通过资格预审</w:t>
      </w:r>
      <w:r>
        <w:rPr>
          <w:rFonts w:hint="eastAsia" w:ascii="宋体" w:hAnsi="宋体" w:eastAsia="宋体" w:cs="宋体"/>
          <w:sz w:val="24"/>
          <w:szCs w:val="24"/>
          <w:lang w:eastAsia="zh-CN"/>
        </w:rPr>
        <w:t>；</w:t>
      </w:r>
      <w:r>
        <w:rPr>
          <w:rFonts w:hint="eastAsia" w:ascii="宋体" w:hAnsi="宋体" w:eastAsia="宋体" w:cs="宋体"/>
          <w:sz w:val="24"/>
          <w:szCs w:val="24"/>
        </w:rPr>
        <w:t>如合格申请人超过</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个的</w:t>
      </w:r>
      <w:r>
        <w:rPr>
          <w:rFonts w:hint="eastAsia" w:ascii="宋体" w:hAnsi="宋体" w:eastAsia="宋体" w:cs="宋体"/>
          <w:sz w:val="24"/>
          <w:szCs w:val="24"/>
          <w:lang w:eastAsia="zh-CN"/>
        </w:rPr>
        <w:t>，</w:t>
      </w:r>
      <w:r>
        <w:rPr>
          <w:rFonts w:hint="eastAsia" w:ascii="宋体" w:hAnsi="宋体" w:eastAsia="宋体" w:cs="宋体"/>
          <w:sz w:val="24"/>
          <w:szCs w:val="24"/>
        </w:rPr>
        <w:t>由交易系统随机确定</w:t>
      </w:r>
      <w:r>
        <w:rPr>
          <w:rFonts w:hint="eastAsia" w:ascii="宋体" w:hAnsi="宋体" w:eastAsia="宋体" w:cs="宋体"/>
          <w:sz w:val="24"/>
          <w:szCs w:val="24"/>
          <w:lang w:val="en-US" w:eastAsia="zh-CN"/>
        </w:rPr>
        <w:t>申请</w:t>
      </w:r>
      <w:r>
        <w:rPr>
          <w:rFonts w:hint="eastAsia" w:ascii="宋体" w:hAnsi="宋体" w:eastAsia="宋体" w:cs="宋体"/>
          <w:sz w:val="24"/>
          <w:szCs w:val="24"/>
        </w:rPr>
        <w:t>人</w:t>
      </w:r>
      <w:r>
        <w:rPr>
          <w:rFonts w:hint="eastAsia" w:ascii="宋体" w:hAnsi="宋体" w:eastAsia="宋体" w:cs="宋体"/>
          <w:sz w:val="24"/>
          <w:szCs w:val="24"/>
          <w:lang w:eastAsia="zh-CN"/>
        </w:rPr>
        <w:t>。</w:t>
      </w:r>
    </w:p>
    <w:p w14:paraId="73F1116C">
      <w:pPr>
        <w:pStyle w:val="3"/>
        <w:keepNext w:val="0"/>
        <w:keepLines w:val="0"/>
        <w:pageBreakBefore w:val="0"/>
        <w:widowControl w:val="0"/>
        <w:wordWrap/>
        <w:overflowPunct/>
        <w:topLinePunct w:val="0"/>
        <w:bidi w:val="0"/>
        <w:adjustRightInd/>
        <w:spacing w:after="160" w:line="400" w:lineRule="exact"/>
        <w:rPr>
          <w:rFonts w:hint="eastAsia" w:ascii="宋体" w:hAnsi="宋体" w:eastAsia="宋体" w:cs="宋体"/>
        </w:rPr>
      </w:pPr>
      <w:bookmarkStart w:id="139" w:name="_Toc4024"/>
      <w:bookmarkStart w:id="140" w:name="_Toc211498586"/>
      <w:r>
        <w:rPr>
          <w:rFonts w:hint="eastAsia" w:ascii="宋体" w:hAnsi="宋体" w:eastAsia="宋体" w:cs="宋体"/>
        </w:rPr>
        <w:t>6.资格预审文件的获取</w:t>
      </w:r>
      <w:bookmarkEnd w:id="139"/>
      <w:bookmarkEnd w:id="140"/>
    </w:p>
    <w:p w14:paraId="5ECF06C7">
      <w:pPr>
        <w:pageBreakBefore w:val="0"/>
        <w:wordWrap/>
        <w:overflowPunct/>
        <w:topLinePunct w:val="0"/>
        <w:autoSpaceDE w:val="0"/>
        <w:autoSpaceDN w:val="0"/>
        <w:bidi w:val="0"/>
        <w:adjustRightInd/>
        <w:spacing w:after="16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6.1 请申请人于</w:t>
      </w:r>
      <w:r>
        <w:rPr>
          <w:rFonts w:hint="eastAsia" w:ascii="宋体" w:hAnsi="宋体" w:eastAsia="宋体" w:cs="宋体"/>
          <w:sz w:val="24"/>
          <w:szCs w:val="24"/>
          <w:u w:val="single"/>
        </w:rPr>
        <w:t xml:space="preserve">   </w:t>
      </w:r>
      <w:r>
        <w:rPr>
          <w:rFonts w:hint="eastAsia" w:ascii="宋体" w:hAnsi="宋体" w:eastAsia="宋体" w:cs="宋体"/>
          <w:sz w:val="24"/>
          <w:szCs w:val="24"/>
        </w:rPr>
        <w:t>年</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u w:val="single"/>
        </w:rPr>
        <w:t xml:space="preserve">   </w:t>
      </w:r>
      <w:r>
        <w:rPr>
          <w:rFonts w:hint="eastAsia" w:ascii="宋体" w:hAnsi="宋体" w:eastAsia="宋体" w:cs="宋体"/>
          <w:sz w:val="24"/>
          <w:szCs w:val="24"/>
        </w:rPr>
        <w:t>日起至</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年</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月</w:t>
      </w:r>
      <w:r>
        <w:rPr>
          <w:rFonts w:hint="eastAsia" w:ascii="宋体" w:hAnsi="宋体" w:eastAsia="宋体" w:cs="宋体"/>
          <w:snapToGrid w:val="0"/>
          <w:kern w:val="0"/>
          <w:sz w:val="24"/>
          <w:szCs w:val="24"/>
          <w:u w:val="single"/>
          <w:lang w:val="en-US" w:eastAsia="zh-CN"/>
        </w:rPr>
        <w:t xml:space="preserve">   </w:t>
      </w:r>
      <w:r>
        <w:rPr>
          <w:rFonts w:hint="eastAsia" w:ascii="宋体" w:hAnsi="宋体" w:eastAsia="宋体" w:cs="宋体"/>
          <w:snapToGrid w:val="0"/>
          <w:kern w:val="0"/>
          <w:sz w:val="24"/>
          <w:szCs w:val="24"/>
        </w:rPr>
        <w:t>日</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时止（北京时间，下同）</w:t>
      </w:r>
      <w:r>
        <w:rPr>
          <w:rFonts w:hint="eastAsia" w:ascii="宋体" w:hAnsi="宋体" w:eastAsia="宋体" w:cs="宋体"/>
          <w:sz w:val="24"/>
          <w:szCs w:val="24"/>
        </w:rPr>
        <w:t>在</w:t>
      </w:r>
      <w:r>
        <w:rPr>
          <w:rFonts w:hint="eastAsia" w:ascii="宋体" w:hAnsi="宋体" w:eastAsia="宋体" w:cs="宋体"/>
          <w:sz w:val="24"/>
          <w:szCs w:val="24"/>
          <w:u w:val="single"/>
        </w:rPr>
        <w:t>烟台市公共资源交易网</w:t>
      </w:r>
      <w:r>
        <w:rPr>
          <w:rFonts w:hint="eastAsia" w:ascii="宋体" w:hAnsi="宋体" w:eastAsia="宋体" w:cs="宋体"/>
          <w:sz w:val="24"/>
          <w:szCs w:val="24"/>
        </w:rPr>
        <w:t>下载数据电文形式的资格预审文件。</w:t>
      </w:r>
    </w:p>
    <w:p w14:paraId="08532515">
      <w:pPr>
        <w:pageBreakBefore w:val="0"/>
        <w:wordWrap/>
        <w:overflowPunct/>
        <w:topLinePunct w:val="0"/>
        <w:autoSpaceDE w:val="0"/>
        <w:autoSpaceDN w:val="0"/>
        <w:bidi w:val="0"/>
        <w:adjustRightInd/>
        <w:spacing w:after="160" w:line="40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6.2 潜在投标人或者其他利害关系人对资格预审文件有异议的，应当在提交资格预审申请文件截止时间2日前提出</w:t>
      </w:r>
      <w:r>
        <w:rPr>
          <w:rFonts w:hint="eastAsia" w:ascii="宋体" w:hAnsi="宋体" w:eastAsia="宋体" w:cs="宋体"/>
          <w:sz w:val="24"/>
          <w:szCs w:val="24"/>
          <w:lang w:eastAsia="zh-CN"/>
        </w:rPr>
        <w:t>。</w:t>
      </w:r>
    </w:p>
    <w:p w14:paraId="47D0C046">
      <w:pPr>
        <w:pStyle w:val="3"/>
        <w:keepNext w:val="0"/>
        <w:keepLines w:val="0"/>
        <w:pageBreakBefore w:val="0"/>
        <w:widowControl w:val="0"/>
        <w:wordWrap/>
        <w:overflowPunct/>
        <w:topLinePunct w:val="0"/>
        <w:bidi w:val="0"/>
        <w:adjustRightInd/>
        <w:spacing w:after="160" w:line="400" w:lineRule="exact"/>
        <w:rPr>
          <w:rFonts w:hint="eastAsia" w:ascii="宋体" w:hAnsi="宋体" w:eastAsia="宋体" w:cs="宋体"/>
        </w:rPr>
      </w:pPr>
      <w:bookmarkStart w:id="141" w:name="_Toc211498587"/>
      <w:bookmarkStart w:id="142" w:name="_Toc14612"/>
      <w:r>
        <w:rPr>
          <w:rFonts w:hint="eastAsia" w:ascii="宋体" w:hAnsi="宋体" w:eastAsia="宋体" w:cs="宋体"/>
        </w:rPr>
        <w:t>7.资格预审申请文件的递交</w:t>
      </w:r>
      <w:bookmarkEnd w:id="141"/>
      <w:bookmarkEnd w:id="142"/>
    </w:p>
    <w:p w14:paraId="7DF77554">
      <w:pPr>
        <w:keepNext w:val="0"/>
        <w:keepLines w:val="0"/>
        <w:pageBreakBefore w:val="0"/>
        <w:widowControl w:val="0"/>
        <w:kinsoku/>
        <w:wordWrap w:val="0"/>
        <w:overflowPunct/>
        <w:topLinePunct/>
        <w:autoSpaceDE w:val="0"/>
        <w:autoSpaceDN w:val="0"/>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7.1 电子资格预审申请文件递交的截止时间（即：申请截止时间，下同）为</w:t>
      </w:r>
      <w:r>
        <w:rPr>
          <w:rFonts w:hint="eastAsia" w:ascii="宋体" w:hAnsi="宋体" w:eastAsia="宋体" w:cs="宋体"/>
          <w:sz w:val="24"/>
          <w:szCs w:val="24"/>
          <w:u w:val="single"/>
        </w:rPr>
        <w:t xml:space="preserve">   </w:t>
      </w:r>
      <w:r>
        <w:rPr>
          <w:rFonts w:hint="eastAsia" w:ascii="宋体" w:hAnsi="宋体" w:eastAsia="宋体" w:cs="宋体"/>
          <w:sz w:val="24"/>
          <w:szCs w:val="24"/>
        </w:rPr>
        <w:t>年</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日</w:t>
      </w:r>
      <w:r>
        <w:rPr>
          <w:rFonts w:hint="eastAsia" w:ascii="宋体" w:hAnsi="宋体" w:eastAsia="宋体" w:cs="宋体"/>
          <w:sz w:val="24"/>
          <w:szCs w:val="24"/>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时</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分。请申请人登录</w:t>
      </w:r>
      <w:r>
        <w:rPr>
          <w:rFonts w:hint="eastAsia" w:ascii="宋体" w:hAnsi="宋体" w:eastAsia="宋体" w:cs="宋体"/>
          <w:sz w:val="24"/>
          <w:szCs w:val="24"/>
          <w:u w:val="single"/>
        </w:rPr>
        <w:t>烟台市公共资源交易网</w:t>
      </w:r>
      <w:r>
        <w:rPr>
          <w:rFonts w:hint="eastAsia" w:ascii="宋体" w:hAnsi="宋体" w:eastAsia="宋体" w:cs="宋体"/>
          <w:sz w:val="24"/>
          <w:szCs w:val="24"/>
        </w:rPr>
        <w:t>下载电子投标文件制作工具编制资格预审申请文件，申请人应在申请截止时间前通过</w:t>
      </w:r>
      <w:r>
        <w:rPr>
          <w:rFonts w:hint="eastAsia" w:ascii="宋体" w:hAnsi="宋体" w:eastAsia="宋体" w:cs="宋体"/>
          <w:sz w:val="24"/>
          <w:szCs w:val="24"/>
          <w:u w:val="single"/>
        </w:rPr>
        <w:t>烟台市公共资源交易网</w:t>
      </w:r>
      <w:r>
        <w:rPr>
          <w:rFonts w:hint="eastAsia" w:ascii="宋体" w:hAnsi="宋体" w:eastAsia="宋体" w:cs="宋体"/>
          <w:sz w:val="24"/>
          <w:szCs w:val="24"/>
        </w:rPr>
        <w:t>递交数据电文形式的资格预审申请文件。逾期递交的资格预审申请文件，电子招标投标交易平台予以拒收。</w:t>
      </w:r>
    </w:p>
    <w:p w14:paraId="193C73BF">
      <w:pPr>
        <w:pageBreakBefore w:val="0"/>
        <w:wordWrap/>
        <w:overflowPunct/>
        <w:topLinePunct w:val="0"/>
        <w:autoSpaceDE w:val="0"/>
        <w:autoSpaceDN w:val="0"/>
        <w:bidi w:val="0"/>
        <w:adjustRightInd/>
        <w:spacing w:after="16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7.2 </w:t>
      </w:r>
      <w:r>
        <w:rPr>
          <w:rFonts w:hint="eastAsia" w:ascii="宋体" w:hAnsi="宋体" w:eastAsia="宋体" w:cs="宋体"/>
          <w:kern w:val="2"/>
          <w:sz w:val="24"/>
          <w:szCs w:val="24"/>
          <w:highlight w:val="none"/>
        </w:rPr>
        <w:t>投标人须于投标截止时间前一小时进行网上签到</w:t>
      </w:r>
      <w:r>
        <w:rPr>
          <w:rFonts w:hint="eastAsia" w:ascii="宋体" w:hAnsi="宋体" w:eastAsia="宋体" w:cs="宋体"/>
          <w:kern w:val="2"/>
          <w:sz w:val="24"/>
          <w:szCs w:val="24"/>
          <w:highlight w:val="none"/>
          <w:lang w:eastAsia="zh-CN"/>
        </w:rPr>
        <w:t>。</w:t>
      </w:r>
      <w:r>
        <w:rPr>
          <w:rFonts w:hint="eastAsia" w:ascii="宋体" w:hAnsi="宋体" w:eastAsia="宋体" w:cs="宋体"/>
          <w:sz w:val="24"/>
          <w:szCs w:val="24"/>
        </w:rPr>
        <w:t xml:space="preserve">电子投标文件的解密截止时间为招标人或招标代理机构发起启动投标文件解密后 30 分钟。请投标人确保投标文件如期解密。在开标现场解密的，请投标人自备解密电脑和网络。 </w:t>
      </w:r>
    </w:p>
    <w:p w14:paraId="13C6D7DB">
      <w:pPr>
        <w:pStyle w:val="3"/>
        <w:keepNext w:val="0"/>
        <w:keepLines w:val="0"/>
        <w:pageBreakBefore w:val="0"/>
        <w:widowControl w:val="0"/>
        <w:wordWrap/>
        <w:overflowPunct/>
        <w:topLinePunct w:val="0"/>
        <w:bidi w:val="0"/>
        <w:adjustRightInd/>
        <w:spacing w:after="160" w:line="400" w:lineRule="exact"/>
        <w:rPr>
          <w:rFonts w:hint="eastAsia" w:ascii="宋体" w:hAnsi="宋体" w:eastAsia="宋体" w:cs="宋体"/>
        </w:rPr>
      </w:pPr>
      <w:bookmarkStart w:id="143" w:name="_Toc9620"/>
      <w:bookmarkStart w:id="144" w:name="_Toc211498588"/>
      <w:r>
        <w:rPr>
          <w:rFonts w:hint="eastAsia" w:ascii="宋体" w:hAnsi="宋体" w:eastAsia="宋体" w:cs="宋体"/>
        </w:rPr>
        <w:t>8.评标办法及确定中标人方式</w:t>
      </w:r>
      <w:bookmarkEnd w:id="143"/>
      <w:bookmarkEnd w:id="144"/>
    </w:p>
    <w:p w14:paraId="2565C77B">
      <w:pPr>
        <w:pageBreakBefore w:val="0"/>
        <w:wordWrap/>
        <w:overflowPunct/>
        <w:topLinePunct w:val="0"/>
        <w:autoSpaceDE w:val="0"/>
        <w:autoSpaceDN w:val="0"/>
        <w:bidi w:val="0"/>
        <w:adjustRightInd/>
        <w:snapToGrid w:val="0"/>
        <w:spacing w:after="16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8.1</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评标办法</w:t>
      </w:r>
    </w:p>
    <w:p w14:paraId="7A830D1B">
      <w:pPr>
        <w:pageBreakBefore w:val="0"/>
        <w:wordWrap/>
        <w:overflowPunct/>
        <w:topLinePunct w:val="0"/>
        <w:autoSpaceDE w:val="0"/>
        <w:autoSpaceDN w:val="0"/>
        <w:bidi w:val="0"/>
        <w:adjustRightInd/>
        <w:snapToGrid w:val="0"/>
        <w:spacing w:after="16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本招标项目采用：</w:t>
      </w:r>
      <w:r>
        <w:rPr>
          <w:rFonts w:hint="eastAsia" w:ascii="宋体" w:hAnsi="宋体" w:eastAsia="宋体" w:cs="宋体"/>
          <w:sz w:val="24"/>
          <w:szCs w:val="24"/>
        </w:rPr>
        <w:sym w:font="Wingdings 2" w:char="00A3"/>
      </w:r>
      <w:r>
        <w:rPr>
          <w:rFonts w:hint="eastAsia" w:ascii="宋体" w:hAnsi="宋体" w:eastAsia="宋体" w:cs="宋体"/>
          <w:sz w:val="24"/>
          <w:szCs w:val="24"/>
        </w:rPr>
        <w:t>经评审的最低投标价法；</w:t>
      </w:r>
      <w:r>
        <w:rPr>
          <w:rFonts w:hint="eastAsia" w:ascii="宋体" w:hAnsi="宋体" w:eastAsia="宋体" w:cs="宋体"/>
          <w:sz w:val="24"/>
          <w:szCs w:val="24"/>
        </w:rPr>
        <w:sym w:font="Wingdings 2" w:char="00A3"/>
      </w:r>
      <w:r>
        <w:rPr>
          <w:rFonts w:hint="eastAsia" w:ascii="宋体" w:hAnsi="宋体" w:eastAsia="宋体" w:cs="宋体"/>
          <w:sz w:val="24"/>
          <w:szCs w:val="24"/>
        </w:rPr>
        <w:t>合理低价法；</w:t>
      </w:r>
      <w:r>
        <w:rPr>
          <w:rFonts w:hint="eastAsia" w:ascii="宋体" w:hAnsi="宋体" w:eastAsia="宋体" w:cs="宋体"/>
          <w:sz w:val="24"/>
          <w:szCs w:val="24"/>
        </w:rPr>
        <w:sym w:font="Wingdings 2" w:char="00A3"/>
      </w:r>
      <w:r>
        <w:rPr>
          <w:rFonts w:hint="eastAsia" w:ascii="宋体" w:hAnsi="宋体" w:eastAsia="宋体" w:cs="宋体"/>
          <w:sz w:val="24"/>
          <w:szCs w:val="24"/>
        </w:rPr>
        <w:t>技术评分最低标价法；</w:t>
      </w:r>
      <w:r>
        <w:rPr>
          <w:rFonts w:hint="eastAsia" w:ascii="宋体" w:hAnsi="宋体" w:eastAsia="宋体" w:cs="宋体"/>
          <w:sz w:val="24"/>
          <w:szCs w:val="24"/>
        </w:rPr>
        <w:sym w:font="Wingdings 2" w:char="00A3"/>
      </w:r>
      <w:r>
        <w:rPr>
          <w:rFonts w:hint="eastAsia" w:ascii="宋体" w:hAnsi="宋体" w:eastAsia="宋体" w:cs="宋体"/>
          <w:sz w:val="24"/>
          <w:szCs w:val="24"/>
        </w:rPr>
        <w:t>综合评估法1；</w:t>
      </w:r>
      <w:r>
        <w:rPr>
          <w:rFonts w:hint="eastAsia" w:ascii="宋体" w:hAnsi="宋体" w:eastAsia="宋体" w:cs="宋体"/>
          <w:sz w:val="24"/>
          <w:szCs w:val="24"/>
        </w:rPr>
        <w:sym w:font="Wingdings 2" w:char="00A3"/>
      </w:r>
      <w:r>
        <w:rPr>
          <w:rFonts w:hint="eastAsia" w:ascii="宋体" w:hAnsi="宋体" w:eastAsia="宋体" w:cs="宋体"/>
          <w:sz w:val="24"/>
          <w:szCs w:val="24"/>
        </w:rPr>
        <w:t>综合评估法2。</w:t>
      </w:r>
      <w:bookmarkStart w:id="145" w:name="_Hlk210204613"/>
    </w:p>
    <w:p w14:paraId="1DC3FFF4">
      <w:pPr>
        <w:pageBreakBefore w:val="0"/>
        <w:wordWrap/>
        <w:overflowPunct/>
        <w:topLinePunct w:val="0"/>
        <w:autoSpaceDE w:val="0"/>
        <w:autoSpaceDN w:val="0"/>
        <w:bidi w:val="0"/>
        <w:adjustRightInd/>
        <w:snapToGrid w:val="0"/>
        <w:spacing w:after="16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8.2</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确定中标人方式</w:t>
      </w:r>
    </w:p>
    <w:p w14:paraId="0C5492A0">
      <w:pPr>
        <w:pageBreakBefore w:val="0"/>
        <w:wordWrap/>
        <w:overflowPunct/>
        <w:topLinePunct w:val="0"/>
        <w:autoSpaceDE w:val="0"/>
        <w:autoSpaceDN w:val="0"/>
        <w:bidi w:val="0"/>
        <w:adjustRightInd/>
        <w:snapToGrid w:val="0"/>
        <w:spacing w:after="16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sym w:font="Wingdings 2" w:char="00A3"/>
      </w:r>
      <w:r>
        <w:rPr>
          <w:rFonts w:hint="eastAsia" w:ascii="宋体" w:hAnsi="宋体" w:eastAsia="宋体" w:cs="宋体"/>
          <w:sz w:val="24"/>
          <w:szCs w:val="24"/>
        </w:rPr>
        <w:t>排序法；</w:t>
      </w:r>
      <w:r>
        <w:rPr>
          <w:rFonts w:hint="eastAsia" w:ascii="宋体" w:hAnsi="宋体" w:eastAsia="宋体" w:cs="宋体"/>
          <w:sz w:val="24"/>
          <w:szCs w:val="24"/>
        </w:rPr>
        <w:sym w:font="Wingdings 2" w:char="00A3"/>
      </w:r>
      <w:r>
        <w:rPr>
          <w:rFonts w:hint="eastAsia" w:ascii="宋体" w:hAnsi="宋体" w:eastAsia="宋体" w:cs="宋体"/>
          <w:sz w:val="24"/>
          <w:szCs w:val="24"/>
        </w:rPr>
        <w:t>评定分离法</w:t>
      </w:r>
    </w:p>
    <w:bookmarkEnd w:id="145"/>
    <w:p w14:paraId="5EA3A905">
      <w:pPr>
        <w:pStyle w:val="3"/>
        <w:keepNext w:val="0"/>
        <w:keepLines w:val="0"/>
        <w:pageBreakBefore w:val="0"/>
        <w:widowControl w:val="0"/>
        <w:wordWrap/>
        <w:overflowPunct/>
        <w:topLinePunct w:val="0"/>
        <w:bidi w:val="0"/>
        <w:adjustRightInd/>
        <w:spacing w:after="160" w:line="400" w:lineRule="exact"/>
        <w:rPr>
          <w:rFonts w:hint="eastAsia" w:ascii="宋体" w:hAnsi="宋体" w:eastAsia="宋体" w:cs="宋体"/>
        </w:rPr>
      </w:pPr>
      <w:bookmarkStart w:id="146" w:name="_Toc211498589"/>
      <w:bookmarkStart w:id="147" w:name="_Toc26254"/>
      <w:r>
        <w:rPr>
          <w:rFonts w:hint="eastAsia" w:ascii="宋体" w:hAnsi="宋体" w:eastAsia="宋体" w:cs="宋体"/>
        </w:rPr>
        <w:t>9.发布公告的媒介</w:t>
      </w:r>
      <w:bookmarkEnd w:id="146"/>
      <w:bookmarkEnd w:id="147"/>
    </w:p>
    <w:p w14:paraId="464F5A16">
      <w:pPr>
        <w:pageBreakBefore w:val="0"/>
        <w:wordWrap/>
        <w:overflowPunct/>
        <w:topLinePunct w:val="0"/>
        <w:autoSpaceDE w:val="0"/>
        <w:autoSpaceDN w:val="0"/>
        <w:bidi w:val="0"/>
        <w:adjustRightInd/>
        <w:spacing w:after="16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本次招标公</w:t>
      </w:r>
      <w:r>
        <w:rPr>
          <w:rFonts w:hint="eastAsia" w:ascii="宋体" w:hAnsi="宋体" w:eastAsia="宋体" w:cs="宋体"/>
          <w:b w:val="0"/>
          <w:bCs w:val="0"/>
          <w:sz w:val="24"/>
          <w:szCs w:val="24"/>
        </w:rPr>
        <w:t>告同时在中国招标投标公共服务平台、</w:t>
      </w:r>
      <w:r>
        <w:rPr>
          <w:rFonts w:hint="eastAsia" w:ascii="宋体" w:hAnsi="宋体" w:eastAsia="宋体" w:cs="宋体"/>
          <w:b w:val="0"/>
          <w:bCs w:val="0"/>
          <w:sz w:val="24"/>
          <w:szCs w:val="24"/>
          <w:u w:val="none"/>
        </w:rPr>
        <w:t>山东省公共资源交易网</w:t>
      </w:r>
      <w:r>
        <w:rPr>
          <w:rFonts w:hint="eastAsia" w:ascii="宋体" w:hAnsi="宋体" w:eastAsia="宋体" w:cs="宋体"/>
          <w:b w:val="0"/>
          <w:bCs w:val="0"/>
          <w:sz w:val="24"/>
          <w:szCs w:val="24"/>
          <w:u w:val="none"/>
          <w:lang w:eastAsia="zh-CN"/>
        </w:rPr>
        <w:t>、</w:t>
      </w:r>
      <w:r>
        <w:rPr>
          <w:rFonts w:hint="eastAsia" w:ascii="宋体" w:hAnsi="宋体" w:eastAsia="宋体" w:cs="宋体"/>
          <w:b w:val="0"/>
          <w:bCs w:val="0"/>
          <w:sz w:val="24"/>
          <w:szCs w:val="24"/>
          <w:u w:val="none"/>
          <w:lang w:val="en-US" w:eastAsia="zh-CN"/>
        </w:rPr>
        <w:t>烟台市公共资源交易网</w:t>
      </w:r>
      <w:r>
        <w:rPr>
          <w:rFonts w:hint="eastAsia" w:cs="宋体"/>
          <w:b w:val="0"/>
          <w:bCs w:val="0"/>
          <w:sz w:val="24"/>
          <w:szCs w:val="24"/>
          <w:u w:val="none"/>
          <w:lang w:val="en-US" w:eastAsia="zh-CN"/>
        </w:rPr>
        <w:t>、</w:t>
      </w:r>
      <w:r>
        <w:rPr>
          <w:rFonts w:hint="eastAsia" w:ascii="宋体" w:hAnsi="宋体" w:eastAsia="宋体" w:cs="宋体"/>
          <w:sz w:val="24"/>
          <w:szCs w:val="24"/>
          <w:u w:val="single"/>
        </w:rPr>
        <w:t xml:space="preserve">                </w:t>
      </w:r>
      <w:r>
        <w:rPr>
          <w:rFonts w:hint="eastAsia" w:ascii="宋体" w:hAnsi="宋体" w:eastAsia="宋体" w:cs="宋体"/>
          <w:b w:val="0"/>
          <w:bCs w:val="0"/>
          <w:sz w:val="24"/>
          <w:szCs w:val="24"/>
        </w:rPr>
        <w:t>发布。</w:t>
      </w:r>
    </w:p>
    <w:p w14:paraId="3343DE17">
      <w:pPr>
        <w:pStyle w:val="3"/>
        <w:keepNext w:val="0"/>
        <w:keepLines w:val="0"/>
        <w:pageBreakBefore w:val="0"/>
        <w:widowControl w:val="0"/>
        <w:wordWrap/>
        <w:overflowPunct/>
        <w:topLinePunct w:val="0"/>
        <w:bidi w:val="0"/>
        <w:adjustRightInd/>
        <w:spacing w:after="160" w:line="400" w:lineRule="exact"/>
        <w:rPr>
          <w:rFonts w:hint="eastAsia" w:ascii="宋体" w:hAnsi="宋体" w:eastAsia="宋体" w:cs="宋体"/>
        </w:rPr>
      </w:pPr>
      <w:bookmarkStart w:id="148" w:name="_Toc211498590"/>
      <w:bookmarkStart w:id="149" w:name="_Toc4004"/>
      <w:r>
        <w:rPr>
          <w:rFonts w:hint="eastAsia" w:ascii="宋体" w:hAnsi="宋体" w:eastAsia="宋体" w:cs="宋体"/>
          <w:lang w:val="en-US" w:eastAsia="zh-CN"/>
        </w:rPr>
        <w:t>10.</w:t>
      </w:r>
      <w:r>
        <w:rPr>
          <w:rFonts w:hint="eastAsia" w:ascii="宋体" w:hAnsi="宋体" w:eastAsia="宋体" w:cs="宋体"/>
          <w:lang w:eastAsia="zh-CN"/>
        </w:rPr>
        <w:t>其他</w:t>
      </w:r>
      <w:bookmarkEnd w:id="148"/>
      <w:bookmarkEnd w:id="149"/>
    </w:p>
    <w:p w14:paraId="155B5C05">
      <w:pPr>
        <w:pStyle w:val="15"/>
        <w:keepNext w:val="0"/>
        <w:keepLines w:val="0"/>
        <w:pageBreakBefore w:val="0"/>
        <w:wordWrap/>
        <w:overflowPunct/>
        <w:topLinePunct w:val="0"/>
        <w:autoSpaceDE w:val="0"/>
        <w:autoSpaceDN w:val="0"/>
        <w:bidi w:val="0"/>
        <w:adjustRightInd/>
        <w:snapToGrid/>
        <w:spacing w:after="160" w:line="400" w:lineRule="exact"/>
        <w:ind w:firstLine="480" w:firstLineChars="200"/>
        <w:rPr>
          <w:rFonts w:hint="eastAsia" w:ascii="宋体" w:hAnsi="宋体" w:eastAsia="宋体" w:cs="宋体"/>
          <w:snapToGrid w:val="0"/>
          <w:kern w:val="0"/>
          <w:sz w:val="24"/>
          <w:szCs w:val="24"/>
        </w:rPr>
      </w:pPr>
      <w:r>
        <w:rPr>
          <w:rFonts w:hint="eastAsia" w:ascii="宋体" w:hAnsi="宋体" w:eastAsia="宋体" w:cs="宋体"/>
          <w:sz w:val="24"/>
          <w:szCs w:val="24"/>
          <w:lang w:val="en-US" w:eastAsia="zh-CN"/>
        </w:rPr>
        <w:t>10.1</w:t>
      </w:r>
      <w:r>
        <w:rPr>
          <w:rFonts w:hint="eastAsia" w:cs="宋体"/>
          <w:sz w:val="24"/>
          <w:szCs w:val="24"/>
          <w:lang w:val="en-US" w:eastAsia="zh-CN"/>
        </w:rPr>
        <w:t xml:space="preserve"> </w:t>
      </w:r>
      <w:r>
        <w:rPr>
          <w:rFonts w:hint="eastAsia" w:ascii="宋体" w:hAnsi="宋体" w:eastAsia="宋体" w:cs="宋体"/>
          <w:sz w:val="24"/>
          <w:szCs w:val="24"/>
        </w:rPr>
        <w:t>本招标项目采用</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w:t>
      </w:r>
      <w:r>
        <w:rPr>
          <w:rFonts w:hint="eastAsia" w:ascii="宋体" w:hAnsi="宋体" w:eastAsia="宋体" w:cs="宋体"/>
          <w:sz w:val="24"/>
          <w:szCs w:val="24"/>
          <w:lang w:val="en-US" w:eastAsia="zh-CN"/>
        </w:rPr>
        <w:t>由系统按照项目规模进行确定</w:t>
      </w:r>
      <w:r>
        <w:rPr>
          <w:rFonts w:hint="eastAsia" w:ascii="宋体" w:hAnsi="宋体" w:eastAsia="宋体" w:cs="宋体"/>
          <w:sz w:val="24"/>
          <w:szCs w:val="24"/>
        </w:rPr>
        <w:t>）远程异地就近评标。</w:t>
      </w:r>
    </w:p>
    <w:p w14:paraId="3505B2B4">
      <w:pPr>
        <w:keepNext w:val="0"/>
        <w:keepLines w:val="0"/>
        <w:pageBreakBefore w:val="0"/>
        <w:widowControl/>
        <w:kinsoku/>
        <w:wordWrap w:val="0"/>
        <w:overflowPunct/>
        <w:topLinePunct/>
        <w:autoSpaceDE w:val="0"/>
        <w:autoSpaceDN w:val="0"/>
        <w:bidi w:val="0"/>
        <w:adjustRightInd/>
        <w:snapToGrid/>
        <w:spacing w:after="160" w:line="400" w:lineRule="exact"/>
        <w:ind w:firstLine="480" w:firstLineChars="200"/>
        <w:jc w:val="left"/>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10.2</w:t>
      </w:r>
      <w:r>
        <w:rPr>
          <w:rFonts w:hint="eastAsia" w:cs="宋体"/>
          <w:sz w:val="24"/>
          <w:szCs w:val="24"/>
          <w:lang w:val="en-US" w:eastAsia="zh-CN"/>
        </w:rPr>
        <w:t xml:space="preserve"> </w:t>
      </w:r>
      <w:r>
        <w:rPr>
          <w:rFonts w:hint="eastAsia" w:ascii="宋体" w:hAnsi="宋体" w:eastAsia="宋体" w:cs="宋体"/>
          <w:sz w:val="24"/>
          <w:szCs w:val="24"/>
        </w:rPr>
        <w:t>投标人须以PDF格式在投标文件中“社保信息”上传拟组建项目部成员所有人员社保信息（须附“查询网址、验真码”或社保缴费证明的网址、用户名和密码）。</w:t>
      </w:r>
    </w:p>
    <w:p w14:paraId="4AC8C409">
      <w:pPr>
        <w:keepNext w:val="0"/>
        <w:keepLines w:val="0"/>
        <w:pageBreakBefore w:val="0"/>
        <w:widowControl/>
        <w:kinsoku w:val="0"/>
        <w:wordWrap/>
        <w:overflowPunct/>
        <w:topLinePunct w:val="0"/>
        <w:autoSpaceDE w:val="0"/>
        <w:autoSpaceDN w:val="0"/>
        <w:bidi w:val="0"/>
        <w:adjustRightInd/>
        <w:snapToGrid/>
        <w:spacing w:after="160" w:line="400" w:lineRule="exact"/>
        <w:ind w:firstLine="480" w:firstLineChars="200"/>
        <w:jc w:val="left"/>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10.3</w:t>
      </w:r>
      <w:r>
        <w:rPr>
          <w:rFonts w:hint="eastAsia" w:cs="宋体"/>
          <w:sz w:val="24"/>
          <w:szCs w:val="24"/>
          <w:lang w:val="en-US" w:eastAsia="zh-CN"/>
        </w:rPr>
        <w:t xml:space="preserve"> </w:t>
      </w:r>
      <w:r>
        <w:rPr>
          <w:rFonts w:hint="eastAsia" w:ascii="宋体" w:hAnsi="宋体" w:eastAsia="宋体" w:cs="宋体"/>
          <w:sz w:val="24"/>
          <w:szCs w:val="24"/>
        </w:rPr>
        <w:t>投标人须根据《关于在招标投标和政府采购活动中实行应用信用信息报告制度的通知》（烟发改公管〔2022〕334号），登录“信用中国”网站（www.creditchina.gov.cn）—“信用信息”栏目，查询并免费下载信用信息报告，也可以使用具有国家认可资质的第三方信用服务机构出具的信用信息报告，附在投标函后面上传到系统，在开标现场展示。投标人对提供信用信息报告的真实性负责。</w:t>
      </w:r>
    </w:p>
    <w:p w14:paraId="1C86BAA9">
      <w:pPr>
        <w:keepNext w:val="0"/>
        <w:keepLines w:val="0"/>
        <w:pageBreakBefore w:val="0"/>
        <w:widowControl/>
        <w:kinsoku w:val="0"/>
        <w:wordWrap/>
        <w:overflowPunct/>
        <w:topLinePunct w:val="0"/>
        <w:autoSpaceDE w:val="0"/>
        <w:autoSpaceDN w:val="0"/>
        <w:bidi w:val="0"/>
        <w:adjustRightInd/>
        <w:snapToGrid/>
        <w:spacing w:after="160" w:line="400" w:lineRule="exact"/>
        <w:ind w:firstLine="480" w:firstLineChars="200"/>
        <w:jc w:val="left"/>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10.4</w:t>
      </w:r>
      <w:r>
        <w:rPr>
          <w:rFonts w:hint="eastAsia" w:cs="宋体"/>
          <w:sz w:val="24"/>
          <w:szCs w:val="24"/>
          <w:lang w:val="en-US" w:eastAsia="zh-CN"/>
        </w:rPr>
        <w:t xml:space="preserve"> </w:t>
      </w:r>
      <w:r>
        <w:rPr>
          <w:rFonts w:hint="eastAsia" w:ascii="宋体" w:hAnsi="宋体" w:eastAsia="宋体" w:cs="宋体"/>
          <w:sz w:val="24"/>
          <w:szCs w:val="24"/>
        </w:rPr>
        <w:t>潜在投标人或其他利害关系人对招标文件有异议的，应当在投标截止时间10日前通过本公告下方“提出异议”功能向招标人提出。</w:t>
      </w:r>
    </w:p>
    <w:p w14:paraId="7E7FD9C4">
      <w:pPr>
        <w:keepNext w:val="0"/>
        <w:keepLines w:val="0"/>
        <w:pageBreakBefore w:val="0"/>
        <w:widowControl/>
        <w:kinsoku w:val="0"/>
        <w:wordWrap/>
        <w:overflowPunct/>
        <w:topLinePunct w:val="0"/>
        <w:autoSpaceDE w:val="0"/>
        <w:autoSpaceDN w:val="0"/>
        <w:bidi w:val="0"/>
        <w:adjustRightInd/>
        <w:snapToGrid/>
        <w:spacing w:after="160" w:line="400" w:lineRule="exact"/>
        <w:ind w:firstLine="480" w:firstLineChars="200"/>
        <w:jc w:val="left"/>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10.5</w:t>
      </w:r>
      <w:r>
        <w:rPr>
          <w:rFonts w:hint="eastAsia" w:cs="宋体"/>
          <w:sz w:val="24"/>
          <w:szCs w:val="24"/>
          <w:lang w:val="en-US" w:eastAsia="zh-CN"/>
        </w:rPr>
        <w:t xml:space="preserve"> </w:t>
      </w:r>
      <w:r>
        <w:rPr>
          <w:rFonts w:hint="eastAsia" w:ascii="宋体" w:hAnsi="宋体" w:eastAsia="宋体" w:cs="宋体"/>
          <w:sz w:val="24"/>
          <w:szCs w:val="24"/>
        </w:rPr>
        <w:t>投标人和其他利害关系人认为本工程招标投标活动不符合法律法规和规章规定的</w:t>
      </w:r>
      <w:r>
        <w:rPr>
          <w:rFonts w:hint="eastAsia" w:cs="宋体"/>
          <w:sz w:val="24"/>
          <w:szCs w:val="24"/>
          <w:lang w:eastAsia="zh-CN"/>
        </w:rPr>
        <w:t>，</w:t>
      </w:r>
      <w:r>
        <w:rPr>
          <w:rFonts w:hint="eastAsia" w:ascii="宋体" w:hAnsi="宋体" w:eastAsia="宋体" w:cs="宋体"/>
          <w:sz w:val="24"/>
          <w:szCs w:val="24"/>
        </w:rPr>
        <w:t>可以自知道或者应当知道之日起10日内向</w:t>
      </w:r>
      <w:r>
        <w:rPr>
          <w:rFonts w:hint="eastAsia" w:ascii="宋体" w:hAnsi="宋体" w:eastAsia="宋体" w:cs="宋体"/>
          <w:sz w:val="24"/>
          <w:szCs w:val="24"/>
          <w:u w:val="single"/>
        </w:rPr>
        <w:t xml:space="preserve">                </w:t>
      </w:r>
      <w:r>
        <w:rPr>
          <w:rFonts w:hint="eastAsia" w:ascii="宋体" w:hAnsi="宋体" w:eastAsia="宋体" w:cs="宋体"/>
          <w:sz w:val="24"/>
          <w:szCs w:val="24"/>
        </w:rPr>
        <w:t>投诉</w:t>
      </w:r>
      <w:r>
        <w:rPr>
          <w:rFonts w:hint="eastAsia" w:ascii="宋体" w:hAnsi="宋体" w:eastAsia="宋体" w:cs="宋体"/>
          <w:sz w:val="24"/>
          <w:szCs w:val="24"/>
          <w:lang w:eastAsia="zh-CN"/>
        </w:rPr>
        <w:t>。本次招标活动接受（行政监督部门）的监督，</w:t>
      </w:r>
      <w:r>
        <w:rPr>
          <w:rFonts w:hint="eastAsia" w:ascii="宋体" w:hAnsi="宋体" w:eastAsia="宋体" w:cs="宋体"/>
          <w:sz w:val="24"/>
          <w:szCs w:val="24"/>
        </w:rPr>
        <w:t>联系方式为</w:t>
      </w:r>
      <w:r>
        <w:rPr>
          <w:rFonts w:hint="eastAsia" w:ascii="宋体" w:hAnsi="宋体" w:eastAsia="宋体" w:cs="宋体"/>
          <w:sz w:val="24"/>
          <w:szCs w:val="24"/>
          <w:u w:val="single"/>
        </w:rPr>
        <w:t xml:space="preserve">        </w:t>
      </w:r>
      <w:r>
        <w:rPr>
          <w:rFonts w:hint="eastAsia" w:cs="宋体"/>
          <w:sz w:val="24"/>
          <w:szCs w:val="24"/>
          <w:u w:val="single"/>
          <w:lang w:val="en-US" w:eastAsia="zh-CN"/>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FDE8BDA">
      <w:pPr>
        <w:pStyle w:val="15"/>
        <w:keepNext w:val="0"/>
        <w:keepLines w:val="0"/>
        <w:pageBreakBefore w:val="0"/>
        <w:wordWrap/>
        <w:overflowPunct/>
        <w:topLinePunct w:val="0"/>
        <w:autoSpaceDE w:val="0"/>
        <w:autoSpaceDN w:val="0"/>
        <w:bidi w:val="0"/>
        <w:adjustRightInd/>
        <w:snapToGrid/>
        <w:spacing w:after="160"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val="en-US" w:eastAsia="zh-CN"/>
        </w:rPr>
        <w:t>0</w:t>
      </w:r>
      <w:r>
        <w:rPr>
          <w:rFonts w:hint="eastAsia" w:ascii="宋体" w:hAnsi="宋体" w:eastAsia="宋体" w:cs="宋体"/>
          <w:sz w:val="24"/>
          <w:szCs w:val="24"/>
        </w:rPr>
        <w:t>.</w:t>
      </w:r>
      <w:r>
        <w:rPr>
          <w:rFonts w:hint="eastAsia" w:ascii="宋体" w:hAnsi="宋体" w:eastAsia="宋体" w:cs="宋体"/>
          <w:sz w:val="24"/>
          <w:szCs w:val="24"/>
          <w:lang w:val="en-US" w:eastAsia="zh-CN"/>
        </w:rPr>
        <w:t>6</w:t>
      </w:r>
      <w:r>
        <w:rPr>
          <w:rFonts w:hint="eastAsia" w:cs="宋体"/>
          <w:sz w:val="24"/>
          <w:szCs w:val="24"/>
          <w:lang w:val="en-US" w:eastAsia="zh-CN"/>
        </w:rPr>
        <w:t xml:space="preserve"> </w:t>
      </w:r>
      <w:r>
        <w:rPr>
          <w:rFonts w:hint="eastAsia" w:ascii="宋体" w:hAnsi="宋体" w:eastAsia="宋体" w:cs="宋体"/>
          <w:sz w:val="24"/>
          <w:szCs w:val="24"/>
        </w:rPr>
        <w:t>各投标人须办理支持山东省CA互认的企业数字证书（CA证书，含电子公章）、法人数字证书（含电子公章）、签字章等。在烟台办理CA数字证书的具体办理流程详见烟台市公共资源交易平台数字证书专区相关信息。</w:t>
      </w:r>
    </w:p>
    <w:p w14:paraId="4DC1D71C">
      <w:pPr>
        <w:keepNext w:val="0"/>
        <w:keepLines w:val="0"/>
        <w:pageBreakBefore w:val="0"/>
        <w:wordWrap/>
        <w:overflowPunct/>
        <w:topLinePunct w:val="0"/>
        <w:autoSpaceDE w:val="0"/>
        <w:autoSpaceDN w:val="0"/>
        <w:bidi w:val="0"/>
        <w:adjustRightInd/>
        <w:snapToGrid/>
        <w:spacing w:after="160" w:line="400" w:lineRule="exact"/>
        <w:ind w:firstLine="480" w:firstLineChars="200"/>
        <w:rPr>
          <w:rFonts w:hint="eastAsia" w:ascii="宋体" w:hAnsi="宋体" w:eastAsia="宋体" w:cs="宋体"/>
          <w:b/>
          <w:bCs/>
          <w:sz w:val="24"/>
          <w:szCs w:val="24"/>
        </w:rPr>
      </w:pPr>
      <w:r>
        <w:rPr>
          <w:rFonts w:hint="eastAsia" w:ascii="宋体" w:hAnsi="宋体" w:eastAsia="宋体" w:cs="宋体"/>
          <w:sz w:val="24"/>
          <w:szCs w:val="24"/>
        </w:rPr>
        <w:t>1</w:t>
      </w:r>
      <w:r>
        <w:rPr>
          <w:rFonts w:hint="eastAsia" w:ascii="宋体" w:hAnsi="宋体" w:eastAsia="宋体" w:cs="宋体"/>
          <w:sz w:val="24"/>
          <w:szCs w:val="24"/>
          <w:lang w:val="en-US" w:eastAsia="zh-CN"/>
        </w:rPr>
        <w:t>0</w:t>
      </w:r>
      <w:r>
        <w:rPr>
          <w:rFonts w:hint="eastAsia" w:ascii="宋体" w:hAnsi="宋体" w:eastAsia="宋体" w:cs="宋体"/>
          <w:sz w:val="24"/>
          <w:szCs w:val="24"/>
        </w:rPr>
        <w:t>.</w:t>
      </w:r>
      <w:r>
        <w:rPr>
          <w:rFonts w:hint="eastAsia" w:ascii="宋体" w:hAnsi="宋体" w:eastAsia="宋体" w:cs="宋体"/>
          <w:sz w:val="24"/>
          <w:szCs w:val="24"/>
          <w:lang w:val="en-US" w:eastAsia="zh-CN"/>
        </w:rPr>
        <w:t>7</w:t>
      </w:r>
      <w:r>
        <w:rPr>
          <w:rFonts w:hint="eastAsia" w:cs="宋体"/>
          <w:sz w:val="24"/>
          <w:szCs w:val="24"/>
          <w:lang w:val="en-US" w:eastAsia="zh-CN"/>
        </w:rPr>
        <w:t xml:space="preserve"> </w:t>
      </w:r>
      <w:r>
        <w:rPr>
          <w:rFonts w:hint="eastAsia" w:ascii="宋体" w:hAnsi="宋体" w:eastAsia="宋体" w:cs="宋体"/>
          <w:sz w:val="24"/>
          <w:szCs w:val="24"/>
        </w:rPr>
        <w:t>本项目投标过程中，电子系统使用操作遇到问题时可及时向</w:t>
      </w:r>
      <w:r>
        <w:rPr>
          <w:rFonts w:hint="eastAsia" w:ascii="宋体" w:hAnsi="宋体" w:eastAsia="宋体" w:cs="宋体"/>
          <w:i/>
          <w:iCs/>
          <w:sz w:val="24"/>
          <w:szCs w:val="24"/>
          <w:u w:val="single"/>
        </w:rPr>
        <w:t xml:space="preserve"> </w:t>
      </w:r>
      <w:r>
        <w:rPr>
          <w:rFonts w:hint="eastAsia" w:ascii="宋体" w:hAnsi="宋体" w:eastAsia="宋体" w:cs="宋体"/>
          <w:i w:val="0"/>
          <w:iCs w:val="0"/>
          <w:sz w:val="24"/>
          <w:szCs w:val="24"/>
          <w:u w:val="single"/>
        </w:rPr>
        <w:t>烟台市公共资源交易中心</w:t>
      </w:r>
      <w:r>
        <w:rPr>
          <w:rFonts w:hint="eastAsia" w:ascii="宋体" w:hAnsi="宋体" w:eastAsia="宋体" w:cs="宋体"/>
          <w:sz w:val="24"/>
          <w:szCs w:val="24"/>
        </w:rPr>
        <w:t>咨询，联系方式：</w:t>
      </w:r>
      <w:r>
        <w:rPr>
          <w:rFonts w:hint="eastAsia" w:ascii="宋体" w:hAnsi="宋体" w:eastAsia="宋体" w:cs="宋体"/>
          <w:sz w:val="24"/>
          <w:szCs w:val="24"/>
          <w:u w:val="single"/>
          <w:lang w:val="en-US" w:eastAsia="zh-CN"/>
        </w:rPr>
        <w:t>0535-6788611、6788613</w:t>
      </w:r>
      <w:r>
        <w:rPr>
          <w:rFonts w:hint="eastAsia" w:ascii="宋体" w:hAnsi="宋体" w:eastAsia="宋体" w:cs="宋体"/>
          <w:sz w:val="24"/>
          <w:szCs w:val="24"/>
          <w:u w:val="none"/>
          <w:lang w:val="en-US" w:eastAsia="zh-CN"/>
        </w:rPr>
        <w:t>。</w:t>
      </w:r>
    </w:p>
    <w:p w14:paraId="2D55A4AC">
      <w:pPr>
        <w:pStyle w:val="3"/>
        <w:keepNext w:val="0"/>
        <w:keepLines w:val="0"/>
        <w:pageBreakBefore w:val="0"/>
        <w:widowControl w:val="0"/>
        <w:wordWrap/>
        <w:overflowPunct/>
        <w:topLinePunct w:val="0"/>
        <w:bidi w:val="0"/>
        <w:adjustRightInd/>
        <w:spacing w:after="160" w:line="400" w:lineRule="exact"/>
        <w:rPr>
          <w:rFonts w:hint="eastAsia" w:ascii="宋体" w:hAnsi="宋体" w:eastAsia="宋体" w:cs="宋体"/>
          <w:lang w:val="en-US" w:eastAsia="zh-CN"/>
        </w:rPr>
      </w:pPr>
      <w:bookmarkStart w:id="150" w:name="_Toc211498591"/>
      <w:bookmarkStart w:id="151" w:name="_Toc4610"/>
      <w:r>
        <w:rPr>
          <w:rFonts w:hint="eastAsia" w:ascii="宋体" w:hAnsi="宋体" w:eastAsia="宋体" w:cs="宋体"/>
          <w:lang w:val="en-US" w:eastAsia="zh-CN"/>
        </w:rPr>
        <w:t>11.联系方式</w:t>
      </w:r>
      <w:bookmarkEnd w:id="150"/>
      <w:bookmarkEnd w:id="151"/>
    </w:p>
    <w:p w14:paraId="315CB786">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（1）招 标 人</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20988808">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地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址</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46B85D63">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联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系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人</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5A14F289">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电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话</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010FFC51">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电</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子</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邮</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件：________________________</w:t>
      </w:r>
    </w:p>
    <w:p w14:paraId="7E960473">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（2）招标代理机构：________________________</w:t>
      </w:r>
    </w:p>
    <w:p w14:paraId="2CCB66B8">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地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址</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：________________________</w:t>
      </w:r>
    </w:p>
    <w:p w14:paraId="37FD32A7">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项</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目</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负</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责</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人：________________________（按招标代理委托协议填写） </w:t>
      </w:r>
    </w:p>
    <w:p w14:paraId="710BEA00">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项目组其他成员：________________________（按招标代理委托协议填写） </w:t>
      </w:r>
    </w:p>
    <w:p w14:paraId="3175EF1E">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pPr>
      <w:r>
        <w:rPr>
          <w:rFonts w:hint="eastAsia" w:ascii="宋体" w:hAnsi="宋体" w:eastAsia="宋体" w:cs="宋体"/>
          <w:snapToGrid w:val="0"/>
          <w:kern w:val="0"/>
          <w:sz w:val="24"/>
          <w:szCs w:val="24"/>
        </w:rPr>
        <w:t xml:space="preserve">电   </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 xml:space="preserve"> </w:t>
      </w:r>
      <w:r>
        <w:rPr>
          <w:rFonts w:hint="eastAsia" w:ascii="宋体" w:hAnsi="宋体" w:eastAsia="宋体" w:cs="宋体"/>
          <w:snapToGrid w:val="0"/>
          <w:kern w:val="0"/>
          <w:sz w:val="24"/>
          <w:szCs w:val="24"/>
          <w:lang w:val="en-US" w:eastAsia="zh-CN"/>
        </w:rPr>
        <w:t xml:space="preserve"> </w:t>
      </w:r>
      <w:r>
        <w:rPr>
          <w:rFonts w:hint="eastAsia" w:ascii="宋体" w:hAnsi="宋体" w:eastAsia="宋体" w:cs="宋体"/>
          <w:snapToGrid w:val="0"/>
          <w:kern w:val="0"/>
          <w:sz w:val="24"/>
          <w:szCs w:val="24"/>
        </w:rPr>
        <w:t>话：________________________</w:t>
      </w:r>
    </w:p>
    <w:p w14:paraId="14B02030">
      <w:pPr>
        <w:keepLines w:val="0"/>
        <w:pageBreakBefore w:val="0"/>
        <w:widowControl/>
        <w:kinsoku w:val="0"/>
        <w:wordWrap/>
        <w:overflowPunct/>
        <w:topLinePunct w:val="0"/>
        <w:autoSpaceDE w:val="0"/>
        <w:autoSpaceDN w:val="0"/>
        <w:bidi w:val="0"/>
        <w:adjustRightInd/>
        <w:spacing w:after="160" w:line="400" w:lineRule="exact"/>
        <w:ind w:left="0" w:leftChars="0" w:firstLine="480" w:firstLineChars="200"/>
        <w:jc w:val="left"/>
        <w:textAlignment w:val="baseline"/>
        <w:rPr>
          <w:rFonts w:hint="eastAsia" w:ascii="宋体" w:hAnsi="宋体" w:eastAsia="宋体" w:cs="宋体"/>
          <w:snapToGrid w:val="0"/>
          <w:kern w:val="0"/>
          <w:sz w:val="24"/>
          <w:szCs w:val="24"/>
        </w:rPr>
        <w:sectPr>
          <w:footerReference r:id="rId9" w:type="first"/>
          <w:footerReference r:id="rId8" w:type="default"/>
          <w:pgSz w:w="11906" w:h="16838"/>
          <w:pgMar w:top="2098" w:right="1587" w:bottom="1984" w:left="1474" w:header="851" w:footer="850" w:gutter="0"/>
          <w:pgNumType w:fmt="numberInDash"/>
          <w:cols w:space="720" w:num="1"/>
          <w:titlePg/>
          <w:docGrid w:linePitch="306" w:charSpace="0"/>
        </w:sectPr>
      </w:pPr>
      <w:r>
        <w:rPr>
          <w:rFonts w:hint="eastAsia" w:ascii="宋体" w:hAnsi="宋体" w:eastAsia="宋体" w:cs="宋体"/>
          <w:snapToGrid w:val="0"/>
          <w:kern w:val="0"/>
          <w:sz w:val="24"/>
          <w:szCs w:val="24"/>
        </w:rPr>
        <w:t>电</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子</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邮</w:t>
      </w:r>
      <w:r>
        <w:rPr>
          <w:rFonts w:hint="eastAsia" w:cs="宋体"/>
          <w:snapToGrid w:val="0"/>
          <w:kern w:val="0"/>
          <w:sz w:val="24"/>
          <w:szCs w:val="24"/>
          <w:lang w:val="en-US" w:eastAsia="zh-CN"/>
        </w:rPr>
        <w:t xml:space="preserve">  </w:t>
      </w:r>
      <w:r>
        <w:rPr>
          <w:rFonts w:hint="eastAsia" w:ascii="宋体" w:hAnsi="宋体" w:eastAsia="宋体" w:cs="宋体"/>
          <w:snapToGrid w:val="0"/>
          <w:kern w:val="0"/>
          <w:sz w:val="24"/>
          <w:szCs w:val="24"/>
        </w:rPr>
        <w:t>件：________________________</w:t>
      </w:r>
    </w:p>
    <w:p w14:paraId="36D992C7">
      <w:pPr>
        <w:keepNext w:val="0"/>
        <w:keepLines w:val="0"/>
        <w:pageBreakBefore w:val="0"/>
        <w:widowControl w:val="0"/>
        <w:kinsoku/>
        <w:wordWrap/>
        <w:overflowPunct/>
        <w:topLinePunct w:val="0"/>
        <w:bidi w:val="0"/>
        <w:adjustRightInd/>
        <w:snapToGrid/>
        <w:spacing w:after="160" w:line="400" w:lineRule="exact"/>
        <w:ind w:left="0" w:leftChars="0" w:firstLine="0" w:firstLineChars="0"/>
        <w:jc w:val="center"/>
        <w:textAlignment w:val="auto"/>
        <w:rPr>
          <w:rFonts w:hint="eastAsia" w:ascii="宋体" w:hAnsi="宋体" w:eastAsia="宋体" w:cs="宋体"/>
          <w:b w:val="0"/>
          <w:bCs w:val="0"/>
          <w:sz w:val="32"/>
          <w:szCs w:val="32"/>
        </w:rPr>
      </w:pPr>
      <w:bookmarkStart w:id="152" w:name="_Toc3314"/>
      <w:bookmarkStart w:id="153" w:name="_Toc211498592"/>
      <w:r>
        <w:rPr>
          <w:rFonts w:hint="eastAsia" w:ascii="宋体" w:hAnsi="宋体" w:eastAsia="宋体" w:cs="宋体"/>
          <w:b w:val="0"/>
          <w:bCs w:val="0"/>
          <w:sz w:val="32"/>
          <w:szCs w:val="32"/>
        </w:rPr>
        <w:t>第一章  资格预审通过通知书</w:t>
      </w:r>
      <w:bookmarkEnd w:id="127"/>
      <w:bookmarkEnd w:id="152"/>
      <w:bookmarkEnd w:id="153"/>
    </w:p>
    <w:p w14:paraId="2C6A412A">
      <w:pPr>
        <w:keepNext w:val="0"/>
        <w:keepLines w:val="0"/>
        <w:pageBreakBefore w:val="0"/>
        <w:widowControl w:val="0"/>
        <w:kinsoku/>
        <w:wordWrap/>
        <w:overflowPunct/>
        <w:topLinePunct w:val="0"/>
        <w:bidi w:val="0"/>
        <w:adjustRightInd/>
        <w:snapToGrid/>
        <w:spacing w:after="160" w:line="400" w:lineRule="exact"/>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u w:val="single"/>
        </w:rPr>
        <w:t>（招标项目名称及标段）</w:t>
      </w:r>
      <w:r>
        <w:rPr>
          <w:rFonts w:hint="eastAsia" w:ascii="宋体" w:hAnsi="宋体" w:eastAsia="宋体" w:cs="宋体"/>
          <w:sz w:val="24"/>
          <w:szCs w:val="24"/>
        </w:rPr>
        <w:t>施工投标邀请书</w:t>
      </w:r>
    </w:p>
    <w:p w14:paraId="443CBCCA">
      <w:pPr>
        <w:keepNext w:val="0"/>
        <w:keepLines w:val="0"/>
        <w:pageBreakBefore w:val="0"/>
        <w:widowControl w:val="0"/>
        <w:kinsoku/>
        <w:wordWrap/>
        <w:overflowPunct/>
        <w:topLinePunct w:val="0"/>
        <w:bidi w:val="0"/>
        <w:adjustRightInd/>
        <w:snapToGrid/>
        <w:spacing w:after="160" w:line="400" w:lineRule="exact"/>
        <w:ind w:left="0" w:leftChars="0" w:firstLine="0" w:firstLineChars="0"/>
        <w:textAlignment w:val="auto"/>
        <w:rPr>
          <w:rFonts w:hint="eastAsia" w:ascii="宋体" w:hAnsi="宋体" w:eastAsia="宋体" w:cs="宋体"/>
          <w:sz w:val="24"/>
          <w:szCs w:val="24"/>
          <w:u w:val="single"/>
        </w:rPr>
      </w:pPr>
    </w:p>
    <w:p w14:paraId="503665C3">
      <w:pPr>
        <w:keepNext w:val="0"/>
        <w:keepLines w:val="0"/>
        <w:pageBreakBefore w:val="0"/>
        <w:widowControl w:val="0"/>
        <w:kinsoku/>
        <w:wordWrap/>
        <w:overflowPunct/>
        <w:topLinePunct w:val="0"/>
        <w:bidi w:val="0"/>
        <w:adjustRightInd/>
        <w:snapToGrid/>
        <w:spacing w:after="160" w:line="400" w:lineRule="exact"/>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（被邀请单位名称）：</w:t>
      </w:r>
    </w:p>
    <w:p w14:paraId="2608753E">
      <w:pPr>
        <w:keepNext w:val="0"/>
        <w:keepLines w:val="0"/>
        <w:pageBreakBefore w:val="0"/>
        <w:widowControl w:val="0"/>
        <w:kinsoku/>
        <w:wordWrap/>
        <w:overflowPunct/>
        <w:topLinePunct w:val="0"/>
        <w:bidi w:val="0"/>
        <w:adjustRightInd/>
        <w:snapToGrid/>
        <w:spacing w:after="160" w:line="400" w:lineRule="exact"/>
        <w:ind w:left="0" w:leftChars="0" w:firstLine="0" w:firstLineChars="0"/>
        <w:textAlignment w:val="auto"/>
        <w:rPr>
          <w:rFonts w:hint="eastAsia" w:ascii="宋体" w:hAnsi="宋体" w:eastAsia="宋体" w:cs="宋体"/>
          <w:sz w:val="24"/>
          <w:szCs w:val="24"/>
        </w:rPr>
      </w:pPr>
    </w:p>
    <w:p w14:paraId="7857AA9C">
      <w:pPr>
        <w:keepNext w:val="0"/>
        <w:keepLines w:val="0"/>
        <w:pageBreakBefore w:val="0"/>
        <w:widowControl w:val="0"/>
        <w:kinsoku/>
        <w:wordWrap w:val="0"/>
        <w:overflowPunct/>
        <w:topLinePunct/>
        <w:autoSpaceDE/>
        <w:autoSpaceDN/>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你单位已经通过资格预审，现邀请你单位按招标文件的规定，参加</w:t>
      </w:r>
      <w:r>
        <w:rPr>
          <w:rFonts w:hint="eastAsia" w:ascii="宋体" w:hAnsi="宋体" w:eastAsia="宋体" w:cs="宋体"/>
          <w:sz w:val="24"/>
          <w:szCs w:val="24"/>
          <w:u w:val="single"/>
        </w:rPr>
        <w:t xml:space="preserve">           </w:t>
      </w:r>
      <w:r>
        <w:rPr>
          <w:rFonts w:hint="eastAsia" w:ascii="宋体" w:hAnsi="宋体" w:eastAsia="宋体" w:cs="宋体"/>
          <w:sz w:val="24"/>
          <w:szCs w:val="24"/>
        </w:rPr>
        <w:t>（招标项目或标段，以下简称：招标项目）施工投标。</w:t>
      </w:r>
    </w:p>
    <w:p w14:paraId="695C66F6">
      <w:pPr>
        <w:keepNext w:val="0"/>
        <w:keepLines w:val="0"/>
        <w:pageBreakBefore w:val="0"/>
        <w:widowControl w:val="0"/>
        <w:kinsoku/>
        <w:wordWrap w:val="0"/>
        <w:overflowPunct/>
        <w:topLinePunct/>
        <w:autoSpaceDE/>
        <w:autoSpaceDN/>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请你单位于</w:t>
      </w:r>
      <w:r>
        <w:rPr>
          <w:rFonts w:hint="eastAsia" w:ascii="宋体" w:hAnsi="宋体" w:eastAsia="宋体" w:cs="宋体"/>
          <w:sz w:val="24"/>
          <w:szCs w:val="24"/>
          <w:u w:val="single"/>
        </w:rPr>
        <w:t xml:space="preserve">   </w:t>
      </w:r>
      <w:r>
        <w:rPr>
          <w:rFonts w:hint="eastAsia" w:ascii="宋体" w:hAnsi="宋体" w:eastAsia="宋体" w:cs="宋体"/>
          <w:sz w:val="24"/>
          <w:szCs w:val="24"/>
          <w:u w:val="none"/>
        </w:rPr>
        <w:t>年</w:t>
      </w:r>
      <w:r>
        <w:rPr>
          <w:rFonts w:hint="eastAsia" w:ascii="宋体" w:hAnsi="宋体" w:eastAsia="宋体" w:cs="宋体"/>
          <w:sz w:val="24"/>
          <w:szCs w:val="24"/>
          <w:u w:val="single"/>
        </w:rPr>
        <w:t xml:space="preserve">   </w:t>
      </w:r>
      <w:r>
        <w:rPr>
          <w:rFonts w:hint="eastAsia" w:ascii="宋体" w:hAnsi="宋体" w:eastAsia="宋体" w:cs="宋体"/>
          <w:sz w:val="24"/>
          <w:szCs w:val="24"/>
          <w:u w:val="none"/>
        </w:rPr>
        <w:t>月</w:t>
      </w:r>
      <w:r>
        <w:rPr>
          <w:rFonts w:hint="eastAsia" w:ascii="宋体" w:hAnsi="宋体" w:eastAsia="宋体" w:cs="宋体"/>
          <w:sz w:val="24"/>
          <w:szCs w:val="24"/>
          <w:u w:val="single"/>
        </w:rPr>
        <w:t xml:space="preserve">   </w:t>
      </w:r>
      <w:r>
        <w:rPr>
          <w:rFonts w:hint="eastAsia" w:ascii="宋体" w:hAnsi="宋体" w:eastAsia="宋体" w:cs="宋体"/>
          <w:sz w:val="24"/>
          <w:szCs w:val="24"/>
          <w:u w:val="none"/>
        </w:rPr>
        <w:t>日</w:t>
      </w:r>
      <w:r>
        <w:rPr>
          <w:rFonts w:hint="eastAsia" w:ascii="宋体" w:hAnsi="宋体" w:eastAsia="宋体" w:cs="宋体"/>
          <w:sz w:val="24"/>
          <w:szCs w:val="24"/>
        </w:rPr>
        <w:t>起在</w:t>
      </w:r>
      <w:r>
        <w:rPr>
          <w:rFonts w:hint="eastAsia" w:ascii="宋体" w:hAnsi="宋体" w:eastAsia="宋体" w:cs="宋体"/>
          <w:b w:val="0"/>
          <w:bCs w:val="0"/>
          <w:sz w:val="24"/>
          <w:szCs w:val="24"/>
          <w:u w:val="single"/>
        </w:rPr>
        <w:t>烟台市公共资源交易网</w:t>
      </w:r>
      <w:r>
        <w:rPr>
          <w:rFonts w:hint="eastAsia" w:ascii="宋体" w:hAnsi="宋体" w:eastAsia="宋体" w:cs="宋体"/>
          <w:sz w:val="24"/>
          <w:szCs w:val="24"/>
        </w:rPr>
        <w:t>下载数据电文形式的招标文件。</w:t>
      </w:r>
    </w:p>
    <w:p w14:paraId="75FCE3C6">
      <w:pPr>
        <w:keepNext w:val="0"/>
        <w:keepLines w:val="0"/>
        <w:pageBreakBefore w:val="0"/>
        <w:widowControl w:val="0"/>
        <w:kinsoku/>
        <w:wordWrap w:val="0"/>
        <w:overflowPunct/>
        <w:topLinePunct/>
        <w:autoSpaceDE/>
        <w:autoSpaceDN/>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rPr>
        <w:t>电子投标文件递交的截止时间（即：投标截止时间，下同）及开标时间为</w:t>
      </w:r>
      <w:r>
        <w:rPr>
          <w:rFonts w:hint="eastAsia" w:ascii="宋体" w:hAnsi="宋体" w:eastAsia="宋体" w:cs="宋体"/>
          <w:u w:val="single"/>
          <w:lang w:eastAsia="zh-CN"/>
        </w:rPr>
        <w:t xml:space="preserve">   </w:t>
      </w:r>
      <w:r>
        <w:rPr>
          <w:rFonts w:hint="eastAsia" w:ascii="宋体" w:hAnsi="宋体" w:eastAsia="宋体" w:cs="宋体"/>
        </w:rPr>
        <w:t>年</w:t>
      </w:r>
      <w:r>
        <w:rPr>
          <w:rFonts w:hint="eastAsia" w:ascii="宋体" w:hAnsi="宋体" w:eastAsia="宋体" w:cs="宋体"/>
          <w:u w:val="single"/>
          <w:lang w:eastAsia="zh-CN"/>
        </w:rPr>
        <w:t xml:space="preserve">   </w:t>
      </w:r>
      <w:r>
        <w:rPr>
          <w:rFonts w:hint="eastAsia" w:ascii="宋体" w:hAnsi="宋体" w:eastAsia="宋体" w:cs="宋体"/>
        </w:rPr>
        <w:t>月</w:t>
      </w:r>
      <w:r>
        <w:rPr>
          <w:rFonts w:hint="eastAsia" w:ascii="宋体" w:hAnsi="宋体" w:eastAsia="宋体" w:cs="宋体"/>
          <w:u w:val="single"/>
          <w:lang w:eastAsia="zh-CN"/>
        </w:rPr>
        <w:t xml:space="preserve">   </w:t>
      </w:r>
      <w:r>
        <w:rPr>
          <w:rFonts w:hint="eastAsia" w:ascii="宋体" w:hAnsi="宋体" w:eastAsia="宋体" w:cs="宋体"/>
        </w:rPr>
        <w:t>日</w:t>
      </w:r>
      <w:r>
        <w:rPr>
          <w:rFonts w:hint="eastAsia" w:ascii="宋体" w:hAnsi="宋体" w:eastAsia="宋体" w:cs="宋体"/>
          <w:u w:val="single"/>
          <w:lang w:eastAsia="zh-CN"/>
        </w:rPr>
        <w:t xml:space="preserve">   </w:t>
      </w:r>
      <w:r>
        <w:rPr>
          <w:rFonts w:hint="eastAsia" w:ascii="宋体" w:hAnsi="宋体" w:eastAsia="宋体" w:cs="宋体"/>
        </w:rPr>
        <w:t>时</w:t>
      </w:r>
      <w:r>
        <w:rPr>
          <w:rFonts w:hint="eastAsia" w:ascii="宋体" w:hAnsi="宋体" w:eastAsia="宋体" w:cs="宋体"/>
          <w:u w:val="single"/>
          <w:lang w:eastAsia="zh-CN"/>
        </w:rPr>
        <w:t xml:space="preserve">   </w:t>
      </w:r>
      <w:r>
        <w:rPr>
          <w:rFonts w:hint="eastAsia" w:ascii="宋体" w:hAnsi="宋体" w:eastAsia="宋体" w:cs="宋体"/>
        </w:rPr>
        <w:t>分。</w:t>
      </w:r>
      <w:r>
        <w:rPr>
          <w:rFonts w:hint="eastAsia" w:ascii="宋体" w:hAnsi="宋体" w:eastAsia="宋体" w:cs="宋体"/>
          <w:sz w:val="24"/>
          <w:szCs w:val="24"/>
        </w:rPr>
        <w:t>请投标人登录</w:t>
      </w:r>
      <w:r>
        <w:rPr>
          <w:rFonts w:hint="eastAsia" w:ascii="宋体" w:hAnsi="宋体" w:eastAsia="宋体" w:cs="宋体"/>
          <w:b w:val="0"/>
          <w:bCs w:val="0"/>
          <w:sz w:val="24"/>
          <w:szCs w:val="24"/>
          <w:u w:val="single"/>
        </w:rPr>
        <w:t>烟台市公共资源交易网</w:t>
      </w:r>
      <w:r>
        <w:rPr>
          <w:rFonts w:hint="eastAsia" w:ascii="宋体" w:hAnsi="宋体" w:eastAsia="宋体" w:cs="宋体"/>
          <w:sz w:val="24"/>
          <w:szCs w:val="24"/>
        </w:rPr>
        <w:t>下载电子投标文件制作工具编制投标文件，投标人应在投标截止时间前通过电子招标投标交易平台递交数据电文形式的投标文件。逾期提交的投标文件，电子招标投标交易平台予以拒收。</w:t>
      </w:r>
    </w:p>
    <w:p w14:paraId="16E213F5">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kern w:val="2"/>
          <w:sz w:val="24"/>
          <w:szCs w:val="24"/>
          <w:highlight w:val="none"/>
        </w:rPr>
        <w:t>投标人须于投标截止时间前一小时进行网上签到</w:t>
      </w:r>
      <w:r>
        <w:rPr>
          <w:rFonts w:hint="eastAsia" w:ascii="宋体" w:hAnsi="宋体" w:eastAsia="宋体" w:cs="宋体"/>
          <w:kern w:val="2"/>
          <w:sz w:val="24"/>
          <w:szCs w:val="24"/>
          <w:highlight w:val="none"/>
          <w:lang w:eastAsia="zh-CN"/>
        </w:rPr>
        <w:t>。</w:t>
      </w:r>
      <w:r>
        <w:rPr>
          <w:rFonts w:hint="eastAsia" w:ascii="宋体" w:hAnsi="宋体" w:eastAsia="宋体" w:cs="宋体"/>
          <w:snapToGrid w:val="0"/>
          <w:kern w:val="0"/>
          <w:sz w:val="24"/>
          <w:szCs w:val="24"/>
        </w:rPr>
        <w:t>电子投标文件的解密截止时间为</w:t>
      </w:r>
      <w:r>
        <w:rPr>
          <w:rFonts w:hint="eastAsia" w:ascii="宋体" w:hAnsi="宋体" w:eastAsia="宋体" w:cs="宋体"/>
          <w:snapToGrid w:val="0"/>
          <w:kern w:val="0"/>
          <w:sz w:val="24"/>
          <w:szCs w:val="24"/>
          <w:lang w:val="en-US" w:eastAsia="zh-CN"/>
        </w:rPr>
        <w:t>招标人或招标代理机构发起启动投标文件解密后</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u w:val="single"/>
          <w:lang w:val="en-US" w:eastAsia="zh-CN"/>
        </w:rPr>
        <w:t>30</w:t>
      </w:r>
      <w:r>
        <w:rPr>
          <w:rFonts w:hint="eastAsia" w:ascii="宋体" w:hAnsi="宋体" w:eastAsia="宋体" w:cs="宋体"/>
          <w:snapToGrid w:val="0"/>
          <w:kern w:val="0"/>
          <w:sz w:val="24"/>
          <w:szCs w:val="24"/>
          <w:u w:val="single"/>
        </w:rPr>
        <w:t xml:space="preserve"> </w:t>
      </w:r>
      <w:r>
        <w:rPr>
          <w:rFonts w:hint="eastAsia" w:ascii="宋体" w:hAnsi="宋体" w:eastAsia="宋体" w:cs="宋体"/>
          <w:snapToGrid w:val="0"/>
          <w:kern w:val="0"/>
          <w:sz w:val="24"/>
          <w:szCs w:val="24"/>
        </w:rPr>
        <w:t>分钟。请投标人确保投标文件如期解密。在开标现场解密的，请投标人自备解密电脑和网络</w:t>
      </w:r>
      <w:r>
        <w:rPr>
          <w:rFonts w:hint="eastAsia" w:ascii="宋体" w:hAnsi="宋体" w:eastAsia="宋体" w:cs="宋体"/>
          <w:sz w:val="24"/>
          <w:szCs w:val="24"/>
        </w:rPr>
        <w:t>。</w:t>
      </w:r>
    </w:p>
    <w:p w14:paraId="3CD85CF1">
      <w:pPr>
        <w:keepNext w:val="0"/>
        <w:keepLines w:val="0"/>
        <w:pageBreakBefore w:val="0"/>
        <w:widowControl w:val="0"/>
        <w:kinsoku/>
        <w:wordWrap/>
        <w:overflowPunct/>
        <w:topLinePunct w:val="0"/>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招 标 人：</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772C5B6">
      <w:pPr>
        <w:keepNext w:val="0"/>
        <w:keepLines w:val="0"/>
        <w:pageBreakBefore w:val="0"/>
        <w:widowControl w:val="0"/>
        <w:kinsoku/>
        <w:wordWrap/>
        <w:overflowPunct/>
        <w:topLinePunct w:val="0"/>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地    址：</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9F386B5">
      <w:pPr>
        <w:keepNext w:val="0"/>
        <w:keepLines w:val="0"/>
        <w:pageBreakBefore w:val="0"/>
        <w:widowControl w:val="0"/>
        <w:kinsoku/>
        <w:wordWrap/>
        <w:overflowPunct/>
        <w:topLinePunct w:val="0"/>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联 系 人：</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5692EE1">
      <w:pPr>
        <w:keepNext w:val="0"/>
        <w:keepLines w:val="0"/>
        <w:pageBreakBefore w:val="0"/>
        <w:widowControl w:val="0"/>
        <w:kinsoku/>
        <w:wordWrap/>
        <w:overflowPunct/>
        <w:topLinePunct w:val="0"/>
        <w:bidi w:val="0"/>
        <w:adjustRightInd/>
        <w:snapToGrid/>
        <w:spacing w:after="160" w:line="400" w:lineRule="exact"/>
        <w:ind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电    话：</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7CFED6D">
      <w:pPr>
        <w:keepNext w:val="0"/>
        <w:keepLines w:val="0"/>
        <w:pageBreakBefore w:val="0"/>
        <w:widowControl w:val="0"/>
        <w:kinsoku/>
        <w:wordWrap/>
        <w:overflowPunct/>
        <w:topLinePunct w:val="0"/>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招标代理机构：</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3ED2FB1">
      <w:pPr>
        <w:keepNext w:val="0"/>
        <w:keepLines w:val="0"/>
        <w:pageBreakBefore w:val="0"/>
        <w:widowControl w:val="0"/>
        <w:kinsoku/>
        <w:wordWrap/>
        <w:overflowPunct/>
        <w:topLinePunct w:val="0"/>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地    址：</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E0AC9EC">
      <w:pPr>
        <w:keepNext w:val="0"/>
        <w:keepLines w:val="0"/>
        <w:pageBreakBefore w:val="0"/>
        <w:widowControl w:val="0"/>
        <w:kinsoku/>
        <w:wordWrap/>
        <w:overflowPunct/>
        <w:topLinePunct w:val="0"/>
        <w:bidi w:val="0"/>
        <w:adjustRightInd/>
        <w:snapToGrid/>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联 系 人：</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BA28AA3">
      <w:pPr>
        <w:keepNext w:val="0"/>
        <w:keepLines w:val="0"/>
        <w:pageBreakBefore w:val="0"/>
        <w:widowControl w:val="0"/>
        <w:kinsoku/>
        <w:wordWrap/>
        <w:overflowPunct/>
        <w:topLinePunct w:val="0"/>
        <w:bidi w:val="0"/>
        <w:adjustRightInd/>
        <w:snapToGrid/>
        <w:spacing w:after="160" w:line="400" w:lineRule="exact"/>
        <w:ind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电    话：</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D5ED14B">
      <w:pPr>
        <w:keepNext w:val="0"/>
        <w:keepLines w:val="0"/>
        <w:pageBreakBefore w:val="0"/>
        <w:widowControl w:val="0"/>
        <w:kinsoku/>
        <w:wordWrap/>
        <w:overflowPunct/>
        <w:topLinePunct w:val="0"/>
        <w:bidi w:val="0"/>
        <w:adjustRightInd/>
        <w:snapToGrid/>
        <w:spacing w:after="160" w:line="400" w:lineRule="exact"/>
        <w:ind w:firstLine="480" w:firstLineChars="200"/>
        <w:jc w:val="right"/>
        <w:textAlignment w:val="auto"/>
        <w:rPr>
          <w:rFonts w:hint="eastAsia" w:ascii="宋体" w:hAnsi="宋体" w:eastAsia="宋体" w:cs="宋体"/>
          <w:sz w:val="24"/>
          <w:szCs w:val="24"/>
        </w:rPr>
        <w:sectPr>
          <w:footerReference r:id="rId10" w:type="default"/>
          <w:pgSz w:w="11905" w:h="16838"/>
          <w:pgMar w:top="2098" w:right="1587" w:bottom="1984" w:left="1474" w:header="850" w:footer="850" w:gutter="0"/>
          <w:pgNumType w:fmt="numberInDash"/>
          <w:cols w:space="0" w:num="1"/>
          <w:rtlGutter w:val="0"/>
          <w:docGrid w:linePitch="312" w:charSpace="0"/>
        </w:sectPr>
      </w:pPr>
      <w:r>
        <w:rPr>
          <w:rFonts w:hint="eastAsia" w:ascii="宋体" w:hAnsi="宋体" w:eastAsia="宋体" w:cs="宋体"/>
          <w:sz w:val="24"/>
          <w:szCs w:val="24"/>
          <w:u w:val="single"/>
        </w:rPr>
        <w:t xml:space="preserve">   </w:t>
      </w:r>
      <w:r>
        <w:rPr>
          <w:rFonts w:hint="eastAsia" w:ascii="宋体" w:hAnsi="宋体" w:eastAsia="宋体" w:cs="宋体"/>
          <w:sz w:val="24"/>
          <w:szCs w:val="24"/>
        </w:rPr>
        <w:t>年</w:t>
      </w:r>
      <w:r>
        <w:rPr>
          <w:rFonts w:hint="eastAsia" w:ascii="宋体" w:hAnsi="宋体" w:eastAsia="宋体" w:cs="宋体"/>
          <w:sz w:val="24"/>
          <w:szCs w:val="24"/>
          <w:u w:val="single"/>
        </w:rPr>
        <w:t xml:space="preserve">   </w:t>
      </w:r>
      <w:r>
        <w:rPr>
          <w:rFonts w:hint="eastAsia" w:ascii="宋体" w:hAnsi="宋体" w:eastAsia="宋体" w:cs="宋体"/>
          <w:sz w:val="24"/>
          <w:szCs w:val="24"/>
        </w:rPr>
        <w:t>月</w:t>
      </w:r>
      <w:r>
        <w:rPr>
          <w:rFonts w:hint="eastAsia" w:ascii="宋体" w:hAnsi="宋体" w:eastAsia="宋体" w:cs="宋体"/>
          <w:sz w:val="24"/>
          <w:szCs w:val="24"/>
          <w:u w:val="single"/>
        </w:rPr>
        <w:t xml:space="preserve">   </w:t>
      </w:r>
      <w:r>
        <w:rPr>
          <w:rFonts w:hint="eastAsia" w:ascii="宋体" w:hAnsi="宋体" w:eastAsia="宋体" w:cs="宋体"/>
          <w:sz w:val="24"/>
          <w:szCs w:val="24"/>
        </w:rPr>
        <w:t>日</w:t>
      </w:r>
    </w:p>
    <w:p w14:paraId="62D0BF3D">
      <w:pPr>
        <w:pStyle w:val="2"/>
        <w:spacing w:before="0" w:after="0"/>
        <w:ind w:left="0" w:leftChars="0" w:firstLine="0" w:firstLineChars="0"/>
        <w:jc w:val="center"/>
        <w:rPr>
          <w:rFonts w:hint="eastAsia" w:ascii="黑体" w:hAnsi="黑体" w:eastAsia="黑体" w:cs="黑体"/>
          <w:b w:val="0"/>
          <w:bCs w:val="0"/>
        </w:rPr>
      </w:pPr>
      <w:bookmarkStart w:id="154" w:name="_Toc80006088"/>
      <w:bookmarkStart w:id="155" w:name="_Toc25908"/>
      <w:bookmarkStart w:id="156" w:name="_Toc211498593"/>
      <w:r>
        <w:rPr>
          <w:rFonts w:hint="eastAsia" w:ascii="黑体" w:hAnsi="黑体" w:eastAsia="黑体" w:cs="黑体"/>
          <w:b w:val="0"/>
          <w:bCs w:val="0"/>
        </w:rPr>
        <w:t>第二章  投标人须知</w:t>
      </w:r>
      <w:bookmarkEnd w:id="154"/>
      <w:bookmarkEnd w:id="155"/>
      <w:bookmarkEnd w:id="156"/>
    </w:p>
    <w:p w14:paraId="4BAEADB5">
      <w:pPr>
        <w:pStyle w:val="2"/>
        <w:spacing w:before="0" w:after="0"/>
        <w:ind w:left="0" w:leftChars="0" w:firstLine="0" w:firstLineChars="0"/>
        <w:jc w:val="center"/>
        <w:rPr>
          <w:rFonts w:hint="eastAsia" w:ascii="宋体" w:hAnsi="宋体" w:eastAsia="宋体" w:cs="宋体"/>
          <w:sz w:val="30"/>
          <w:szCs w:val="30"/>
        </w:rPr>
      </w:pPr>
      <w:bookmarkStart w:id="157" w:name="_Toc21417"/>
      <w:bookmarkStart w:id="158" w:name="_Toc211498594"/>
      <w:bookmarkStart w:id="159" w:name="_Toc300677997"/>
      <w:r>
        <w:rPr>
          <w:rFonts w:hint="eastAsia" w:ascii="宋体" w:hAnsi="宋体" w:eastAsia="宋体" w:cs="宋体"/>
          <w:b w:val="0"/>
          <w:bCs w:val="0"/>
          <w:sz w:val="30"/>
          <w:szCs w:val="30"/>
        </w:rPr>
        <w:t>投标人须知前附表</w:t>
      </w:r>
      <w:bookmarkEnd w:id="157"/>
      <w:bookmarkEnd w:id="158"/>
      <w:bookmarkEnd w:id="159"/>
    </w:p>
    <w:tbl>
      <w:tblPr>
        <w:tblStyle w:val="41"/>
        <w:tblW w:w="9702" w:type="dxa"/>
        <w:tblInd w:w="-1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5"/>
        <w:gridCol w:w="1025"/>
        <w:gridCol w:w="87"/>
        <w:gridCol w:w="1138"/>
        <w:gridCol w:w="6287"/>
      </w:tblGrid>
      <w:tr w14:paraId="09FA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1165" w:type="dxa"/>
            <w:vAlign w:val="center"/>
          </w:tcPr>
          <w:p w14:paraId="789F649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条款号</w:t>
            </w:r>
          </w:p>
        </w:tc>
        <w:tc>
          <w:tcPr>
            <w:tcW w:w="2250" w:type="dxa"/>
            <w:gridSpan w:val="3"/>
            <w:vAlign w:val="center"/>
          </w:tcPr>
          <w:p w14:paraId="311B1AC4">
            <w:pPr>
              <w:keepNext w:val="0"/>
              <w:keepLines w:val="0"/>
              <w:pageBreakBefore w:val="0"/>
              <w:overflowPunct/>
              <w:bidi w:val="0"/>
              <w:adjustRightInd/>
              <w:spacing w:line="300" w:lineRule="exact"/>
              <w:ind w:left="48" w:leftChars="20" w:right="48" w:rightChars="20"/>
              <w:jc w:val="center"/>
              <w:rPr>
                <w:rFonts w:hint="eastAsia" w:ascii="宋体" w:hAnsi="宋体" w:eastAsia="宋体" w:cs="宋体"/>
                <w:b/>
                <w:bCs w:val="0"/>
                <w:sz w:val="21"/>
                <w:szCs w:val="21"/>
              </w:rPr>
            </w:pPr>
            <w:r>
              <w:rPr>
                <w:rFonts w:hint="eastAsia" w:ascii="宋体" w:hAnsi="宋体" w:eastAsia="宋体" w:cs="宋体"/>
                <w:b/>
                <w:bCs w:val="0"/>
                <w:sz w:val="21"/>
                <w:szCs w:val="21"/>
              </w:rPr>
              <w:t>条款名称</w:t>
            </w:r>
          </w:p>
        </w:tc>
        <w:tc>
          <w:tcPr>
            <w:tcW w:w="6287" w:type="dxa"/>
            <w:vAlign w:val="center"/>
          </w:tcPr>
          <w:p w14:paraId="5909068B">
            <w:pPr>
              <w:keepNext w:val="0"/>
              <w:keepLines w:val="0"/>
              <w:pageBreakBefore w:val="0"/>
              <w:overflowPunct/>
              <w:bidi w:val="0"/>
              <w:adjustRightInd/>
              <w:spacing w:after="0" w:line="300" w:lineRule="exact"/>
              <w:ind w:left="48" w:leftChars="20" w:right="48" w:rightChars="20" w:firstLine="0" w:firstLineChars="0"/>
              <w:jc w:val="center"/>
              <w:rPr>
                <w:rFonts w:hint="eastAsia" w:ascii="宋体" w:hAnsi="宋体" w:eastAsia="宋体" w:cs="宋体"/>
                <w:b/>
                <w:bCs w:val="0"/>
                <w:sz w:val="21"/>
                <w:szCs w:val="21"/>
              </w:rPr>
            </w:pPr>
            <w:r>
              <w:rPr>
                <w:rFonts w:hint="eastAsia" w:ascii="宋体" w:hAnsi="宋体" w:eastAsia="宋体" w:cs="宋体"/>
                <w:b/>
                <w:bCs w:val="0"/>
                <w:sz w:val="21"/>
                <w:szCs w:val="21"/>
              </w:rPr>
              <w:t>编列内容</w:t>
            </w:r>
          </w:p>
        </w:tc>
      </w:tr>
      <w:tr w14:paraId="3713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9" w:hRule="atLeast"/>
        </w:trPr>
        <w:tc>
          <w:tcPr>
            <w:tcW w:w="1165" w:type="dxa"/>
            <w:vAlign w:val="center"/>
          </w:tcPr>
          <w:p w14:paraId="2070CA0D">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1.1.2</w:t>
            </w:r>
          </w:p>
        </w:tc>
        <w:tc>
          <w:tcPr>
            <w:tcW w:w="2250" w:type="dxa"/>
            <w:gridSpan w:val="3"/>
            <w:vAlign w:val="center"/>
          </w:tcPr>
          <w:p w14:paraId="022969D0">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招标人</w:t>
            </w:r>
          </w:p>
        </w:tc>
        <w:tc>
          <w:tcPr>
            <w:tcW w:w="6287" w:type="dxa"/>
            <w:vAlign w:val="center"/>
          </w:tcPr>
          <w:p w14:paraId="5AE1985C">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z w:val="21"/>
                <w:szCs w:val="21"/>
                <w:u w:val="single"/>
              </w:rPr>
            </w:pPr>
            <w:r>
              <w:rPr>
                <w:rFonts w:hint="eastAsia" w:ascii="宋体" w:hAnsi="宋体" w:eastAsia="宋体" w:cs="宋体"/>
                <w:sz w:val="21"/>
                <w:szCs w:val="21"/>
              </w:rPr>
              <w:t>名    称：</w:t>
            </w:r>
            <w:r>
              <w:rPr>
                <w:rFonts w:hint="eastAsia" w:ascii="宋体" w:hAnsi="宋体" w:eastAsia="宋体" w:cs="宋体"/>
                <w:snapToGrid w:val="0"/>
                <w:kern w:val="0"/>
                <w:sz w:val="21"/>
                <w:szCs w:val="21"/>
                <w:u w:val="single"/>
              </w:rPr>
              <w:t xml:space="preserve">   </w:t>
            </w:r>
          </w:p>
          <w:p w14:paraId="55A13662">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z w:val="21"/>
                <w:szCs w:val="21"/>
              </w:rPr>
            </w:pPr>
            <w:r>
              <w:rPr>
                <w:rFonts w:hint="eastAsia" w:ascii="宋体" w:hAnsi="宋体" w:eastAsia="宋体" w:cs="宋体"/>
                <w:sz w:val="21"/>
                <w:szCs w:val="21"/>
              </w:rPr>
              <w:t>地    址：</w:t>
            </w:r>
            <w:r>
              <w:rPr>
                <w:rFonts w:hint="eastAsia" w:ascii="宋体" w:hAnsi="宋体" w:eastAsia="宋体" w:cs="宋体"/>
                <w:snapToGrid w:val="0"/>
                <w:kern w:val="0"/>
                <w:sz w:val="21"/>
                <w:szCs w:val="21"/>
                <w:u w:val="single"/>
              </w:rPr>
              <w:t xml:space="preserve">   </w:t>
            </w:r>
          </w:p>
          <w:p w14:paraId="700AEA84">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z w:val="21"/>
                <w:szCs w:val="21"/>
              </w:rPr>
            </w:pPr>
            <w:r>
              <w:rPr>
                <w:rFonts w:hint="eastAsia" w:ascii="宋体" w:hAnsi="宋体" w:eastAsia="宋体" w:cs="宋体"/>
                <w:sz w:val="21"/>
                <w:szCs w:val="21"/>
              </w:rPr>
              <w:t>联 系 人：</w:t>
            </w:r>
            <w:r>
              <w:rPr>
                <w:rFonts w:hint="eastAsia" w:ascii="宋体" w:hAnsi="宋体" w:eastAsia="宋体" w:cs="宋体"/>
                <w:snapToGrid w:val="0"/>
                <w:kern w:val="0"/>
                <w:sz w:val="21"/>
                <w:szCs w:val="21"/>
                <w:u w:val="single"/>
              </w:rPr>
              <w:t xml:space="preserve">   </w:t>
            </w:r>
          </w:p>
          <w:p w14:paraId="510A5A43">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z w:val="21"/>
                <w:szCs w:val="21"/>
              </w:rPr>
            </w:pPr>
            <w:r>
              <w:rPr>
                <w:rFonts w:hint="eastAsia" w:ascii="宋体" w:hAnsi="宋体" w:eastAsia="宋体" w:cs="宋体"/>
                <w:sz w:val="21"/>
                <w:szCs w:val="21"/>
              </w:rPr>
              <w:t>电    话：</w:t>
            </w:r>
            <w:r>
              <w:rPr>
                <w:rFonts w:hint="eastAsia" w:ascii="宋体" w:hAnsi="宋体" w:eastAsia="宋体" w:cs="宋体"/>
                <w:sz w:val="21"/>
                <w:szCs w:val="21"/>
                <w:u w:val="single"/>
              </w:rPr>
              <w:t xml:space="preserve"> </w:t>
            </w:r>
            <w:r>
              <w:rPr>
                <w:rFonts w:hint="eastAsia" w:ascii="宋体" w:hAnsi="宋体" w:eastAsia="宋体" w:cs="宋体"/>
                <w:snapToGrid w:val="0"/>
                <w:kern w:val="0"/>
                <w:sz w:val="21"/>
                <w:szCs w:val="21"/>
                <w:u w:val="single"/>
                <w:lang w:eastAsia="en-US"/>
              </w:rPr>
              <w:t xml:space="preserve">  </w:t>
            </w:r>
          </w:p>
        </w:tc>
      </w:tr>
      <w:tr w14:paraId="79B2D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5" w:hRule="atLeast"/>
        </w:trPr>
        <w:tc>
          <w:tcPr>
            <w:tcW w:w="1165" w:type="dxa"/>
            <w:vAlign w:val="center"/>
          </w:tcPr>
          <w:p w14:paraId="6EE087E0">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1.1.3</w:t>
            </w:r>
          </w:p>
        </w:tc>
        <w:tc>
          <w:tcPr>
            <w:tcW w:w="2250" w:type="dxa"/>
            <w:gridSpan w:val="3"/>
            <w:vAlign w:val="center"/>
          </w:tcPr>
          <w:p w14:paraId="2B8D4568">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招标代理机构</w:t>
            </w:r>
          </w:p>
        </w:tc>
        <w:tc>
          <w:tcPr>
            <w:tcW w:w="6287" w:type="dxa"/>
            <w:vAlign w:val="center"/>
          </w:tcPr>
          <w:p w14:paraId="57851E1A">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名称：</w:t>
            </w:r>
            <w:r>
              <w:rPr>
                <w:rFonts w:hint="eastAsia" w:ascii="宋体" w:hAnsi="宋体" w:eastAsia="宋体" w:cs="宋体"/>
                <w:snapToGrid w:val="0"/>
                <w:kern w:val="0"/>
                <w:sz w:val="21"/>
                <w:szCs w:val="21"/>
                <w:u w:val="single"/>
              </w:rPr>
              <w:t xml:space="preserve">   </w:t>
            </w:r>
          </w:p>
          <w:p w14:paraId="5B80B34D">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地址：</w:t>
            </w:r>
            <w:r>
              <w:rPr>
                <w:rFonts w:hint="eastAsia" w:ascii="宋体" w:hAnsi="宋体" w:eastAsia="宋体" w:cs="宋体"/>
                <w:snapToGrid w:val="0"/>
                <w:kern w:val="0"/>
                <w:sz w:val="21"/>
                <w:szCs w:val="21"/>
                <w:u w:val="single"/>
              </w:rPr>
              <w:t xml:space="preserve">   </w:t>
            </w:r>
          </w:p>
          <w:p w14:paraId="3478AE64">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项目负责人：</w:t>
            </w:r>
            <w:r>
              <w:rPr>
                <w:rFonts w:hint="eastAsia" w:ascii="宋体" w:hAnsi="宋体" w:eastAsia="宋体" w:cs="宋体"/>
                <w:snapToGrid w:val="0"/>
                <w:kern w:val="0"/>
                <w:sz w:val="21"/>
                <w:szCs w:val="21"/>
                <w:u w:val="single"/>
              </w:rPr>
              <w:t xml:space="preserve">  </w:t>
            </w:r>
            <w:r>
              <w:rPr>
                <w:rFonts w:hint="eastAsia" w:cs="宋体"/>
                <w:snapToGrid w:val="0"/>
                <w:kern w:val="0"/>
                <w:sz w:val="21"/>
                <w:szCs w:val="21"/>
                <w:u w:val="single"/>
                <w:lang w:val="en-US" w:eastAsia="zh-CN"/>
              </w:rPr>
              <w:t xml:space="preserve"> </w:t>
            </w:r>
            <w:r>
              <w:rPr>
                <w:rFonts w:hint="eastAsia" w:ascii="宋体" w:hAnsi="宋体" w:eastAsia="宋体" w:cs="宋体"/>
                <w:snapToGrid w:val="0"/>
                <w:kern w:val="0"/>
                <w:sz w:val="21"/>
                <w:szCs w:val="21"/>
                <w:u w:val="single"/>
              </w:rPr>
              <w:t>（按招标代理委托协议填写）</w:t>
            </w:r>
          </w:p>
          <w:p w14:paraId="6A78B2A2">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rPr>
            </w:pPr>
            <w:r>
              <w:rPr>
                <w:rFonts w:hint="eastAsia" w:ascii="宋体" w:hAnsi="宋体" w:eastAsia="宋体" w:cs="宋体"/>
                <w:snapToGrid w:val="0"/>
                <w:kern w:val="0"/>
                <w:sz w:val="21"/>
                <w:szCs w:val="21"/>
              </w:rPr>
              <w:t>电话：</w:t>
            </w:r>
            <w:r>
              <w:rPr>
                <w:rFonts w:hint="eastAsia" w:ascii="宋体" w:hAnsi="宋体" w:eastAsia="宋体" w:cs="宋体"/>
                <w:snapToGrid w:val="0"/>
                <w:kern w:val="0"/>
                <w:sz w:val="21"/>
                <w:szCs w:val="21"/>
                <w:u w:val="single"/>
              </w:rPr>
              <w:t xml:space="preserve">   </w:t>
            </w:r>
          </w:p>
          <w:p w14:paraId="32B364B3">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rPr>
            </w:pPr>
            <w:r>
              <w:rPr>
                <w:rFonts w:hint="eastAsia" w:ascii="宋体" w:hAnsi="宋体" w:eastAsia="宋体" w:cs="宋体"/>
                <w:snapToGrid w:val="0"/>
                <w:kern w:val="0"/>
                <w:sz w:val="21"/>
                <w:szCs w:val="21"/>
              </w:rPr>
              <w:t>项目组其他成员：</w:t>
            </w:r>
            <w:r>
              <w:rPr>
                <w:rFonts w:hint="eastAsia" w:ascii="宋体" w:hAnsi="宋体" w:eastAsia="宋体" w:cs="宋体"/>
                <w:snapToGrid w:val="0"/>
                <w:kern w:val="0"/>
                <w:sz w:val="21"/>
                <w:szCs w:val="21"/>
                <w:u w:val="single"/>
              </w:rPr>
              <w:t xml:space="preserve">  </w:t>
            </w:r>
            <w:r>
              <w:rPr>
                <w:rFonts w:hint="eastAsia" w:cs="宋体"/>
                <w:snapToGrid w:val="0"/>
                <w:kern w:val="0"/>
                <w:sz w:val="21"/>
                <w:szCs w:val="21"/>
                <w:u w:val="single"/>
                <w:lang w:val="en-US" w:eastAsia="zh-CN"/>
              </w:rPr>
              <w:t xml:space="preserve"> </w:t>
            </w:r>
            <w:r>
              <w:rPr>
                <w:rFonts w:hint="eastAsia" w:ascii="宋体" w:hAnsi="宋体" w:eastAsia="宋体" w:cs="宋体"/>
                <w:snapToGrid w:val="0"/>
                <w:kern w:val="0"/>
                <w:sz w:val="21"/>
                <w:szCs w:val="21"/>
                <w:u w:val="single"/>
              </w:rPr>
              <w:t>（按招标代理委托协议填写）</w:t>
            </w:r>
          </w:p>
          <w:p w14:paraId="5E4E4929">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napToGrid w:val="0"/>
                <w:kern w:val="0"/>
                <w:sz w:val="21"/>
                <w:szCs w:val="21"/>
              </w:rPr>
              <w:t>电子邮箱：</w:t>
            </w:r>
            <w:r>
              <w:rPr>
                <w:rFonts w:hint="eastAsia" w:ascii="宋体" w:hAnsi="宋体" w:eastAsia="宋体" w:cs="宋体"/>
                <w:snapToGrid w:val="0"/>
                <w:kern w:val="0"/>
                <w:sz w:val="21"/>
                <w:szCs w:val="21"/>
                <w:u w:val="single"/>
                <w:lang w:eastAsia="en-US"/>
              </w:rPr>
              <w:t xml:space="preserve">   </w:t>
            </w:r>
          </w:p>
        </w:tc>
      </w:tr>
      <w:tr w14:paraId="28DDC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165" w:type="dxa"/>
            <w:vAlign w:val="center"/>
          </w:tcPr>
          <w:p w14:paraId="2B613CA8">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1.1.4</w:t>
            </w:r>
          </w:p>
        </w:tc>
        <w:tc>
          <w:tcPr>
            <w:tcW w:w="2250" w:type="dxa"/>
            <w:gridSpan w:val="3"/>
            <w:vAlign w:val="center"/>
          </w:tcPr>
          <w:p w14:paraId="7F90BE99">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招标项目名称</w:t>
            </w:r>
          </w:p>
        </w:tc>
        <w:tc>
          <w:tcPr>
            <w:tcW w:w="6287" w:type="dxa"/>
            <w:vAlign w:val="center"/>
          </w:tcPr>
          <w:p w14:paraId="36F2D005">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napToGrid w:val="0"/>
                <w:kern w:val="0"/>
                <w:sz w:val="21"/>
                <w:szCs w:val="21"/>
                <w:u w:val="single"/>
              </w:rPr>
              <w:t>（招标项目名称和标段（包）名称、项目投资代码）</w:t>
            </w:r>
          </w:p>
        </w:tc>
      </w:tr>
      <w:tr w14:paraId="3481B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165" w:type="dxa"/>
            <w:vAlign w:val="center"/>
          </w:tcPr>
          <w:p w14:paraId="3204EA81">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1.1.5</w:t>
            </w:r>
          </w:p>
        </w:tc>
        <w:tc>
          <w:tcPr>
            <w:tcW w:w="2250" w:type="dxa"/>
            <w:gridSpan w:val="3"/>
            <w:vAlign w:val="center"/>
          </w:tcPr>
          <w:p w14:paraId="48E7EDA1">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建设地点</w:t>
            </w:r>
          </w:p>
        </w:tc>
        <w:tc>
          <w:tcPr>
            <w:tcW w:w="6287" w:type="dxa"/>
            <w:vAlign w:val="center"/>
          </w:tcPr>
          <w:p w14:paraId="3184FB33">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napToGrid w:val="0"/>
                <w:kern w:val="0"/>
                <w:sz w:val="21"/>
                <w:szCs w:val="21"/>
                <w:u w:val="single"/>
                <w:lang w:eastAsia="en-US"/>
              </w:rPr>
              <w:t xml:space="preserve">   </w:t>
            </w:r>
          </w:p>
        </w:tc>
      </w:tr>
      <w:tr w14:paraId="1439E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165" w:type="dxa"/>
            <w:vAlign w:val="center"/>
          </w:tcPr>
          <w:p w14:paraId="37A0BE26">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en-US"/>
              </w:rPr>
            </w:pPr>
            <w:r>
              <w:rPr>
                <w:rFonts w:hint="eastAsia" w:ascii="宋体" w:hAnsi="宋体" w:eastAsia="宋体" w:cs="宋体"/>
                <w:bCs/>
                <w:sz w:val="21"/>
                <w:szCs w:val="21"/>
              </w:rPr>
              <w:t>1.1.6</w:t>
            </w:r>
          </w:p>
        </w:tc>
        <w:tc>
          <w:tcPr>
            <w:tcW w:w="2250" w:type="dxa"/>
            <w:gridSpan w:val="3"/>
            <w:vAlign w:val="center"/>
          </w:tcPr>
          <w:p w14:paraId="2A784151">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现场管理机构</w:t>
            </w:r>
          </w:p>
        </w:tc>
        <w:tc>
          <w:tcPr>
            <w:tcW w:w="6287" w:type="dxa"/>
            <w:vAlign w:val="center"/>
          </w:tcPr>
          <w:p w14:paraId="35345A1C">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lang w:eastAsia="en-US"/>
              </w:rPr>
            </w:pPr>
            <w:r>
              <w:rPr>
                <w:rFonts w:hint="eastAsia" w:ascii="宋体" w:hAnsi="宋体" w:eastAsia="宋体" w:cs="宋体"/>
                <w:snapToGrid w:val="0"/>
                <w:kern w:val="0"/>
                <w:sz w:val="21"/>
                <w:szCs w:val="21"/>
                <w:u w:val="single"/>
                <w:lang w:eastAsia="en-US"/>
              </w:rPr>
              <w:t xml:space="preserve">   </w:t>
            </w:r>
          </w:p>
        </w:tc>
      </w:tr>
      <w:tr w14:paraId="6DC16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165" w:type="dxa"/>
            <w:vAlign w:val="center"/>
          </w:tcPr>
          <w:p w14:paraId="3C056A3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en-US"/>
              </w:rPr>
            </w:pPr>
            <w:r>
              <w:rPr>
                <w:rFonts w:hint="eastAsia" w:ascii="宋体" w:hAnsi="宋体" w:eastAsia="宋体" w:cs="宋体"/>
                <w:bCs/>
                <w:sz w:val="21"/>
                <w:szCs w:val="21"/>
              </w:rPr>
              <w:t>1.1.7</w:t>
            </w:r>
          </w:p>
        </w:tc>
        <w:tc>
          <w:tcPr>
            <w:tcW w:w="2250" w:type="dxa"/>
            <w:gridSpan w:val="3"/>
            <w:vAlign w:val="center"/>
          </w:tcPr>
          <w:p w14:paraId="4BC823BC">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设计人（设计单位）</w:t>
            </w:r>
          </w:p>
        </w:tc>
        <w:tc>
          <w:tcPr>
            <w:tcW w:w="6287" w:type="dxa"/>
            <w:vAlign w:val="center"/>
          </w:tcPr>
          <w:p w14:paraId="503323A9">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lang w:eastAsia="en-US"/>
              </w:rPr>
            </w:pPr>
            <w:r>
              <w:rPr>
                <w:rFonts w:hint="eastAsia" w:ascii="宋体" w:hAnsi="宋体" w:eastAsia="宋体" w:cs="宋体"/>
                <w:snapToGrid w:val="0"/>
                <w:kern w:val="0"/>
                <w:sz w:val="21"/>
                <w:szCs w:val="21"/>
                <w:u w:val="single"/>
                <w:lang w:eastAsia="en-US"/>
              </w:rPr>
              <w:t xml:space="preserve">   </w:t>
            </w:r>
          </w:p>
        </w:tc>
      </w:tr>
      <w:tr w14:paraId="2D44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165" w:type="dxa"/>
            <w:vAlign w:val="center"/>
          </w:tcPr>
          <w:p w14:paraId="2575FD99">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en-US"/>
              </w:rPr>
            </w:pPr>
            <w:r>
              <w:rPr>
                <w:rFonts w:hint="eastAsia" w:ascii="宋体" w:hAnsi="宋体" w:eastAsia="宋体" w:cs="宋体"/>
                <w:bCs/>
                <w:sz w:val="21"/>
                <w:szCs w:val="21"/>
              </w:rPr>
              <w:t>1.1.8</w:t>
            </w:r>
          </w:p>
        </w:tc>
        <w:tc>
          <w:tcPr>
            <w:tcW w:w="2250" w:type="dxa"/>
            <w:gridSpan w:val="3"/>
            <w:vAlign w:val="center"/>
          </w:tcPr>
          <w:p w14:paraId="1660C7EB">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snapToGrid w:val="0"/>
                <w:color w:val="auto"/>
                <w:kern w:val="0"/>
                <w:sz w:val="21"/>
                <w:szCs w:val="21"/>
                <w:lang w:eastAsia="en-US"/>
              </w:rPr>
            </w:pPr>
            <w:r>
              <w:rPr>
                <w:rFonts w:hint="eastAsia" w:ascii="宋体" w:hAnsi="宋体" w:eastAsia="宋体" w:cs="宋体"/>
                <w:bCs/>
                <w:color w:val="auto"/>
                <w:sz w:val="21"/>
                <w:szCs w:val="21"/>
                <w:lang w:eastAsia="en-US"/>
              </w:rPr>
              <w:t>监理人（监理单位）</w:t>
            </w:r>
          </w:p>
        </w:tc>
        <w:tc>
          <w:tcPr>
            <w:tcW w:w="6287" w:type="dxa"/>
            <w:vAlign w:val="center"/>
          </w:tcPr>
          <w:p w14:paraId="128278FE">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lang w:eastAsia="en-US"/>
              </w:rPr>
            </w:pPr>
            <w:r>
              <w:rPr>
                <w:rFonts w:hint="eastAsia" w:ascii="宋体" w:hAnsi="宋体" w:eastAsia="宋体" w:cs="宋体"/>
                <w:snapToGrid w:val="0"/>
                <w:kern w:val="0"/>
                <w:sz w:val="21"/>
                <w:szCs w:val="21"/>
                <w:u w:val="single"/>
                <w:lang w:eastAsia="en-US"/>
              </w:rPr>
              <w:t xml:space="preserve">   </w:t>
            </w:r>
          </w:p>
        </w:tc>
      </w:tr>
      <w:tr w14:paraId="22912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165" w:type="dxa"/>
            <w:vAlign w:val="center"/>
          </w:tcPr>
          <w:p w14:paraId="1ADA322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en-US"/>
              </w:rPr>
            </w:pPr>
            <w:r>
              <w:rPr>
                <w:rFonts w:hint="eastAsia" w:ascii="宋体" w:hAnsi="宋体" w:eastAsia="宋体" w:cs="宋体"/>
                <w:bCs/>
                <w:sz w:val="21"/>
                <w:szCs w:val="21"/>
              </w:rPr>
              <w:t>1.1</w:t>
            </w:r>
            <w:r>
              <w:rPr>
                <w:rFonts w:hint="eastAsia" w:ascii="宋体" w:hAnsi="宋体" w:eastAsia="宋体" w:cs="宋体"/>
                <w:bCs/>
                <w:sz w:val="21"/>
                <w:szCs w:val="21"/>
                <w:lang w:val="en-US" w:eastAsia="zh-CN"/>
              </w:rPr>
              <w:t>.</w:t>
            </w:r>
            <w:r>
              <w:rPr>
                <w:rFonts w:hint="eastAsia" w:ascii="宋体" w:hAnsi="宋体" w:eastAsia="宋体" w:cs="宋体"/>
                <w:bCs/>
                <w:sz w:val="21"/>
                <w:szCs w:val="21"/>
              </w:rPr>
              <w:t>9</w:t>
            </w:r>
          </w:p>
        </w:tc>
        <w:tc>
          <w:tcPr>
            <w:tcW w:w="2250" w:type="dxa"/>
            <w:gridSpan w:val="3"/>
            <w:vAlign w:val="center"/>
          </w:tcPr>
          <w:p w14:paraId="27D96A38">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代建机构</w:t>
            </w:r>
          </w:p>
        </w:tc>
        <w:tc>
          <w:tcPr>
            <w:tcW w:w="6287" w:type="dxa"/>
            <w:vAlign w:val="center"/>
          </w:tcPr>
          <w:p w14:paraId="34C20CCE">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lang w:eastAsia="en-US"/>
              </w:rPr>
            </w:pPr>
            <w:r>
              <w:rPr>
                <w:rFonts w:hint="eastAsia" w:ascii="宋体" w:hAnsi="宋体" w:eastAsia="宋体" w:cs="宋体"/>
                <w:snapToGrid w:val="0"/>
                <w:kern w:val="0"/>
                <w:sz w:val="21"/>
                <w:szCs w:val="21"/>
                <w:u w:val="single"/>
                <w:lang w:eastAsia="en-US"/>
              </w:rPr>
              <w:t xml:space="preserve">   </w:t>
            </w:r>
          </w:p>
        </w:tc>
      </w:tr>
      <w:tr w14:paraId="1016D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165" w:type="dxa"/>
            <w:vAlign w:val="center"/>
          </w:tcPr>
          <w:p w14:paraId="63813595">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lang w:eastAsia="en-US"/>
              </w:rPr>
              <w:t>1.2.1</w:t>
            </w:r>
          </w:p>
        </w:tc>
        <w:tc>
          <w:tcPr>
            <w:tcW w:w="2250" w:type="dxa"/>
            <w:gridSpan w:val="3"/>
            <w:vAlign w:val="center"/>
          </w:tcPr>
          <w:p w14:paraId="20EE7471">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资金来源</w:t>
            </w:r>
          </w:p>
        </w:tc>
        <w:tc>
          <w:tcPr>
            <w:tcW w:w="6287" w:type="dxa"/>
            <w:vAlign w:val="center"/>
          </w:tcPr>
          <w:p w14:paraId="6FF9483D">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lang w:eastAsia="en-US"/>
              </w:rPr>
            </w:pPr>
            <w:r>
              <w:rPr>
                <w:rFonts w:hint="eastAsia" w:ascii="宋体" w:hAnsi="宋体" w:eastAsia="宋体" w:cs="宋体"/>
                <w:snapToGrid w:val="0"/>
                <w:kern w:val="0"/>
                <w:sz w:val="21"/>
                <w:szCs w:val="21"/>
                <w:u w:val="single"/>
                <w:lang w:eastAsia="en-US"/>
              </w:rPr>
              <w:t xml:space="preserve">   </w:t>
            </w:r>
          </w:p>
        </w:tc>
      </w:tr>
      <w:tr w14:paraId="09EA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2" w:hRule="exact"/>
        </w:trPr>
        <w:tc>
          <w:tcPr>
            <w:tcW w:w="1165" w:type="dxa"/>
            <w:vAlign w:val="center"/>
          </w:tcPr>
          <w:p w14:paraId="214BF13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lang w:eastAsia="en-US"/>
              </w:rPr>
              <w:t>1.2.2</w:t>
            </w:r>
          </w:p>
        </w:tc>
        <w:tc>
          <w:tcPr>
            <w:tcW w:w="2250" w:type="dxa"/>
            <w:gridSpan w:val="3"/>
            <w:vAlign w:val="center"/>
          </w:tcPr>
          <w:p w14:paraId="60B30408">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出资比例</w:t>
            </w:r>
          </w:p>
        </w:tc>
        <w:tc>
          <w:tcPr>
            <w:tcW w:w="6287" w:type="dxa"/>
            <w:vAlign w:val="center"/>
          </w:tcPr>
          <w:p w14:paraId="5A8FA2D0">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lang w:val="en-US" w:eastAsia="zh-CN"/>
              </w:rPr>
            </w:pPr>
            <w:r>
              <w:rPr>
                <w:rFonts w:hint="eastAsia" w:ascii="宋体" w:hAnsi="宋体" w:eastAsia="宋体" w:cs="宋体"/>
                <w:snapToGrid w:val="0"/>
                <w:kern w:val="0"/>
                <w:sz w:val="21"/>
                <w:szCs w:val="21"/>
                <w:u w:val="single"/>
                <w:lang w:val="en-US" w:eastAsia="zh-CN"/>
              </w:rPr>
              <w:t>财政资金比例：   万元，   %</w:t>
            </w:r>
          </w:p>
          <w:p w14:paraId="31A08F6B">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rPr>
            </w:pPr>
            <w:r>
              <w:rPr>
                <w:rFonts w:hint="eastAsia" w:ascii="宋体" w:hAnsi="宋体" w:eastAsia="宋体" w:cs="宋体"/>
                <w:snapToGrid w:val="0"/>
                <w:kern w:val="0"/>
                <w:sz w:val="21"/>
                <w:szCs w:val="21"/>
                <w:u w:val="single"/>
              </w:rPr>
              <w:t>国有</w:t>
            </w:r>
            <w:r>
              <w:rPr>
                <w:rFonts w:hint="eastAsia" w:ascii="宋体" w:hAnsi="宋体" w:eastAsia="宋体" w:cs="宋体"/>
                <w:snapToGrid w:val="0"/>
                <w:kern w:val="0"/>
                <w:sz w:val="21"/>
                <w:szCs w:val="21"/>
                <w:u w:val="single"/>
                <w:lang w:eastAsia="zh-CN"/>
              </w:rPr>
              <w:t>（</w:t>
            </w:r>
            <w:r>
              <w:rPr>
                <w:rFonts w:hint="eastAsia" w:ascii="宋体" w:hAnsi="宋体" w:eastAsia="宋体" w:cs="宋体"/>
                <w:snapToGrid w:val="0"/>
                <w:kern w:val="0"/>
                <w:sz w:val="21"/>
                <w:szCs w:val="21"/>
                <w:u w:val="single"/>
                <w:lang w:val="en-US" w:eastAsia="zh-CN"/>
              </w:rPr>
              <w:t>非财政</w:t>
            </w:r>
            <w:r>
              <w:rPr>
                <w:rFonts w:hint="eastAsia" w:ascii="宋体" w:hAnsi="宋体" w:eastAsia="宋体" w:cs="宋体"/>
                <w:snapToGrid w:val="0"/>
                <w:kern w:val="0"/>
                <w:sz w:val="21"/>
                <w:szCs w:val="21"/>
                <w:u w:val="single"/>
                <w:lang w:eastAsia="zh-CN"/>
              </w:rPr>
              <w:t>）</w:t>
            </w:r>
            <w:r>
              <w:rPr>
                <w:rFonts w:hint="eastAsia" w:ascii="宋体" w:hAnsi="宋体" w:eastAsia="宋体" w:cs="宋体"/>
                <w:snapToGrid w:val="0"/>
                <w:kern w:val="0"/>
                <w:sz w:val="21"/>
                <w:szCs w:val="21"/>
                <w:u w:val="single"/>
              </w:rPr>
              <w:t xml:space="preserve">资金比例：   万元，   % </w:t>
            </w:r>
          </w:p>
          <w:p w14:paraId="2D2A3376">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rPr>
            </w:pPr>
            <w:r>
              <w:rPr>
                <w:rFonts w:hint="eastAsia" w:ascii="宋体" w:hAnsi="宋体" w:eastAsia="宋体" w:cs="宋体"/>
                <w:snapToGrid w:val="0"/>
                <w:kern w:val="0"/>
                <w:sz w:val="21"/>
                <w:szCs w:val="21"/>
                <w:u w:val="single"/>
              </w:rPr>
              <w:t xml:space="preserve">私有资金比例：   万元，   % </w:t>
            </w:r>
          </w:p>
          <w:p w14:paraId="0ADC455C">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rPr>
            </w:pPr>
            <w:r>
              <w:rPr>
                <w:rFonts w:hint="eastAsia" w:ascii="宋体" w:hAnsi="宋体" w:eastAsia="宋体" w:cs="宋体"/>
                <w:snapToGrid w:val="0"/>
                <w:kern w:val="0"/>
                <w:sz w:val="21"/>
                <w:szCs w:val="21"/>
                <w:u w:val="single"/>
              </w:rPr>
              <w:t xml:space="preserve">外国政府及组织投资比例：   万元，   % </w:t>
            </w:r>
          </w:p>
          <w:p w14:paraId="2A5B1F26">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rPr>
            </w:pPr>
            <w:r>
              <w:rPr>
                <w:rFonts w:hint="eastAsia" w:ascii="宋体" w:hAnsi="宋体" w:eastAsia="宋体" w:cs="宋体"/>
                <w:snapToGrid w:val="0"/>
                <w:kern w:val="0"/>
                <w:sz w:val="21"/>
                <w:szCs w:val="21"/>
                <w:u w:val="single"/>
              </w:rPr>
              <w:t xml:space="preserve">境外私人投资比例：   万元，   % </w:t>
            </w:r>
          </w:p>
          <w:p w14:paraId="4E17AEC2">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rPr>
            </w:pPr>
            <w:r>
              <w:rPr>
                <w:rFonts w:hint="eastAsia" w:ascii="宋体" w:hAnsi="宋体" w:eastAsia="宋体" w:cs="宋体"/>
                <w:snapToGrid w:val="0"/>
                <w:kern w:val="0"/>
                <w:sz w:val="21"/>
                <w:szCs w:val="21"/>
                <w:u w:val="single"/>
                <w:lang w:val="en-US" w:eastAsia="zh-CN"/>
              </w:rPr>
              <w:t xml:space="preserve">其他：   </w:t>
            </w:r>
          </w:p>
        </w:tc>
      </w:tr>
      <w:tr w14:paraId="0CFD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exact"/>
        </w:trPr>
        <w:tc>
          <w:tcPr>
            <w:tcW w:w="1165" w:type="dxa"/>
            <w:vAlign w:val="center"/>
          </w:tcPr>
          <w:p w14:paraId="04FDBCF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lang w:eastAsia="en-US"/>
              </w:rPr>
              <w:t>1.2.3</w:t>
            </w:r>
          </w:p>
        </w:tc>
        <w:tc>
          <w:tcPr>
            <w:tcW w:w="2250" w:type="dxa"/>
            <w:gridSpan w:val="3"/>
            <w:vAlign w:val="center"/>
          </w:tcPr>
          <w:p w14:paraId="70639EFD">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资金落实情况</w:t>
            </w:r>
          </w:p>
        </w:tc>
        <w:tc>
          <w:tcPr>
            <w:tcW w:w="6287" w:type="dxa"/>
            <w:vAlign w:val="center"/>
          </w:tcPr>
          <w:p w14:paraId="11D447AD">
            <w:pPr>
              <w:keepNext w:val="0"/>
              <w:keepLines w:val="0"/>
              <w:pageBreakBefore w:val="0"/>
              <w:widowControl/>
              <w:tabs>
                <w:tab w:val="left" w:pos="390"/>
              </w:tabs>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lang w:eastAsia="en-US"/>
              </w:rPr>
              <w:sym w:font="Wingdings 2" w:char="00A3"/>
            </w:r>
            <w:r>
              <w:rPr>
                <w:rFonts w:hint="eastAsia" w:ascii="宋体" w:hAnsi="宋体" w:eastAsia="宋体" w:cs="宋体"/>
                <w:snapToGrid w:val="0"/>
                <w:kern w:val="0"/>
                <w:sz w:val="21"/>
                <w:szCs w:val="21"/>
              </w:rPr>
              <w:t>已落实</w:t>
            </w:r>
          </w:p>
          <w:p w14:paraId="3875411E">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u w:val="single"/>
                <w:lang w:eastAsia="en-US"/>
              </w:rPr>
            </w:pPr>
            <w:r>
              <w:rPr>
                <w:rFonts w:hint="eastAsia" w:ascii="宋体" w:hAnsi="宋体" w:eastAsia="宋体" w:cs="宋体"/>
                <w:snapToGrid w:val="0"/>
                <w:kern w:val="0"/>
                <w:sz w:val="21"/>
                <w:szCs w:val="21"/>
                <w:lang w:eastAsia="en-US"/>
              </w:rPr>
              <w:sym w:font="Wingdings 2" w:char="00A3"/>
            </w:r>
            <w:r>
              <w:rPr>
                <w:rFonts w:hint="eastAsia" w:ascii="宋体" w:hAnsi="宋体" w:eastAsia="宋体" w:cs="宋体"/>
                <w:snapToGrid w:val="0"/>
                <w:kern w:val="0"/>
                <w:sz w:val="21"/>
                <w:szCs w:val="21"/>
              </w:rPr>
              <w:t>未落实：</w:t>
            </w:r>
            <w:r>
              <w:rPr>
                <w:rFonts w:hint="eastAsia" w:ascii="宋体" w:hAnsi="宋体" w:eastAsia="宋体" w:cs="宋体"/>
                <w:snapToGrid w:val="0"/>
                <w:kern w:val="0"/>
                <w:sz w:val="21"/>
                <w:szCs w:val="21"/>
                <w:u w:val="single"/>
              </w:rPr>
              <w:t xml:space="preserve">   </w:t>
            </w:r>
          </w:p>
        </w:tc>
      </w:tr>
      <w:tr w14:paraId="3B8A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65" w:type="dxa"/>
            <w:vAlign w:val="center"/>
          </w:tcPr>
          <w:p w14:paraId="25FE003F">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1.3.1</w:t>
            </w:r>
          </w:p>
        </w:tc>
        <w:tc>
          <w:tcPr>
            <w:tcW w:w="2250" w:type="dxa"/>
            <w:gridSpan w:val="3"/>
            <w:vAlign w:val="center"/>
          </w:tcPr>
          <w:p w14:paraId="309773E1">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招标范围</w:t>
            </w:r>
          </w:p>
        </w:tc>
        <w:tc>
          <w:tcPr>
            <w:tcW w:w="6287" w:type="dxa"/>
            <w:vAlign w:val="center"/>
          </w:tcPr>
          <w:p w14:paraId="72A50504">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详见招标公告（适用于采用资格后审方式的招标项目）</w:t>
            </w:r>
          </w:p>
          <w:p w14:paraId="4AC7474D">
            <w:pPr>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sym w:font="Wingdings 2" w:char="00A3"/>
            </w:r>
            <w:r>
              <w:rPr>
                <w:rFonts w:hint="eastAsia" w:ascii="宋体" w:hAnsi="宋体" w:eastAsia="宋体" w:cs="宋体"/>
                <w:sz w:val="21"/>
                <w:szCs w:val="21"/>
                <w:highlight w:val="none"/>
              </w:rPr>
              <w:t>详见投标邀请书（适用于邀请招标项目）</w:t>
            </w:r>
          </w:p>
          <w:p w14:paraId="366634B2">
            <w:pPr>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sym w:font="Wingdings 2" w:char="00A3"/>
            </w:r>
            <w:r>
              <w:rPr>
                <w:rFonts w:hint="eastAsia" w:ascii="宋体" w:hAnsi="宋体" w:eastAsia="宋体" w:cs="宋体"/>
                <w:sz w:val="21"/>
                <w:szCs w:val="21"/>
                <w:highlight w:val="none"/>
              </w:rPr>
              <w:t>详见资格预审公告 （适用于采用资格预审方式的招标项目）</w:t>
            </w:r>
          </w:p>
          <w:p w14:paraId="7B54BCA5">
            <w:pPr>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highlight w:val="none"/>
              </w:rPr>
              <w:t>关于招标范围的详细说明见第七章“技术标准和要求”及施工图纸和工程量清单。</w:t>
            </w:r>
          </w:p>
        </w:tc>
      </w:tr>
      <w:tr w14:paraId="0BE8C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165" w:type="dxa"/>
            <w:vAlign w:val="center"/>
          </w:tcPr>
          <w:p w14:paraId="5E3B3C81">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1.3.2</w:t>
            </w:r>
          </w:p>
        </w:tc>
        <w:tc>
          <w:tcPr>
            <w:tcW w:w="2250" w:type="dxa"/>
            <w:gridSpan w:val="3"/>
            <w:vAlign w:val="center"/>
          </w:tcPr>
          <w:p w14:paraId="30399475">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计划工期</w:t>
            </w:r>
          </w:p>
        </w:tc>
        <w:tc>
          <w:tcPr>
            <w:tcW w:w="6287" w:type="dxa"/>
            <w:vAlign w:val="center"/>
          </w:tcPr>
          <w:p w14:paraId="6595A5F5">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计划工期：</w:t>
            </w:r>
            <w:r>
              <w:rPr>
                <w:rFonts w:hint="eastAsia" w:ascii="宋体" w:hAnsi="宋体" w:eastAsia="宋体" w:cs="宋体"/>
                <w:snapToGrid w:val="0"/>
                <w:kern w:val="0"/>
                <w:sz w:val="21"/>
                <w:szCs w:val="21"/>
                <w:u w:val="single"/>
              </w:rPr>
              <w:t xml:space="preserve">   </w:t>
            </w:r>
            <w:r>
              <w:rPr>
                <w:rFonts w:hint="eastAsia" w:ascii="宋体" w:hAnsi="宋体" w:eastAsia="宋体" w:cs="宋体"/>
                <w:snapToGrid w:val="0"/>
                <w:kern w:val="0"/>
                <w:sz w:val="21"/>
                <w:szCs w:val="21"/>
              </w:rPr>
              <w:t>日历天</w:t>
            </w:r>
          </w:p>
          <w:p w14:paraId="63E22CC3">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计划开工日期：</w:t>
            </w:r>
            <w:r>
              <w:rPr>
                <w:rFonts w:hint="eastAsia" w:ascii="宋体" w:hAnsi="宋体" w:eastAsia="宋体" w:cs="宋体"/>
                <w:snapToGrid w:val="0"/>
                <w:kern w:val="0"/>
                <w:sz w:val="21"/>
                <w:szCs w:val="21"/>
                <w:u w:val="single"/>
              </w:rPr>
              <w:t xml:space="preserve">   </w:t>
            </w:r>
            <w:r>
              <w:rPr>
                <w:rFonts w:hint="eastAsia" w:ascii="宋体" w:hAnsi="宋体" w:eastAsia="宋体" w:cs="宋体"/>
                <w:snapToGrid w:val="0"/>
                <w:kern w:val="0"/>
                <w:sz w:val="21"/>
                <w:szCs w:val="21"/>
              </w:rPr>
              <w:t>年</w:t>
            </w:r>
            <w:r>
              <w:rPr>
                <w:rFonts w:hint="eastAsia" w:ascii="宋体" w:hAnsi="宋体" w:eastAsia="宋体" w:cs="宋体"/>
                <w:snapToGrid w:val="0"/>
                <w:kern w:val="0"/>
                <w:sz w:val="21"/>
                <w:szCs w:val="21"/>
                <w:u w:val="single"/>
              </w:rPr>
              <w:t xml:space="preserve">   </w:t>
            </w:r>
            <w:r>
              <w:rPr>
                <w:rFonts w:hint="eastAsia" w:ascii="宋体" w:hAnsi="宋体" w:eastAsia="宋体" w:cs="宋体"/>
                <w:snapToGrid w:val="0"/>
                <w:kern w:val="0"/>
                <w:sz w:val="21"/>
                <w:szCs w:val="21"/>
              </w:rPr>
              <w:t>月</w:t>
            </w:r>
            <w:r>
              <w:rPr>
                <w:rFonts w:hint="eastAsia" w:ascii="宋体" w:hAnsi="宋体" w:eastAsia="宋体" w:cs="宋体"/>
                <w:snapToGrid w:val="0"/>
                <w:kern w:val="0"/>
                <w:sz w:val="21"/>
                <w:szCs w:val="21"/>
                <w:u w:val="single"/>
              </w:rPr>
              <w:t xml:space="preserve">   </w:t>
            </w:r>
            <w:r>
              <w:rPr>
                <w:rFonts w:hint="eastAsia" w:ascii="宋体" w:hAnsi="宋体" w:eastAsia="宋体" w:cs="宋体"/>
                <w:snapToGrid w:val="0"/>
                <w:kern w:val="0"/>
                <w:sz w:val="21"/>
                <w:szCs w:val="21"/>
              </w:rPr>
              <w:t>日</w:t>
            </w:r>
          </w:p>
          <w:p w14:paraId="4C46E684">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u w:val="single"/>
              </w:rPr>
            </w:pPr>
            <w:r>
              <w:rPr>
                <w:rFonts w:hint="eastAsia" w:ascii="宋体" w:hAnsi="宋体" w:eastAsia="宋体" w:cs="宋体"/>
                <w:snapToGrid w:val="0"/>
                <w:kern w:val="0"/>
                <w:sz w:val="21"/>
                <w:szCs w:val="21"/>
              </w:rPr>
              <w:t>计划完（交、竣）工日期：</w:t>
            </w:r>
            <w:r>
              <w:rPr>
                <w:rFonts w:hint="eastAsia" w:ascii="宋体" w:hAnsi="宋体" w:eastAsia="宋体" w:cs="宋体"/>
                <w:snapToGrid w:val="0"/>
                <w:kern w:val="0"/>
                <w:sz w:val="21"/>
                <w:szCs w:val="21"/>
                <w:u w:val="single"/>
              </w:rPr>
              <w:t xml:space="preserve">   </w:t>
            </w:r>
            <w:r>
              <w:rPr>
                <w:rFonts w:hint="eastAsia" w:ascii="宋体" w:hAnsi="宋体" w:eastAsia="宋体" w:cs="宋体"/>
                <w:snapToGrid w:val="0"/>
                <w:kern w:val="0"/>
                <w:sz w:val="21"/>
                <w:szCs w:val="21"/>
              </w:rPr>
              <w:t>年</w:t>
            </w:r>
            <w:r>
              <w:rPr>
                <w:rFonts w:hint="eastAsia" w:ascii="宋体" w:hAnsi="宋体" w:eastAsia="宋体" w:cs="宋体"/>
                <w:snapToGrid w:val="0"/>
                <w:kern w:val="0"/>
                <w:sz w:val="21"/>
                <w:szCs w:val="21"/>
                <w:u w:val="single"/>
              </w:rPr>
              <w:t xml:space="preserve">   </w:t>
            </w:r>
            <w:r>
              <w:rPr>
                <w:rFonts w:hint="eastAsia" w:ascii="宋体" w:hAnsi="宋体" w:eastAsia="宋体" w:cs="宋体"/>
                <w:snapToGrid w:val="0"/>
                <w:kern w:val="0"/>
                <w:sz w:val="21"/>
                <w:szCs w:val="21"/>
              </w:rPr>
              <w:t>月</w:t>
            </w:r>
            <w:r>
              <w:rPr>
                <w:rFonts w:hint="eastAsia" w:ascii="宋体" w:hAnsi="宋体" w:eastAsia="宋体" w:cs="宋体"/>
                <w:snapToGrid w:val="0"/>
                <w:kern w:val="0"/>
                <w:sz w:val="21"/>
                <w:szCs w:val="21"/>
                <w:u w:val="single"/>
              </w:rPr>
              <w:t xml:space="preserve">   </w:t>
            </w:r>
            <w:r>
              <w:rPr>
                <w:rFonts w:hint="eastAsia" w:ascii="宋体" w:hAnsi="宋体" w:eastAsia="宋体" w:cs="宋体"/>
                <w:snapToGrid w:val="0"/>
                <w:kern w:val="0"/>
                <w:sz w:val="21"/>
                <w:szCs w:val="21"/>
              </w:rPr>
              <w:t>日</w:t>
            </w:r>
          </w:p>
        </w:tc>
      </w:tr>
      <w:tr w14:paraId="65407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165" w:type="dxa"/>
            <w:vAlign w:val="center"/>
          </w:tcPr>
          <w:p w14:paraId="7D557CA6">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1.3.3</w:t>
            </w:r>
          </w:p>
        </w:tc>
        <w:tc>
          <w:tcPr>
            <w:tcW w:w="2250" w:type="dxa"/>
            <w:gridSpan w:val="3"/>
            <w:vAlign w:val="center"/>
          </w:tcPr>
          <w:p w14:paraId="6151582D">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质量标准和</w:t>
            </w:r>
          </w:p>
          <w:p w14:paraId="1465E914">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保修要求</w:t>
            </w:r>
          </w:p>
        </w:tc>
        <w:tc>
          <w:tcPr>
            <w:tcW w:w="6287" w:type="dxa"/>
            <w:vAlign w:val="center"/>
          </w:tcPr>
          <w:p w14:paraId="1C5E5FCD">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质量标准：</w:t>
            </w:r>
            <w:r>
              <w:rPr>
                <w:rFonts w:hint="eastAsia" w:ascii="宋体" w:hAnsi="宋体" w:eastAsia="宋体" w:cs="宋体"/>
                <w:bCs/>
                <w:color w:val="auto"/>
                <w:sz w:val="21"/>
                <w:szCs w:val="21"/>
                <w:u w:val="single"/>
                <w:lang w:eastAsia="zh-CN"/>
              </w:rPr>
              <w:t xml:space="preserve">              </w:t>
            </w:r>
            <w:r>
              <w:rPr>
                <w:rFonts w:hint="eastAsia" w:ascii="宋体" w:hAnsi="宋体" w:eastAsia="宋体" w:cs="宋体"/>
                <w:sz w:val="21"/>
                <w:szCs w:val="21"/>
              </w:rPr>
              <w:t>；</w:t>
            </w:r>
          </w:p>
          <w:p w14:paraId="3E157E01">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保修要求：</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详见保修书范本</w:t>
            </w:r>
            <w:r>
              <w:rPr>
                <w:rFonts w:hint="eastAsia" w:ascii="宋体" w:hAnsi="宋体" w:eastAsia="宋体" w:cs="宋体"/>
                <w:sz w:val="21"/>
                <w:szCs w:val="21"/>
              </w:rPr>
              <w:t>。</w:t>
            </w:r>
          </w:p>
        </w:tc>
      </w:tr>
      <w:tr w14:paraId="54A2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1165" w:type="dxa"/>
            <w:vAlign w:val="center"/>
          </w:tcPr>
          <w:p w14:paraId="79B7D4C1">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lang w:eastAsia="en-US"/>
              </w:rPr>
              <w:t>1.4.1</w:t>
            </w:r>
          </w:p>
        </w:tc>
        <w:tc>
          <w:tcPr>
            <w:tcW w:w="2250" w:type="dxa"/>
            <w:gridSpan w:val="3"/>
            <w:vAlign w:val="center"/>
          </w:tcPr>
          <w:p w14:paraId="33C7A255">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投标人资质条件、能力</w:t>
            </w:r>
          </w:p>
        </w:tc>
        <w:tc>
          <w:tcPr>
            <w:tcW w:w="6287" w:type="dxa"/>
            <w:vAlign w:val="center"/>
          </w:tcPr>
          <w:p w14:paraId="3D8DB956">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详见招标公告（适用于采用资格后审方式的招标项目）</w:t>
            </w:r>
          </w:p>
          <w:p w14:paraId="227BC3B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详见投标邀请书（适用于邀请招标项目）</w:t>
            </w:r>
          </w:p>
          <w:p w14:paraId="0F8320DA">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bookmarkStart w:id="160" w:name="OLE_LINK5"/>
            <w:bookmarkStart w:id="161" w:name="OLE_LINK4"/>
            <w:r>
              <w:rPr>
                <w:rFonts w:hint="eastAsia" w:ascii="宋体" w:hAnsi="宋体" w:eastAsia="宋体" w:cs="宋体"/>
                <w:sz w:val="21"/>
                <w:szCs w:val="21"/>
              </w:rPr>
              <w:sym w:font="Wingdings 2" w:char="00A3"/>
            </w:r>
            <w:bookmarkEnd w:id="160"/>
            <w:bookmarkEnd w:id="161"/>
            <w:r>
              <w:rPr>
                <w:rFonts w:hint="eastAsia" w:ascii="宋体" w:hAnsi="宋体" w:eastAsia="宋体" w:cs="宋体"/>
                <w:sz w:val="21"/>
                <w:szCs w:val="21"/>
              </w:rPr>
              <w:t>详见资格预审公告 （适用于采用资格预审方式的招标项目）</w:t>
            </w:r>
          </w:p>
        </w:tc>
      </w:tr>
      <w:tr w14:paraId="0D62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165" w:type="dxa"/>
            <w:vAlign w:val="center"/>
          </w:tcPr>
          <w:p w14:paraId="3643C42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1.4.2</w:t>
            </w:r>
          </w:p>
        </w:tc>
        <w:tc>
          <w:tcPr>
            <w:tcW w:w="2250" w:type="dxa"/>
            <w:gridSpan w:val="3"/>
            <w:vAlign w:val="center"/>
          </w:tcPr>
          <w:p w14:paraId="3A225408">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是否接受</w:t>
            </w:r>
          </w:p>
          <w:p w14:paraId="493FB644">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联合体投标</w:t>
            </w:r>
          </w:p>
        </w:tc>
        <w:tc>
          <w:tcPr>
            <w:tcW w:w="6287" w:type="dxa"/>
            <w:vAlign w:val="center"/>
          </w:tcPr>
          <w:p w14:paraId="5D950979">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不接受</w:t>
            </w:r>
          </w:p>
          <w:p w14:paraId="0C7C9D91">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接受，应满足下列要求：</w:t>
            </w:r>
            <w:r>
              <w:rPr>
                <w:rFonts w:hint="eastAsia" w:ascii="宋体" w:hAnsi="宋体" w:eastAsia="宋体" w:cs="宋体"/>
                <w:sz w:val="21"/>
                <w:szCs w:val="21"/>
                <w:u w:val="single"/>
              </w:rPr>
              <w:t xml:space="preserve">          </w:t>
            </w:r>
          </w:p>
        </w:tc>
      </w:tr>
      <w:tr w14:paraId="737D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trPr>
        <w:tc>
          <w:tcPr>
            <w:tcW w:w="1165" w:type="dxa"/>
            <w:vAlign w:val="center"/>
          </w:tcPr>
          <w:p w14:paraId="617E7B68">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1.9.1</w:t>
            </w:r>
          </w:p>
        </w:tc>
        <w:tc>
          <w:tcPr>
            <w:tcW w:w="2250" w:type="dxa"/>
            <w:gridSpan w:val="3"/>
            <w:vAlign w:val="center"/>
          </w:tcPr>
          <w:p w14:paraId="4C12A4EB">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踏勘现场</w:t>
            </w:r>
          </w:p>
        </w:tc>
        <w:tc>
          <w:tcPr>
            <w:tcW w:w="6287" w:type="dxa"/>
            <w:vAlign w:val="center"/>
          </w:tcPr>
          <w:p w14:paraId="2AF31FF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不组织</w:t>
            </w:r>
          </w:p>
          <w:p w14:paraId="00708F2C">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组织，踏勘时间</w:t>
            </w:r>
            <w:r>
              <w:rPr>
                <w:rFonts w:hint="eastAsia" w:ascii="宋体" w:hAnsi="宋体" w:eastAsia="宋体" w:cs="宋体"/>
                <w:sz w:val="21"/>
                <w:szCs w:val="21"/>
                <w:u w:val="single"/>
              </w:rPr>
              <w:t xml:space="preserve">      </w:t>
            </w:r>
            <w:r>
              <w:rPr>
                <w:rFonts w:hint="eastAsia" w:ascii="宋体" w:hAnsi="宋体" w:eastAsia="宋体" w:cs="宋体"/>
                <w:sz w:val="21"/>
                <w:szCs w:val="21"/>
              </w:rPr>
              <w:t>年</w:t>
            </w:r>
            <w:r>
              <w:rPr>
                <w:rFonts w:hint="eastAsia" w:ascii="宋体" w:hAnsi="宋体" w:eastAsia="宋体" w:cs="宋体"/>
                <w:sz w:val="21"/>
                <w:szCs w:val="21"/>
                <w:u w:val="single"/>
              </w:rPr>
              <w:t xml:space="preserve">  </w:t>
            </w:r>
            <w:r>
              <w:rPr>
                <w:rFonts w:hint="eastAsia" w:ascii="宋体" w:hAnsi="宋体" w:eastAsia="宋体" w:cs="宋体"/>
                <w:sz w:val="21"/>
                <w:szCs w:val="21"/>
              </w:rPr>
              <w:t>月</w:t>
            </w:r>
            <w:r>
              <w:rPr>
                <w:rFonts w:hint="eastAsia" w:ascii="宋体" w:hAnsi="宋体" w:eastAsia="宋体" w:cs="宋体"/>
                <w:sz w:val="21"/>
                <w:szCs w:val="21"/>
                <w:u w:val="single"/>
              </w:rPr>
              <w:t xml:space="preserve">   </w:t>
            </w:r>
            <w:r>
              <w:rPr>
                <w:rFonts w:hint="eastAsia" w:ascii="宋体" w:hAnsi="宋体" w:eastAsia="宋体" w:cs="宋体"/>
                <w:sz w:val="21"/>
                <w:szCs w:val="21"/>
              </w:rPr>
              <w:t>日，</w:t>
            </w:r>
          </w:p>
          <w:p w14:paraId="742A81B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踏勘地点：</w:t>
            </w:r>
          </w:p>
        </w:tc>
      </w:tr>
      <w:tr w14:paraId="0E4C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1165" w:type="dxa"/>
            <w:vAlign w:val="center"/>
          </w:tcPr>
          <w:p w14:paraId="1C655F5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1.10.1</w:t>
            </w:r>
          </w:p>
        </w:tc>
        <w:tc>
          <w:tcPr>
            <w:tcW w:w="2250" w:type="dxa"/>
            <w:gridSpan w:val="3"/>
            <w:vAlign w:val="center"/>
          </w:tcPr>
          <w:p w14:paraId="1D8EE057">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投标预备会</w:t>
            </w:r>
          </w:p>
        </w:tc>
        <w:tc>
          <w:tcPr>
            <w:tcW w:w="6287" w:type="dxa"/>
            <w:vAlign w:val="center"/>
          </w:tcPr>
          <w:p w14:paraId="4F1EDDAD">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kern w:val="0"/>
                <w:sz w:val="21"/>
                <w:szCs w:val="21"/>
              </w:rPr>
              <w:sym w:font="Wingdings 2" w:char="00A3"/>
            </w:r>
            <w:r>
              <w:rPr>
                <w:rFonts w:hint="eastAsia" w:ascii="宋体" w:hAnsi="宋体" w:eastAsia="宋体" w:cs="宋体"/>
                <w:sz w:val="21"/>
                <w:szCs w:val="21"/>
              </w:rPr>
              <w:t>不组织</w:t>
            </w:r>
          </w:p>
          <w:p w14:paraId="204C2290">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u w:val="single"/>
                <w:lang w:eastAsia="zh-CN"/>
              </w:rPr>
            </w:pPr>
            <w:r>
              <w:rPr>
                <w:rFonts w:hint="eastAsia" w:ascii="宋体" w:hAnsi="宋体" w:eastAsia="宋体" w:cs="宋体"/>
                <w:kern w:val="0"/>
                <w:sz w:val="21"/>
                <w:szCs w:val="21"/>
              </w:rPr>
              <w:t>□</w:t>
            </w:r>
            <w:r>
              <w:rPr>
                <w:rFonts w:hint="eastAsia" w:ascii="宋体" w:hAnsi="宋体" w:eastAsia="宋体" w:cs="宋体"/>
                <w:sz w:val="21"/>
                <w:szCs w:val="21"/>
              </w:rPr>
              <w:t>组织，时间：</w:t>
            </w:r>
            <w:r>
              <w:rPr>
                <w:rFonts w:hint="eastAsia" w:ascii="宋体" w:hAnsi="宋体" w:eastAsia="宋体" w:cs="宋体"/>
                <w:sz w:val="21"/>
                <w:szCs w:val="21"/>
                <w:u w:val="single"/>
              </w:rPr>
              <w:t xml:space="preserve">      </w:t>
            </w:r>
            <w:r>
              <w:rPr>
                <w:rFonts w:hint="eastAsia" w:ascii="宋体" w:hAnsi="宋体" w:eastAsia="宋体" w:cs="宋体"/>
                <w:sz w:val="21"/>
                <w:szCs w:val="21"/>
              </w:rPr>
              <w:t>年</w:t>
            </w:r>
            <w:r>
              <w:rPr>
                <w:rFonts w:hint="eastAsia" w:ascii="宋体" w:hAnsi="宋体" w:eastAsia="宋体" w:cs="宋体"/>
                <w:sz w:val="21"/>
                <w:szCs w:val="21"/>
                <w:u w:val="single"/>
              </w:rPr>
              <w:t xml:space="preserve">  </w:t>
            </w:r>
            <w:r>
              <w:rPr>
                <w:rFonts w:hint="eastAsia" w:ascii="宋体" w:hAnsi="宋体" w:eastAsia="宋体" w:cs="宋体"/>
                <w:sz w:val="21"/>
                <w:szCs w:val="21"/>
              </w:rPr>
              <w:t>月</w:t>
            </w:r>
            <w:r>
              <w:rPr>
                <w:rFonts w:hint="eastAsia" w:ascii="宋体" w:hAnsi="宋体" w:eastAsia="宋体" w:cs="宋体"/>
                <w:sz w:val="21"/>
                <w:szCs w:val="21"/>
                <w:u w:val="single"/>
              </w:rPr>
              <w:t xml:space="preserve">   </w:t>
            </w:r>
            <w:r>
              <w:rPr>
                <w:rFonts w:hint="eastAsia" w:ascii="宋体" w:hAnsi="宋体" w:eastAsia="宋体" w:cs="宋体"/>
                <w:sz w:val="21"/>
                <w:szCs w:val="21"/>
              </w:rPr>
              <w:t>日</w:t>
            </w:r>
            <w:r>
              <w:rPr>
                <w:rFonts w:hint="eastAsia" w:cs="宋体"/>
                <w:sz w:val="21"/>
                <w:szCs w:val="21"/>
                <w:lang w:eastAsia="zh-CN"/>
              </w:rPr>
              <w:t>，</w:t>
            </w:r>
          </w:p>
          <w:p w14:paraId="70A6491B">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地点：</w:t>
            </w:r>
            <w:r>
              <w:rPr>
                <w:rFonts w:hint="eastAsia" w:ascii="宋体" w:hAnsi="宋体" w:eastAsia="宋体" w:cs="宋体"/>
                <w:sz w:val="21"/>
                <w:szCs w:val="21"/>
                <w:u w:val="single"/>
              </w:rPr>
              <w:t xml:space="preserve">              </w:t>
            </w:r>
            <w:r>
              <w:rPr>
                <w:rFonts w:hint="eastAsia" w:ascii="宋体" w:hAnsi="宋体" w:eastAsia="宋体" w:cs="宋体"/>
                <w:sz w:val="21"/>
                <w:szCs w:val="21"/>
              </w:rPr>
              <w:t>。</w:t>
            </w:r>
          </w:p>
        </w:tc>
      </w:tr>
      <w:tr w14:paraId="084F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165" w:type="dxa"/>
            <w:vAlign w:val="center"/>
          </w:tcPr>
          <w:p w14:paraId="5B11927F">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1.10.2</w:t>
            </w:r>
          </w:p>
        </w:tc>
        <w:tc>
          <w:tcPr>
            <w:tcW w:w="2250" w:type="dxa"/>
            <w:gridSpan w:val="3"/>
            <w:vAlign w:val="center"/>
          </w:tcPr>
          <w:p w14:paraId="65AA11A9">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投标人在投标预备会前提出澄清问题的时间和提问方式</w:t>
            </w:r>
          </w:p>
        </w:tc>
        <w:tc>
          <w:tcPr>
            <w:tcW w:w="6287" w:type="dxa"/>
            <w:vAlign w:val="center"/>
          </w:tcPr>
          <w:p w14:paraId="46D3433C">
            <w:pPr>
              <w:keepNext w:val="0"/>
              <w:keepLines w:val="0"/>
              <w:pageBreakBefore w:val="0"/>
              <w:widowControl/>
              <w:overflowPunct/>
              <w:bidi w:val="0"/>
              <w:adjustRightInd/>
              <w:spacing w:after="0" w:line="300" w:lineRule="exact"/>
              <w:ind w:left="48" w:leftChars="20" w:right="48" w:rightChars="20" w:firstLine="0" w:firstLineChars="0"/>
              <w:jc w:val="left"/>
              <w:rPr>
                <w:rFonts w:hint="eastAsia" w:ascii="宋体" w:hAnsi="宋体" w:eastAsia="宋体" w:cs="宋体"/>
                <w:snapToGrid w:val="0"/>
                <w:color w:val="auto"/>
                <w:kern w:val="0"/>
                <w:sz w:val="21"/>
                <w:szCs w:val="21"/>
                <w:highlight w:val="none"/>
              </w:rPr>
            </w:pPr>
            <w:r>
              <w:rPr>
                <w:rFonts w:hint="eastAsia" w:ascii="宋体" w:hAnsi="宋体" w:eastAsia="宋体" w:cs="宋体"/>
                <w:snapToGrid w:val="0"/>
                <w:color w:val="auto"/>
                <w:kern w:val="0"/>
                <w:sz w:val="21"/>
                <w:szCs w:val="21"/>
                <w:highlight w:val="none"/>
              </w:rPr>
              <w:t>时间：</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年   月   日</w:t>
            </w:r>
          </w:p>
          <w:p w14:paraId="4C5FB3DB">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color w:val="auto"/>
                <w:sz w:val="21"/>
                <w:szCs w:val="21"/>
                <w:highlight w:val="none"/>
              </w:rPr>
            </w:pPr>
            <w:r>
              <w:rPr>
                <w:rFonts w:hint="eastAsia" w:ascii="宋体" w:hAnsi="宋体" w:eastAsia="宋体" w:cs="宋体"/>
                <w:snapToGrid w:val="0"/>
                <w:color w:val="auto"/>
                <w:kern w:val="0"/>
                <w:sz w:val="21"/>
                <w:szCs w:val="21"/>
                <w:highlight w:val="none"/>
              </w:rPr>
              <w:t>方式：通过烟台市公共资源交易网提问。</w:t>
            </w:r>
          </w:p>
        </w:tc>
      </w:tr>
      <w:tr w14:paraId="77E0A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165" w:type="dxa"/>
            <w:vAlign w:val="center"/>
          </w:tcPr>
          <w:p w14:paraId="04010CB6">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1.10.3</w:t>
            </w:r>
          </w:p>
        </w:tc>
        <w:tc>
          <w:tcPr>
            <w:tcW w:w="2250" w:type="dxa"/>
            <w:gridSpan w:val="3"/>
            <w:vAlign w:val="center"/>
          </w:tcPr>
          <w:p w14:paraId="1DFB7B37">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招标人对投标人所提问题的澄清时间和方式</w:t>
            </w:r>
          </w:p>
        </w:tc>
        <w:tc>
          <w:tcPr>
            <w:tcW w:w="6287" w:type="dxa"/>
            <w:vAlign w:val="center"/>
          </w:tcPr>
          <w:p w14:paraId="324EB72A">
            <w:pPr>
              <w:keepNext w:val="0"/>
              <w:keepLines w:val="0"/>
              <w:pageBreakBefore w:val="0"/>
              <w:widowControl/>
              <w:overflow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highlight w:val="none"/>
              </w:rPr>
            </w:pPr>
            <w:r>
              <w:rPr>
                <w:rFonts w:hint="eastAsia" w:ascii="宋体" w:hAnsi="宋体" w:eastAsia="宋体" w:cs="宋体"/>
                <w:snapToGrid w:val="0"/>
                <w:kern w:val="0"/>
                <w:sz w:val="21"/>
                <w:szCs w:val="21"/>
              </w:rPr>
              <w:t>时间</w:t>
            </w:r>
            <w:r>
              <w:rPr>
                <w:rFonts w:hint="eastAsia" w:ascii="宋体" w:hAnsi="宋体" w:eastAsia="宋体" w:cs="宋体"/>
                <w:snapToGrid w:val="0"/>
                <w:kern w:val="0"/>
                <w:sz w:val="21"/>
                <w:szCs w:val="21"/>
                <w:highlight w:val="none"/>
              </w:rPr>
              <w:t>：</w:t>
            </w:r>
            <w:r>
              <w:rPr>
                <w:rFonts w:hint="eastAsia" w:ascii="宋体" w:hAnsi="宋体" w:eastAsia="宋体" w:cs="宋体"/>
                <w:sz w:val="21"/>
                <w:szCs w:val="21"/>
                <w:highlight w:val="none"/>
              </w:rPr>
              <w:t xml:space="preserve">   年   月   日</w:t>
            </w:r>
          </w:p>
          <w:p w14:paraId="75CC9801">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napToGrid w:val="0"/>
                <w:kern w:val="0"/>
                <w:sz w:val="21"/>
                <w:szCs w:val="21"/>
                <w:highlight w:val="none"/>
              </w:rPr>
              <w:t>方式：通过烟台市公共资源交易网提问。</w:t>
            </w:r>
          </w:p>
        </w:tc>
      </w:tr>
      <w:tr w14:paraId="5A99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8" w:hRule="atLeast"/>
        </w:trPr>
        <w:tc>
          <w:tcPr>
            <w:tcW w:w="1165" w:type="dxa"/>
            <w:vAlign w:val="center"/>
          </w:tcPr>
          <w:p w14:paraId="53AF8D27">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1.11</w:t>
            </w:r>
          </w:p>
        </w:tc>
        <w:tc>
          <w:tcPr>
            <w:tcW w:w="2250" w:type="dxa"/>
            <w:gridSpan w:val="3"/>
            <w:vAlign w:val="center"/>
          </w:tcPr>
          <w:p w14:paraId="2CF2B9B6">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分  包</w:t>
            </w:r>
          </w:p>
        </w:tc>
        <w:tc>
          <w:tcPr>
            <w:tcW w:w="6287" w:type="dxa"/>
            <w:vAlign w:val="center"/>
          </w:tcPr>
          <w:p w14:paraId="7D324F29">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sym w:font="Wingdings 2" w:char="00A3"/>
            </w:r>
            <w:r>
              <w:rPr>
                <w:rFonts w:hint="eastAsia" w:ascii="宋体" w:hAnsi="宋体" w:eastAsia="宋体" w:cs="宋体"/>
                <w:sz w:val="21"/>
                <w:szCs w:val="21"/>
                <w:highlight w:val="none"/>
              </w:rPr>
              <w:t>不允许</w:t>
            </w:r>
          </w:p>
          <w:p w14:paraId="6A4CE210">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sym w:font="Wingdings 2" w:char="00A3"/>
            </w:r>
            <w:r>
              <w:rPr>
                <w:rFonts w:hint="eastAsia" w:ascii="宋体" w:hAnsi="宋体" w:eastAsia="宋体" w:cs="宋体"/>
                <w:sz w:val="21"/>
                <w:szCs w:val="21"/>
                <w:highlight w:val="none"/>
              </w:rPr>
              <w:t>允许，分包内容要求：</w:t>
            </w:r>
          </w:p>
          <w:p w14:paraId="179DA3B5">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分包金额要求：</w:t>
            </w:r>
          </w:p>
          <w:p w14:paraId="6A933D4C">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接受分包的第三人资质要求：</w:t>
            </w:r>
          </w:p>
        </w:tc>
      </w:tr>
      <w:tr w14:paraId="7ACF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165" w:type="dxa"/>
            <w:vAlign w:val="center"/>
          </w:tcPr>
          <w:p w14:paraId="53ACBCC9">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1.12</w:t>
            </w:r>
          </w:p>
        </w:tc>
        <w:tc>
          <w:tcPr>
            <w:tcW w:w="2250" w:type="dxa"/>
            <w:gridSpan w:val="3"/>
            <w:vAlign w:val="center"/>
          </w:tcPr>
          <w:p w14:paraId="2440C23A">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偏  离</w:t>
            </w:r>
          </w:p>
        </w:tc>
        <w:tc>
          <w:tcPr>
            <w:tcW w:w="6287" w:type="dxa"/>
            <w:vAlign w:val="center"/>
          </w:tcPr>
          <w:p w14:paraId="0D3EBAD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不允许</w:t>
            </w:r>
          </w:p>
          <w:p w14:paraId="4496FF10">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rPr>
              <w:sym w:font="Wingdings 2" w:char="00A3"/>
            </w:r>
            <w:r>
              <w:rPr>
                <w:rFonts w:hint="eastAsia" w:ascii="宋体" w:hAnsi="宋体" w:eastAsia="宋体" w:cs="宋体"/>
                <w:sz w:val="21"/>
                <w:szCs w:val="21"/>
              </w:rPr>
              <w:t>允许，偏差范围：</w:t>
            </w:r>
            <w:r>
              <w:rPr>
                <w:rFonts w:hint="eastAsia" w:ascii="宋体" w:hAnsi="宋体" w:eastAsia="宋体" w:cs="宋体"/>
                <w:sz w:val="21"/>
                <w:szCs w:val="21"/>
                <w:lang w:val="en-US" w:eastAsia="zh-CN"/>
              </w:rPr>
              <w:t>可偏离的项目和范围详见第七章“技术标准和要求”：</w:t>
            </w:r>
          </w:p>
          <w:p w14:paraId="5CF7108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允许偏离</w:t>
            </w:r>
            <w:r>
              <w:rPr>
                <w:rFonts w:hint="eastAsia" w:ascii="宋体" w:hAnsi="宋体" w:eastAsia="宋体" w:cs="宋体"/>
                <w:sz w:val="21"/>
                <w:szCs w:val="21"/>
              </w:rPr>
              <w:t>最高项数：</w:t>
            </w:r>
            <w:r>
              <w:rPr>
                <w:rFonts w:hint="eastAsia" w:ascii="宋体" w:hAnsi="宋体" w:eastAsia="宋体" w:cs="宋体"/>
                <w:sz w:val="21"/>
                <w:szCs w:val="21"/>
                <w:u w:val="single"/>
              </w:rPr>
              <w:t xml:space="preserve">   </w:t>
            </w:r>
          </w:p>
          <w:p w14:paraId="78735E49">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偏差调整方法：</w:t>
            </w:r>
            <w:r>
              <w:rPr>
                <w:rFonts w:hint="eastAsia" w:ascii="宋体" w:hAnsi="宋体" w:eastAsia="宋体" w:cs="宋体"/>
                <w:sz w:val="21"/>
                <w:szCs w:val="21"/>
                <w:u w:val="single"/>
                <w:lang w:val="en-US" w:eastAsia="zh-CN"/>
              </w:rPr>
              <w:t xml:space="preserve">   </w:t>
            </w:r>
          </w:p>
        </w:tc>
      </w:tr>
      <w:tr w14:paraId="7AD8D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165" w:type="dxa"/>
            <w:vAlign w:val="center"/>
          </w:tcPr>
          <w:p w14:paraId="0B5ABB5F">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2.1</w:t>
            </w:r>
          </w:p>
        </w:tc>
        <w:tc>
          <w:tcPr>
            <w:tcW w:w="2250" w:type="dxa"/>
            <w:gridSpan w:val="3"/>
            <w:vAlign w:val="center"/>
          </w:tcPr>
          <w:p w14:paraId="4D046A70">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构成招标文件的其他资料</w:t>
            </w:r>
          </w:p>
        </w:tc>
        <w:tc>
          <w:tcPr>
            <w:tcW w:w="6287" w:type="dxa"/>
            <w:vAlign w:val="center"/>
          </w:tcPr>
          <w:p w14:paraId="5F285BFD">
            <w:pPr>
              <w:keepNext w:val="0"/>
              <w:keepLines w:val="0"/>
              <w:pageBreakBefore w:val="0"/>
              <w:kinsoku/>
              <w:wordWrap/>
              <w:overflowPunct/>
              <w:topLinePunct w:val="0"/>
              <w:autoSpaceDE/>
              <w:autoSpaceDN/>
              <w:bidi w:val="0"/>
              <w:adjustRightInd/>
              <w:spacing w:after="0" w:line="300" w:lineRule="exact"/>
              <w:ind w:left="48" w:leftChars="20" w:right="48" w:rightChars="2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u w:val="single"/>
                <w:lang w:val="en-US" w:eastAsia="zh-CN"/>
              </w:rPr>
              <w:t>答疑、补充文件等</w:t>
            </w:r>
          </w:p>
        </w:tc>
      </w:tr>
      <w:tr w14:paraId="05B2C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165" w:type="dxa"/>
            <w:vAlign w:val="center"/>
          </w:tcPr>
          <w:p w14:paraId="5B7930C9">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2.2.1</w:t>
            </w:r>
          </w:p>
        </w:tc>
        <w:tc>
          <w:tcPr>
            <w:tcW w:w="2250" w:type="dxa"/>
            <w:gridSpan w:val="3"/>
            <w:vAlign w:val="center"/>
          </w:tcPr>
          <w:p w14:paraId="658D04F4">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投标人要求澄清招标文件的时间和方式</w:t>
            </w:r>
          </w:p>
        </w:tc>
        <w:tc>
          <w:tcPr>
            <w:tcW w:w="6287" w:type="dxa"/>
            <w:vAlign w:val="center"/>
          </w:tcPr>
          <w:p w14:paraId="235188CA">
            <w:pPr>
              <w:keepNext w:val="0"/>
              <w:keepLines w:val="0"/>
              <w:pageBreakBefore w:val="0"/>
              <w:widowControl/>
              <w:kinsoku/>
              <w:wordWrap/>
              <w:overflowPunct/>
              <w:topLinePunct w:val="0"/>
              <w:autoSpaceDE/>
              <w:autoSpaceDN/>
              <w:bidi w:val="0"/>
              <w:adjustRightInd/>
              <w:spacing w:after="0" w:line="300" w:lineRule="exact"/>
              <w:ind w:left="48" w:leftChars="20" w:right="48" w:rightChars="20" w:firstLine="0" w:firstLineChars="0"/>
              <w:jc w:val="left"/>
              <w:textAlignment w:val="auto"/>
              <w:rPr>
                <w:rFonts w:hint="eastAsia" w:ascii="宋体" w:hAnsi="宋体" w:eastAsia="宋体" w:cs="宋体"/>
                <w:snapToGrid w:val="0"/>
                <w:kern w:val="0"/>
                <w:sz w:val="21"/>
                <w:szCs w:val="21"/>
                <w:highlight w:val="none"/>
              </w:rPr>
            </w:pPr>
            <w:r>
              <w:rPr>
                <w:rFonts w:hint="eastAsia" w:ascii="宋体" w:hAnsi="宋体" w:eastAsia="宋体" w:cs="宋体"/>
                <w:snapToGrid w:val="0"/>
                <w:kern w:val="0"/>
                <w:sz w:val="21"/>
                <w:szCs w:val="21"/>
                <w:highlight w:val="none"/>
              </w:rPr>
              <w:t>截止时间：递交</w:t>
            </w:r>
            <w:r>
              <w:rPr>
                <w:rFonts w:hint="eastAsia" w:ascii="宋体" w:hAnsi="宋体" w:eastAsia="宋体" w:cs="宋体"/>
                <w:bCs/>
                <w:sz w:val="21"/>
                <w:szCs w:val="21"/>
                <w:highlight w:val="none"/>
                <w:lang w:bidi="ar"/>
              </w:rPr>
              <w:t>投标文件截止时间10日前</w:t>
            </w:r>
          </w:p>
          <w:p w14:paraId="0D187D86">
            <w:pPr>
              <w:keepNext w:val="0"/>
              <w:keepLines w:val="0"/>
              <w:pageBreakBefore w:val="0"/>
              <w:kinsoku/>
              <w:wordWrap/>
              <w:overflowPunct/>
              <w:topLinePunct w:val="0"/>
              <w:autoSpaceDE/>
              <w:autoSpaceDN/>
              <w:bidi w:val="0"/>
              <w:adjustRightIn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napToGrid w:val="0"/>
                <w:kern w:val="0"/>
                <w:sz w:val="21"/>
                <w:szCs w:val="21"/>
                <w:highlight w:val="none"/>
              </w:rPr>
              <w:t>提交至</w:t>
            </w:r>
            <w:r>
              <w:rPr>
                <w:rFonts w:hint="eastAsia" w:ascii="宋体" w:hAnsi="宋体" w:eastAsia="宋体" w:cs="宋体"/>
                <w:bCs/>
                <w:sz w:val="21"/>
                <w:szCs w:val="21"/>
                <w:highlight w:val="none"/>
              </w:rPr>
              <w:t>烟台市公共资源交易网</w:t>
            </w:r>
            <w:r>
              <w:rPr>
                <w:rFonts w:hint="eastAsia" w:ascii="宋体" w:hAnsi="宋体" w:eastAsia="宋体" w:cs="宋体"/>
                <w:snapToGrid w:val="0"/>
                <w:kern w:val="0"/>
                <w:sz w:val="21"/>
                <w:szCs w:val="21"/>
                <w:highlight w:val="none"/>
              </w:rPr>
              <w:t>。</w:t>
            </w:r>
          </w:p>
        </w:tc>
      </w:tr>
      <w:tr w14:paraId="67E1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65" w:type="dxa"/>
            <w:vMerge w:val="restart"/>
            <w:vAlign w:val="center"/>
          </w:tcPr>
          <w:p w14:paraId="139FD969">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2.2.2</w:t>
            </w:r>
          </w:p>
        </w:tc>
        <w:tc>
          <w:tcPr>
            <w:tcW w:w="2250" w:type="dxa"/>
            <w:gridSpan w:val="3"/>
            <w:vAlign w:val="center"/>
          </w:tcPr>
          <w:p w14:paraId="04B48319">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投标截止时间</w:t>
            </w:r>
          </w:p>
        </w:tc>
        <w:tc>
          <w:tcPr>
            <w:tcW w:w="6287" w:type="dxa"/>
            <w:vAlign w:val="center"/>
          </w:tcPr>
          <w:p w14:paraId="59DA8C9C">
            <w:pPr>
              <w:keepNext w:val="0"/>
              <w:keepLines w:val="0"/>
              <w:pageBreakBefore w:val="0"/>
              <w:kinsoku/>
              <w:wordWrap/>
              <w:overflowPunct/>
              <w:topLinePunct w:val="0"/>
              <w:autoSpaceDE/>
              <w:autoSpaceDN/>
              <w:bidi w:val="0"/>
              <w:adjustRightIn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u w:val="single"/>
              </w:rPr>
              <w:t xml:space="preserve">详见招标公告/澄清补充公告 </w:t>
            </w:r>
          </w:p>
        </w:tc>
      </w:tr>
      <w:tr w14:paraId="1307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165" w:type="dxa"/>
            <w:vMerge w:val="continue"/>
            <w:vAlign w:val="center"/>
          </w:tcPr>
          <w:p w14:paraId="46790B19">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p>
        </w:tc>
        <w:tc>
          <w:tcPr>
            <w:tcW w:w="2250" w:type="dxa"/>
            <w:gridSpan w:val="3"/>
            <w:vAlign w:val="center"/>
          </w:tcPr>
          <w:p w14:paraId="0082C479">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招标文件澄清修改发出的形式</w:t>
            </w:r>
          </w:p>
        </w:tc>
        <w:tc>
          <w:tcPr>
            <w:tcW w:w="6287" w:type="dxa"/>
            <w:vAlign w:val="center"/>
          </w:tcPr>
          <w:p w14:paraId="29CAF74A">
            <w:pPr>
              <w:keepNext w:val="0"/>
              <w:keepLines w:val="0"/>
              <w:pageBreakBefore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color w:val="000000"/>
                <w:kern w:val="0"/>
                <w:sz w:val="21"/>
                <w:szCs w:val="21"/>
                <w:highlight w:val="none"/>
                <w:lang w:bidi="ar"/>
              </w:rPr>
              <w:t>招标人应在“烟台市公共资源交易网”对招标文件予以澄清</w:t>
            </w:r>
            <w:r>
              <w:rPr>
                <w:rFonts w:hint="eastAsia" w:ascii="宋体" w:hAnsi="宋体" w:eastAsia="宋体" w:cs="宋体"/>
                <w:bCs/>
                <w:sz w:val="21"/>
                <w:szCs w:val="21"/>
                <w:highlight w:val="none"/>
              </w:rPr>
              <w:t>。</w:t>
            </w:r>
          </w:p>
        </w:tc>
      </w:tr>
      <w:tr w14:paraId="75D9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165" w:type="dxa"/>
            <w:vAlign w:val="center"/>
          </w:tcPr>
          <w:p w14:paraId="0608DD6C">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3.1.1</w:t>
            </w:r>
          </w:p>
        </w:tc>
        <w:tc>
          <w:tcPr>
            <w:tcW w:w="2250" w:type="dxa"/>
            <w:gridSpan w:val="3"/>
            <w:vAlign w:val="center"/>
          </w:tcPr>
          <w:p w14:paraId="0C3DBD4F">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构成投标文件</w:t>
            </w:r>
            <w:r>
              <w:rPr>
                <w:rFonts w:hint="eastAsia" w:cs="宋体"/>
                <w:bCs/>
                <w:color w:val="auto"/>
                <w:sz w:val="21"/>
                <w:szCs w:val="21"/>
                <w:lang w:eastAsia="zh-CN"/>
              </w:rPr>
              <w:t>的</w:t>
            </w:r>
            <w:r>
              <w:rPr>
                <w:rFonts w:hint="eastAsia" w:ascii="宋体" w:hAnsi="宋体" w:eastAsia="宋体" w:cs="宋体"/>
                <w:bCs/>
                <w:color w:val="auto"/>
                <w:sz w:val="21"/>
                <w:szCs w:val="21"/>
                <w:lang w:eastAsia="en-US"/>
              </w:rPr>
              <w:t>其他材料</w:t>
            </w:r>
          </w:p>
        </w:tc>
        <w:tc>
          <w:tcPr>
            <w:tcW w:w="6287" w:type="dxa"/>
            <w:vAlign w:val="center"/>
          </w:tcPr>
          <w:p w14:paraId="4B1D1FE0">
            <w:pPr>
              <w:keepNext w:val="0"/>
              <w:keepLines w:val="0"/>
              <w:pageBreakBefore w:val="0"/>
              <w:kinsoku/>
              <w:wordWrap/>
              <w:overflowPunct/>
              <w:topLinePunct w:val="0"/>
              <w:autoSpaceDE/>
              <w:autoSpaceDN/>
              <w:bidi w:val="0"/>
              <w:adjustRightIn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napToGrid w:val="0"/>
                <w:kern w:val="0"/>
                <w:sz w:val="21"/>
                <w:szCs w:val="21"/>
                <w:u w:val="single"/>
              </w:rPr>
              <w:t xml:space="preserve">   </w:t>
            </w:r>
          </w:p>
        </w:tc>
      </w:tr>
      <w:tr w14:paraId="0297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165" w:type="dxa"/>
            <w:vAlign w:val="center"/>
          </w:tcPr>
          <w:p w14:paraId="6A0E6008">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3.3.1</w:t>
            </w:r>
          </w:p>
        </w:tc>
        <w:tc>
          <w:tcPr>
            <w:tcW w:w="2250" w:type="dxa"/>
            <w:gridSpan w:val="3"/>
            <w:vAlign w:val="center"/>
          </w:tcPr>
          <w:p w14:paraId="408F6E88">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投标有效期</w:t>
            </w:r>
          </w:p>
        </w:tc>
        <w:tc>
          <w:tcPr>
            <w:tcW w:w="6287" w:type="dxa"/>
            <w:vAlign w:val="center"/>
          </w:tcPr>
          <w:p w14:paraId="724DA3F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u w:val="single"/>
              </w:rPr>
            </w:pPr>
            <w:r>
              <w:rPr>
                <w:rFonts w:hint="eastAsia" w:ascii="宋体" w:hAnsi="宋体" w:eastAsia="宋体" w:cs="宋体"/>
                <w:sz w:val="21"/>
                <w:szCs w:val="21"/>
              </w:rPr>
              <w:t>自投标截止之日起</w:t>
            </w:r>
            <w:r>
              <w:rPr>
                <w:rFonts w:hint="eastAsia" w:ascii="宋体" w:hAnsi="宋体" w:eastAsia="宋体" w:cs="宋体"/>
                <w:sz w:val="21"/>
                <w:szCs w:val="21"/>
                <w:u w:val="single"/>
              </w:rPr>
              <w:t xml:space="preserve">   </w:t>
            </w:r>
            <w:r>
              <w:rPr>
                <w:rFonts w:hint="eastAsia" w:ascii="宋体" w:hAnsi="宋体" w:eastAsia="宋体" w:cs="宋体"/>
                <w:sz w:val="21"/>
                <w:szCs w:val="21"/>
              </w:rPr>
              <w:t>天（日历天）</w:t>
            </w:r>
          </w:p>
        </w:tc>
      </w:tr>
      <w:tr w14:paraId="69C6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165" w:type="dxa"/>
            <w:vAlign w:val="center"/>
          </w:tcPr>
          <w:p w14:paraId="0344C09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3.4.1</w:t>
            </w:r>
          </w:p>
        </w:tc>
        <w:tc>
          <w:tcPr>
            <w:tcW w:w="2250" w:type="dxa"/>
            <w:gridSpan w:val="3"/>
            <w:vAlign w:val="center"/>
          </w:tcPr>
          <w:p w14:paraId="2C492AD4">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val="en-US" w:eastAsia="zh-CN"/>
              </w:rPr>
            </w:pPr>
            <w:r>
              <w:rPr>
                <w:rFonts w:hint="eastAsia" w:ascii="宋体" w:hAnsi="宋体" w:eastAsia="宋体" w:cs="宋体"/>
                <w:bCs/>
                <w:color w:val="auto"/>
                <w:sz w:val="21"/>
                <w:szCs w:val="21"/>
                <w:lang w:eastAsia="en-US"/>
              </w:rPr>
              <w:t>投标保证</w:t>
            </w:r>
            <w:r>
              <w:rPr>
                <w:rFonts w:hint="eastAsia" w:ascii="宋体" w:hAnsi="宋体" w:eastAsia="宋体" w:cs="宋体"/>
                <w:bCs/>
                <w:color w:val="auto"/>
                <w:sz w:val="21"/>
                <w:szCs w:val="21"/>
                <w:lang w:val="en-US" w:eastAsia="zh-CN"/>
              </w:rPr>
              <w:t>金</w:t>
            </w:r>
          </w:p>
        </w:tc>
        <w:tc>
          <w:tcPr>
            <w:tcW w:w="6287" w:type="dxa"/>
            <w:vAlign w:val="center"/>
          </w:tcPr>
          <w:p w14:paraId="007D3A6C">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□不要求</w:t>
            </w:r>
          </w:p>
          <w:p w14:paraId="2A7E4C9F">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□要求</w:t>
            </w:r>
          </w:p>
          <w:p w14:paraId="33D9D3F7">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1.形式：</w:t>
            </w:r>
          </w:p>
          <w:p w14:paraId="6B90DEA9">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（1）货币形式</w:t>
            </w:r>
            <w:r>
              <w:rPr>
                <w:rFonts w:hint="eastAsia" w:cs="宋体"/>
                <w:sz w:val="21"/>
                <w:szCs w:val="21"/>
                <w:lang w:eastAsia="zh-CN"/>
              </w:rPr>
              <w:t>（</w:t>
            </w:r>
            <w:r>
              <w:rPr>
                <w:rFonts w:hint="eastAsia" w:ascii="宋体" w:hAnsi="宋体" w:eastAsia="宋体" w:cs="宋体"/>
                <w:sz w:val="21"/>
                <w:szCs w:val="21"/>
              </w:rPr>
              <w:t>转账、电汇、保兑支票、银行汇票等</w:t>
            </w:r>
            <w:r>
              <w:rPr>
                <w:rFonts w:hint="eastAsia" w:cs="宋体"/>
                <w:sz w:val="21"/>
                <w:szCs w:val="21"/>
                <w:lang w:eastAsia="zh-CN"/>
              </w:rPr>
              <w:t>）</w:t>
            </w:r>
          </w:p>
          <w:p w14:paraId="0D86027A">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（2）保函（银行保函、保证保险、担保保函等）</w:t>
            </w:r>
          </w:p>
          <w:p w14:paraId="400CBF72">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（3）承诺</w:t>
            </w:r>
          </w:p>
          <w:p w14:paraId="11F04D3A">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□不接受</w:t>
            </w:r>
          </w:p>
          <w:p w14:paraId="5267DB51">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□接受  仅适用于在提交投标文件截止之时，住房和城乡建设主管部门最新公布的“建筑市场信用评价”结果为AAA级或公共信用综合评价信用等级为A+，且近3年内未发生工程质量和施工安全事故并无行政处罚的投标人。</w:t>
            </w:r>
          </w:p>
          <w:p w14:paraId="3F7FD794">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2.金额：（最高不超过50万元）：</w:t>
            </w:r>
            <w:r>
              <w:rPr>
                <w:rFonts w:hint="eastAsia" w:ascii="宋体" w:hAnsi="宋体" w:eastAsia="宋体" w:cs="宋体"/>
                <w:sz w:val="21"/>
                <w:szCs w:val="21"/>
                <w:u w:val="single"/>
              </w:rPr>
              <w:t xml:space="preserve">   </w:t>
            </w:r>
            <w:r>
              <w:rPr>
                <w:rFonts w:hint="eastAsia" w:ascii="宋体" w:hAnsi="宋体" w:eastAsia="宋体" w:cs="宋体"/>
                <w:sz w:val="21"/>
                <w:szCs w:val="21"/>
              </w:rPr>
              <w:t>元。</w:t>
            </w:r>
          </w:p>
          <w:p w14:paraId="6E34B840">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3.提交方式：</w:t>
            </w:r>
          </w:p>
          <w:p w14:paraId="03B3FC40">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（1）采用货币形式的，通过烟台市公共资源交易网进入本项目招标文件下载页面，获取缴纳账号，投标人应从其基本账户缴纳。缴纳账号获取时间同招标文件获取时间。</w:t>
            </w:r>
          </w:p>
          <w:p w14:paraId="03B6C674">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2）采用保函的：鼓励通过烟台市公共资源交易金融服务平台使用电子保函，电子保函信息自动推送至交易系统。通过其他形式申请保函的，须将保函上传到系统资格审查项中“保证金缴纳凭证”一栏。投标人须与保函中的被担保人一致，保函有效期须与投标有效期一致。</w:t>
            </w:r>
          </w:p>
          <w:p w14:paraId="787AF00E">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（3）采用承诺的，应符合招标文件第八章投标文件格式第一节“投标函及附录格式”规定。投标人须将承诺及相关证明材料上传到系统资格审查项中“保证金缴纳凭证”一栏。</w:t>
            </w:r>
          </w:p>
          <w:p w14:paraId="1ABB4967">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4.联合体投标的，由牵头人递交。</w:t>
            </w:r>
          </w:p>
          <w:p w14:paraId="1EBF5282">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5.应当在投标截止时间前提交，到账情况以项目开标时电子招标投标系统公示的保证金到账信息为准。</w:t>
            </w:r>
          </w:p>
          <w:p w14:paraId="093F65C3">
            <w:pPr>
              <w:pStyle w:val="15"/>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6.其他要求：</w:t>
            </w:r>
          </w:p>
        </w:tc>
      </w:tr>
      <w:tr w14:paraId="5C540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1165" w:type="dxa"/>
            <w:vAlign w:val="center"/>
          </w:tcPr>
          <w:p w14:paraId="6163A2CE">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3.6</w:t>
            </w:r>
          </w:p>
        </w:tc>
        <w:tc>
          <w:tcPr>
            <w:tcW w:w="2250" w:type="dxa"/>
            <w:gridSpan w:val="3"/>
            <w:vAlign w:val="center"/>
          </w:tcPr>
          <w:p w14:paraId="2BD3F656">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是否允许递交备选投标方案</w:t>
            </w:r>
          </w:p>
        </w:tc>
        <w:tc>
          <w:tcPr>
            <w:tcW w:w="6287" w:type="dxa"/>
            <w:vAlign w:val="center"/>
          </w:tcPr>
          <w:p w14:paraId="34DBD3A7">
            <w:pPr>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不允许</w:t>
            </w:r>
          </w:p>
          <w:p w14:paraId="7727FC89">
            <w:pPr>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允许</w:t>
            </w:r>
          </w:p>
        </w:tc>
      </w:tr>
      <w:tr w14:paraId="7A288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65" w:type="dxa"/>
            <w:vAlign w:val="center"/>
          </w:tcPr>
          <w:p w14:paraId="2F44B188">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3.7.3</w:t>
            </w:r>
          </w:p>
        </w:tc>
        <w:tc>
          <w:tcPr>
            <w:tcW w:w="2250" w:type="dxa"/>
            <w:gridSpan w:val="3"/>
            <w:vAlign w:val="center"/>
          </w:tcPr>
          <w:p w14:paraId="0275D241">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签字和（或）盖章要求</w:t>
            </w:r>
          </w:p>
        </w:tc>
        <w:tc>
          <w:tcPr>
            <w:tcW w:w="6287" w:type="dxa"/>
            <w:vAlign w:val="center"/>
          </w:tcPr>
          <w:p w14:paraId="5CC2241F">
            <w:pPr>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1.投标人须同时在投标文件封面加盖投标人电子公章（法人名称）、法定代表人签字</w:t>
            </w:r>
            <w:r>
              <w:rPr>
                <w:rFonts w:hint="eastAsia" w:ascii="宋体" w:hAnsi="宋体" w:eastAsia="宋体" w:cs="宋体"/>
                <w:sz w:val="21"/>
                <w:szCs w:val="21"/>
                <w:highlight w:val="none"/>
              </w:rPr>
              <w:t>或盖章、授权委托代理人（如委托）签字或盖章。</w:t>
            </w:r>
            <w:r>
              <w:rPr>
                <w:rFonts w:hint="eastAsia" w:ascii="宋体" w:hAnsi="宋体" w:eastAsia="宋体" w:cs="宋体"/>
                <w:sz w:val="21"/>
                <w:szCs w:val="21"/>
              </w:rPr>
              <w:t>以联合体形式投标的，投标文件封面</w:t>
            </w:r>
            <w:r>
              <w:rPr>
                <w:rFonts w:hint="eastAsia" w:ascii="宋体" w:hAnsi="宋体" w:eastAsia="宋体" w:cs="宋体"/>
                <w:sz w:val="21"/>
                <w:szCs w:val="21"/>
                <w:lang w:val="en-US" w:eastAsia="zh-CN"/>
              </w:rPr>
              <w:t>加盖牵头人</w:t>
            </w:r>
            <w:r>
              <w:rPr>
                <w:rFonts w:hint="eastAsia" w:ascii="宋体" w:hAnsi="宋体" w:eastAsia="宋体" w:cs="宋体"/>
                <w:sz w:val="21"/>
                <w:szCs w:val="21"/>
              </w:rPr>
              <w:t>单位电子公章（法人名称）、法定代表人签字或盖章、授权委托代理人（如委托）签字或盖章。</w:t>
            </w:r>
          </w:p>
          <w:p w14:paraId="6CFCFE75">
            <w:pPr>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2.投标人满足上述封面盖章要求的，招标文件中所有要求盖章或签字的地方均视为已按要求盖章或签字，包括投标函、授权委托书、法定代表人身份证明等</w:t>
            </w:r>
            <w:r>
              <w:rPr>
                <w:rFonts w:hint="eastAsia" w:ascii="宋体" w:hAnsi="宋体" w:eastAsia="宋体" w:cs="宋体"/>
                <w:b/>
                <w:bCs/>
                <w:sz w:val="21"/>
                <w:szCs w:val="21"/>
                <w:lang w:eastAsia="zh-CN"/>
              </w:rPr>
              <w:t>（</w:t>
            </w:r>
            <w:r>
              <w:rPr>
                <w:rFonts w:hint="eastAsia" w:ascii="宋体" w:hAnsi="宋体" w:eastAsia="宋体" w:cs="宋体"/>
                <w:b/>
                <w:bCs/>
                <w:sz w:val="21"/>
                <w:szCs w:val="21"/>
              </w:rPr>
              <w:t>联合体协议书</w:t>
            </w:r>
            <w:r>
              <w:rPr>
                <w:rFonts w:hint="eastAsia" w:ascii="宋体" w:hAnsi="宋体" w:eastAsia="宋体" w:cs="宋体"/>
                <w:b/>
                <w:bCs/>
                <w:sz w:val="21"/>
                <w:szCs w:val="21"/>
                <w:lang w:val="en-US" w:eastAsia="zh-CN"/>
              </w:rPr>
              <w:t>除外</w:t>
            </w:r>
            <w:r>
              <w:rPr>
                <w:rFonts w:hint="eastAsia" w:ascii="宋体" w:hAnsi="宋体" w:eastAsia="宋体" w:cs="宋体"/>
                <w:b/>
                <w:bCs/>
                <w:sz w:val="21"/>
                <w:szCs w:val="21"/>
                <w:lang w:eastAsia="zh-CN"/>
              </w:rPr>
              <w:t>）</w:t>
            </w:r>
            <w:r>
              <w:rPr>
                <w:rFonts w:hint="eastAsia" w:ascii="宋体" w:hAnsi="宋体" w:eastAsia="宋体" w:cs="宋体"/>
                <w:sz w:val="21"/>
                <w:szCs w:val="21"/>
              </w:rPr>
              <w:t>。评标委员会不得因封面以外未盖章否决投标。</w:t>
            </w:r>
          </w:p>
          <w:p w14:paraId="4A5AD5DF">
            <w:pPr>
              <w:keepNext w:val="0"/>
              <w:keepLines w:val="0"/>
              <w:pageBreakBefore w:val="0"/>
              <w:overflowPunct/>
              <w:bidi w:val="0"/>
              <w:adjustRightInd/>
              <w:spacing w:line="300" w:lineRule="exact"/>
              <w:ind w:left="0" w:leftChars="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.如为联合体投标的，投标文件中所有需投标人盖章处，只需牵头人盖章即可；所有需投标人法定代表人或其委托代理人签字或盖章处，只需牵头人法定代表人或其委托代理人签字或盖章。</w:t>
            </w:r>
          </w:p>
          <w:p w14:paraId="20783299">
            <w:pPr>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电子签名：可靠的电子签名与手写签名或者盖章具有同等的法律效力。电子签章是电子签名的一种表现形式，利用图像处理技术将电子签名操作转化为与纸质文件盖章操作相同的可视效果。</w:t>
            </w:r>
          </w:p>
        </w:tc>
      </w:tr>
      <w:tr w14:paraId="63F1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1165" w:type="dxa"/>
            <w:vAlign w:val="center"/>
          </w:tcPr>
          <w:p w14:paraId="1293E7ED">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4.1.1</w:t>
            </w:r>
          </w:p>
        </w:tc>
        <w:tc>
          <w:tcPr>
            <w:tcW w:w="2250" w:type="dxa"/>
            <w:gridSpan w:val="3"/>
            <w:vAlign w:val="center"/>
          </w:tcPr>
          <w:p w14:paraId="720176C8">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投标文件加密要求</w:t>
            </w:r>
          </w:p>
        </w:tc>
        <w:tc>
          <w:tcPr>
            <w:tcW w:w="6287" w:type="dxa"/>
            <w:vAlign w:val="center"/>
          </w:tcPr>
          <w:p w14:paraId="4BDBD95B">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bCs/>
                <w:sz w:val="21"/>
                <w:szCs w:val="21"/>
              </w:rPr>
              <w:t>电子交易系统自动加密</w:t>
            </w:r>
          </w:p>
        </w:tc>
      </w:tr>
      <w:tr w14:paraId="4B1E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1165" w:type="dxa"/>
            <w:vAlign w:val="center"/>
          </w:tcPr>
          <w:p w14:paraId="688ABED9">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4.2.2</w:t>
            </w:r>
          </w:p>
        </w:tc>
        <w:tc>
          <w:tcPr>
            <w:tcW w:w="2250" w:type="dxa"/>
            <w:gridSpan w:val="3"/>
            <w:vAlign w:val="center"/>
          </w:tcPr>
          <w:p w14:paraId="5506C169">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递交投标文件</w:t>
            </w:r>
          </w:p>
          <w:p w14:paraId="0FF11EE8">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地点</w:t>
            </w:r>
          </w:p>
        </w:tc>
        <w:tc>
          <w:tcPr>
            <w:tcW w:w="6287" w:type="dxa"/>
            <w:vAlign w:val="center"/>
          </w:tcPr>
          <w:p w14:paraId="143CC24C">
            <w:pPr>
              <w:keepNext w:val="0"/>
              <w:keepLines w:val="0"/>
              <w:pageBreakBefore w:val="0"/>
              <w:overflowPunct/>
              <w:bidi w:val="0"/>
              <w:adjustRightInd/>
              <w:snapToGrid w:val="0"/>
              <w:spacing w:after="0" w:line="300" w:lineRule="exact"/>
              <w:ind w:left="48" w:leftChars="20" w:right="48" w:rightChars="20" w:firstLine="0" w:firstLineChars="0"/>
              <w:jc w:val="left"/>
              <w:rPr>
                <w:rFonts w:hint="eastAsia" w:ascii="宋体" w:hAnsi="宋体" w:eastAsia="宋体" w:cs="宋体"/>
                <w:sz w:val="21"/>
                <w:szCs w:val="21"/>
                <w:highlight w:val="green"/>
              </w:rPr>
            </w:pPr>
            <w:bookmarkStart w:id="162" w:name="OLE_LINK10"/>
            <w:r>
              <w:rPr>
                <w:rFonts w:hint="eastAsia" w:ascii="宋体" w:hAnsi="宋体" w:eastAsia="宋体" w:cs="宋体"/>
                <w:snapToGrid w:val="0"/>
                <w:kern w:val="0"/>
                <w:sz w:val="21"/>
                <w:szCs w:val="21"/>
                <w:highlight w:val="none"/>
              </w:rPr>
              <w:t>烟台市工程建设交易平台“不见面开标系统”</w:t>
            </w:r>
            <w:bookmarkEnd w:id="162"/>
            <w:r>
              <w:rPr>
                <w:rFonts w:hint="eastAsia" w:ascii="宋体" w:hAnsi="宋体" w:eastAsia="宋体" w:cs="宋体"/>
                <w:snapToGrid w:val="0"/>
                <w:kern w:val="0"/>
                <w:sz w:val="21"/>
                <w:szCs w:val="21"/>
                <w:highlight w:val="none"/>
              </w:rPr>
              <w:t>。投标人网上递交投标文件签到，无需到现场。逾期上传系统平台的或者未上传至指定系统平台的投标文件，招标人不予受理。</w:t>
            </w:r>
          </w:p>
        </w:tc>
      </w:tr>
      <w:tr w14:paraId="52A9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1" w:hRule="atLeast"/>
        </w:trPr>
        <w:tc>
          <w:tcPr>
            <w:tcW w:w="1165" w:type="dxa"/>
            <w:vAlign w:val="center"/>
          </w:tcPr>
          <w:p w14:paraId="23F8A74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5.1</w:t>
            </w:r>
          </w:p>
        </w:tc>
        <w:tc>
          <w:tcPr>
            <w:tcW w:w="2250" w:type="dxa"/>
            <w:gridSpan w:val="3"/>
            <w:vAlign w:val="center"/>
          </w:tcPr>
          <w:p w14:paraId="35F8F6AC">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开标时间和地点</w:t>
            </w:r>
          </w:p>
        </w:tc>
        <w:tc>
          <w:tcPr>
            <w:tcW w:w="6287" w:type="dxa"/>
            <w:vAlign w:val="center"/>
          </w:tcPr>
          <w:p w14:paraId="38026B62">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highlight w:val="none"/>
              </w:rPr>
            </w:pPr>
            <w:r>
              <w:rPr>
                <w:rFonts w:hint="eastAsia" w:ascii="宋体" w:hAnsi="宋体" w:eastAsia="宋体" w:cs="宋体"/>
                <w:snapToGrid w:val="0"/>
                <w:kern w:val="0"/>
                <w:sz w:val="21"/>
                <w:szCs w:val="21"/>
              </w:rPr>
              <w:t>开标时</w:t>
            </w:r>
            <w:r>
              <w:rPr>
                <w:rFonts w:hint="eastAsia" w:ascii="宋体" w:hAnsi="宋体" w:eastAsia="宋体" w:cs="宋体"/>
                <w:snapToGrid w:val="0"/>
                <w:kern w:val="0"/>
                <w:sz w:val="21"/>
                <w:szCs w:val="21"/>
                <w:highlight w:val="none"/>
              </w:rPr>
              <w:t>间：同投标截止时间</w:t>
            </w:r>
          </w:p>
          <w:p w14:paraId="6D6E445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napToGrid w:val="0"/>
                <w:kern w:val="0"/>
                <w:sz w:val="21"/>
                <w:szCs w:val="21"/>
                <w:highlight w:val="none"/>
              </w:rPr>
              <w:t>开标地点：</w:t>
            </w:r>
            <w:r>
              <w:rPr>
                <w:rFonts w:hint="eastAsia" w:ascii="宋体" w:hAnsi="宋体" w:eastAsia="宋体" w:cs="宋体"/>
                <w:sz w:val="21"/>
                <w:szCs w:val="21"/>
              </w:rPr>
              <w:t>烟台市工程建设交易平台“不见面开标系统”。投标人须于投标截止时间前一小时进行网上签到，并根据烟台市工程建设交易系统（新版）操作指南（投标人）进行操作。至投标截止时间未签到的，视为撤回其投标文件。</w:t>
            </w:r>
          </w:p>
        </w:tc>
      </w:tr>
      <w:tr w14:paraId="4D8E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1165" w:type="dxa"/>
            <w:vAlign w:val="center"/>
          </w:tcPr>
          <w:p w14:paraId="65EC1895">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lang w:eastAsia="en-US"/>
              </w:rPr>
              <w:t>5.2.1</w:t>
            </w:r>
          </w:p>
        </w:tc>
        <w:tc>
          <w:tcPr>
            <w:tcW w:w="2250" w:type="dxa"/>
            <w:gridSpan w:val="3"/>
            <w:vAlign w:val="center"/>
          </w:tcPr>
          <w:p w14:paraId="285EBE20">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电子投标文件解密</w:t>
            </w:r>
          </w:p>
        </w:tc>
        <w:tc>
          <w:tcPr>
            <w:tcW w:w="6287" w:type="dxa"/>
            <w:vAlign w:val="center"/>
          </w:tcPr>
          <w:p w14:paraId="5888180F">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z w:val="21"/>
                <w:szCs w:val="21"/>
              </w:rPr>
            </w:pPr>
            <w:r>
              <w:rPr>
                <w:rFonts w:hint="eastAsia" w:ascii="宋体" w:hAnsi="宋体" w:eastAsia="宋体" w:cs="宋体"/>
                <w:snapToGrid w:val="0"/>
                <w:kern w:val="0"/>
                <w:sz w:val="21"/>
                <w:szCs w:val="21"/>
              </w:rPr>
              <w:t>投标人使用生成投标文件的CA数字证书解密</w:t>
            </w:r>
          </w:p>
        </w:tc>
      </w:tr>
      <w:tr w14:paraId="51CEF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1165" w:type="dxa"/>
            <w:vAlign w:val="center"/>
          </w:tcPr>
          <w:p w14:paraId="07F42B5D">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lang w:eastAsia="en-US"/>
              </w:rPr>
              <w:t>5.2.2</w:t>
            </w:r>
          </w:p>
        </w:tc>
        <w:tc>
          <w:tcPr>
            <w:tcW w:w="2250" w:type="dxa"/>
            <w:gridSpan w:val="3"/>
            <w:vAlign w:val="center"/>
          </w:tcPr>
          <w:p w14:paraId="6FDDDE65">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解密时限</w:t>
            </w:r>
          </w:p>
        </w:tc>
        <w:tc>
          <w:tcPr>
            <w:tcW w:w="6287" w:type="dxa"/>
            <w:vAlign w:val="center"/>
          </w:tcPr>
          <w:p w14:paraId="56B50D86">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z w:val="21"/>
                <w:szCs w:val="21"/>
              </w:rPr>
            </w:pPr>
            <w:r>
              <w:rPr>
                <w:rFonts w:hint="eastAsia" w:ascii="宋体" w:hAnsi="宋体" w:eastAsia="宋体" w:cs="宋体"/>
                <w:snapToGrid w:val="0"/>
                <w:kern w:val="0"/>
                <w:sz w:val="21"/>
                <w:szCs w:val="21"/>
              </w:rPr>
              <w:t>投标人须于投标截止时间前一小时进行网上签到。电子投标文件的解密截止</w:t>
            </w:r>
            <w:r>
              <w:rPr>
                <w:rFonts w:hint="eastAsia" w:ascii="宋体" w:hAnsi="宋体" w:eastAsia="宋体" w:cs="宋体"/>
                <w:snapToGrid w:val="0"/>
                <w:kern w:val="0"/>
                <w:sz w:val="21"/>
                <w:szCs w:val="21"/>
                <w:highlight w:val="none"/>
              </w:rPr>
              <w:t>时间为招标人或招标代理机构发起启动投标文件解密后 30 分钟，因投标人原因造成投标文件未解密</w:t>
            </w:r>
            <w:r>
              <w:rPr>
                <w:rFonts w:hint="eastAsia" w:ascii="宋体" w:hAnsi="宋体" w:eastAsia="宋体" w:cs="宋体"/>
                <w:snapToGrid w:val="0"/>
                <w:kern w:val="0"/>
                <w:sz w:val="21"/>
                <w:szCs w:val="21"/>
                <w:highlight w:val="none"/>
                <w:lang w:val="en-US" w:eastAsia="zh-CN"/>
              </w:rPr>
              <w:t>或解密失败</w:t>
            </w:r>
            <w:r>
              <w:rPr>
                <w:rFonts w:hint="eastAsia" w:ascii="宋体" w:hAnsi="宋体" w:eastAsia="宋体" w:cs="宋体"/>
                <w:snapToGrid w:val="0"/>
                <w:kern w:val="0"/>
                <w:sz w:val="21"/>
                <w:szCs w:val="21"/>
                <w:highlight w:val="none"/>
              </w:rPr>
              <w:t>的，视为撤销其投标文件。</w:t>
            </w:r>
          </w:p>
        </w:tc>
      </w:tr>
      <w:tr w14:paraId="50D4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65" w:type="dxa"/>
            <w:vAlign w:val="center"/>
          </w:tcPr>
          <w:p w14:paraId="7CEF51C5">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6.1.1</w:t>
            </w:r>
          </w:p>
        </w:tc>
        <w:tc>
          <w:tcPr>
            <w:tcW w:w="2250" w:type="dxa"/>
            <w:gridSpan w:val="3"/>
            <w:vAlign w:val="center"/>
          </w:tcPr>
          <w:p w14:paraId="0B954710">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评标委员会的组建</w:t>
            </w:r>
          </w:p>
        </w:tc>
        <w:tc>
          <w:tcPr>
            <w:tcW w:w="6287" w:type="dxa"/>
            <w:shd w:val="clear" w:color="auto" w:fill="auto"/>
            <w:vAlign w:val="center"/>
          </w:tcPr>
          <w:p w14:paraId="179C2EF8">
            <w:pPr>
              <w:keepNext w:val="0"/>
              <w:keepLines w:val="0"/>
              <w:pageBreakBefore w:val="0"/>
              <w:overflowPunct/>
              <w:bidi w:val="0"/>
              <w:adjustRightInd/>
              <w:spacing w:line="300" w:lineRule="exact"/>
              <w:ind w:left="48" w:leftChars="20" w:right="48" w:rightChars="20"/>
              <w:rPr>
                <w:rFonts w:hint="eastAsia" w:ascii="宋体" w:hAnsi="宋体" w:eastAsia="宋体" w:cs="宋体"/>
                <w:sz w:val="21"/>
                <w:szCs w:val="21"/>
              </w:rPr>
            </w:pPr>
            <w:r>
              <w:rPr>
                <w:rFonts w:hint="eastAsia" w:ascii="宋体" w:hAnsi="宋体" w:eastAsia="宋体" w:cs="宋体"/>
                <w:sz w:val="21"/>
                <w:szCs w:val="21"/>
              </w:rPr>
              <w:t>评标委员会构成：</w:t>
            </w:r>
            <w:r>
              <w:rPr>
                <w:rFonts w:hint="eastAsia" w:ascii="宋体" w:hAnsi="宋体" w:eastAsia="宋体" w:cs="宋体"/>
                <w:sz w:val="21"/>
                <w:szCs w:val="21"/>
                <w:u w:val="single"/>
                <w:lang w:eastAsia="zh-CN"/>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rPr>
              <w:t>人，其中招标人代表</w:t>
            </w:r>
            <w:r>
              <w:rPr>
                <w:rFonts w:hint="eastAsia" w:ascii="宋体" w:hAnsi="宋体" w:eastAsia="宋体" w:cs="宋体"/>
                <w:sz w:val="21"/>
                <w:szCs w:val="21"/>
                <w:u w:val="single"/>
                <w:lang w:eastAsia="zh-CN"/>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rPr>
              <w:t>人（应当具备评标专家相应的或者类似的条件，并取得授权委托，无符合条件人选的，应当在综合评标评审专家库中随机抽取），专家</w:t>
            </w:r>
            <w:r>
              <w:rPr>
                <w:rFonts w:hint="eastAsia" w:ascii="宋体" w:hAnsi="宋体" w:eastAsia="宋体" w:cs="宋体"/>
                <w:sz w:val="21"/>
                <w:szCs w:val="21"/>
                <w:u w:val="single"/>
                <w:lang w:eastAsia="zh-CN"/>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rPr>
              <w:t>人；</w:t>
            </w:r>
          </w:p>
          <w:p w14:paraId="5F40869E">
            <w:pPr>
              <w:keepNext w:val="0"/>
              <w:keepLines w:val="0"/>
              <w:pageBreakBefore w:val="0"/>
              <w:overflowPunct/>
              <w:bidi w:val="0"/>
              <w:adjustRightInd/>
              <w:spacing w:line="300" w:lineRule="exact"/>
              <w:ind w:left="48" w:leftChars="20" w:right="48" w:rightChars="20"/>
              <w:rPr>
                <w:rFonts w:hint="eastAsia" w:ascii="宋体" w:hAnsi="宋体" w:eastAsia="宋体" w:cs="宋体"/>
                <w:sz w:val="21"/>
                <w:szCs w:val="21"/>
              </w:rPr>
            </w:pPr>
            <w:r>
              <w:rPr>
                <w:rFonts w:hint="eastAsia" w:ascii="宋体" w:hAnsi="宋体" w:eastAsia="宋体" w:cs="宋体"/>
                <w:sz w:val="21"/>
                <w:szCs w:val="21"/>
              </w:rPr>
              <w:t>评标专家确定方式：由招标人在公共资源交易中心工作人员监督下，从山东省公共资源交易综合评标评审专家库抽取。工程所在地评标专家分（子）库中，所需专业专家数量不足实际需求数量3倍的，招标人应将抽取范围扩大至上一级专家库或者采取异地抽取专家。</w:t>
            </w:r>
          </w:p>
          <w:p w14:paraId="2AB81715">
            <w:pPr>
              <w:keepNext w:val="0"/>
              <w:keepLines w:val="0"/>
              <w:pageBreakBefore w:val="0"/>
              <w:overflowPunct/>
              <w:bidi w:val="0"/>
              <w:adjustRightInd/>
              <w:spacing w:line="300" w:lineRule="exact"/>
              <w:ind w:left="48" w:leftChars="20" w:right="48" w:rightChars="20"/>
              <w:rPr>
                <w:rFonts w:hint="eastAsia" w:ascii="宋体" w:hAnsi="宋体" w:eastAsia="宋体" w:cs="宋体"/>
                <w:sz w:val="21"/>
                <w:szCs w:val="21"/>
              </w:rPr>
            </w:pPr>
            <w:r>
              <w:rPr>
                <w:rFonts w:hint="eastAsia" w:ascii="宋体" w:hAnsi="宋体" w:eastAsia="宋体" w:cs="宋体"/>
                <w:sz w:val="21"/>
                <w:szCs w:val="21"/>
              </w:rPr>
              <w:t>执行“《山东省公共资源交易综合评标评审专家库专家入库和抽取管理细则》（鲁发改公管〔2021〕837号）”。</w:t>
            </w:r>
          </w:p>
          <w:p w14:paraId="362C43F0">
            <w:pPr>
              <w:keepNext w:val="0"/>
              <w:keepLines w:val="0"/>
              <w:pageBreakBefore w:val="0"/>
              <w:overflowPunct/>
              <w:bidi w:val="0"/>
              <w:adjustRightInd/>
              <w:spacing w:line="300" w:lineRule="exact"/>
              <w:ind w:left="48" w:leftChars="20" w:right="48" w:rightChars="20"/>
              <w:rPr>
                <w:rFonts w:hint="eastAsia" w:ascii="宋体" w:hAnsi="宋体" w:eastAsia="宋体" w:cs="宋体"/>
                <w:kern w:val="2"/>
                <w:sz w:val="21"/>
                <w:szCs w:val="21"/>
                <w:u w:val="single"/>
                <w:lang w:val="en-US" w:eastAsia="zh-CN" w:bidi="ar-SA"/>
              </w:rPr>
            </w:pPr>
          </w:p>
        </w:tc>
      </w:tr>
      <w:tr w14:paraId="413A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165" w:type="dxa"/>
            <w:vAlign w:val="center"/>
          </w:tcPr>
          <w:p w14:paraId="162D64B7">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6.4</w:t>
            </w:r>
          </w:p>
        </w:tc>
        <w:tc>
          <w:tcPr>
            <w:tcW w:w="2250" w:type="dxa"/>
            <w:gridSpan w:val="3"/>
            <w:vAlign w:val="center"/>
          </w:tcPr>
          <w:p w14:paraId="7072F33D">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napToGrid w:val="0"/>
                <w:kern w:val="0"/>
                <w:sz w:val="21"/>
                <w:szCs w:val="21"/>
              </w:rPr>
              <w:t>商务</w:t>
            </w:r>
            <w:r>
              <w:rPr>
                <w:rFonts w:hint="eastAsia" w:ascii="宋体" w:hAnsi="宋体" w:eastAsia="宋体" w:cs="宋体"/>
                <w:bCs/>
                <w:color w:val="auto"/>
                <w:sz w:val="21"/>
                <w:szCs w:val="21"/>
                <w:lang w:eastAsia="en-US"/>
              </w:rPr>
              <w:t>部分</w:t>
            </w:r>
            <w:r>
              <w:rPr>
                <w:rFonts w:hint="eastAsia" w:ascii="宋体" w:hAnsi="宋体" w:eastAsia="宋体" w:cs="宋体"/>
                <w:snapToGrid w:val="0"/>
                <w:kern w:val="0"/>
                <w:sz w:val="21"/>
                <w:szCs w:val="21"/>
              </w:rPr>
              <w:t>评审的业绩、奖项规定</w:t>
            </w:r>
          </w:p>
        </w:tc>
        <w:tc>
          <w:tcPr>
            <w:tcW w:w="6287" w:type="dxa"/>
            <w:vAlign w:val="center"/>
          </w:tcPr>
          <w:p w14:paraId="15A2769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Style w:val="43"/>
                <w:rFonts w:hint="eastAsia" w:ascii="宋体" w:hAnsi="宋体" w:eastAsia="宋体" w:cs="宋体"/>
                <w:b/>
                <w:bCs/>
                <w:sz w:val="21"/>
                <w:szCs w:val="21"/>
              </w:rPr>
              <w:t>1.</w:t>
            </w:r>
            <w:r>
              <w:rPr>
                <w:rFonts w:hint="eastAsia" w:ascii="宋体" w:hAnsi="宋体" w:eastAsia="宋体" w:cs="宋体"/>
                <w:b/>
                <w:bCs/>
                <w:sz w:val="21"/>
                <w:szCs w:val="21"/>
              </w:rPr>
              <w:t>类似工程业绩</w:t>
            </w:r>
          </w:p>
          <w:p w14:paraId="58D345A1">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 xml:space="preserve">1.1投标人类似工程业绩个数： </w:t>
            </w:r>
            <w:r>
              <w:rPr>
                <w:rFonts w:hint="eastAsia" w:ascii="宋体" w:hAnsi="宋体" w:eastAsia="宋体" w:cs="宋体"/>
                <w:sz w:val="21"/>
                <w:szCs w:val="21"/>
              </w:rPr>
              <w:sym w:font="Wingdings 2" w:char="00A3"/>
            </w:r>
            <w:r>
              <w:rPr>
                <w:rFonts w:hint="eastAsia" w:ascii="宋体" w:hAnsi="宋体" w:eastAsia="宋体" w:cs="宋体"/>
                <w:sz w:val="21"/>
                <w:szCs w:val="21"/>
              </w:rPr>
              <w:t xml:space="preserve">1个  </w:t>
            </w:r>
            <w:r>
              <w:rPr>
                <w:rFonts w:hint="eastAsia" w:ascii="宋体" w:hAnsi="宋体" w:eastAsia="宋体" w:cs="宋体"/>
                <w:sz w:val="21"/>
                <w:szCs w:val="21"/>
              </w:rPr>
              <w:sym w:font="Wingdings 2" w:char="00A3"/>
            </w:r>
            <w:r>
              <w:rPr>
                <w:rFonts w:hint="eastAsia" w:ascii="宋体" w:hAnsi="宋体" w:eastAsia="宋体" w:cs="宋体"/>
                <w:sz w:val="21"/>
                <w:szCs w:val="21"/>
              </w:rPr>
              <w:t xml:space="preserve">2个  </w:t>
            </w:r>
            <w:r>
              <w:rPr>
                <w:rFonts w:hint="eastAsia" w:ascii="宋体" w:hAnsi="宋体" w:eastAsia="宋体" w:cs="宋体"/>
                <w:sz w:val="21"/>
                <w:szCs w:val="21"/>
              </w:rPr>
              <w:sym w:font="Wingdings 2" w:char="00A3"/>
            </w:r>
            <w:r>
              <w:rPr>
                <w:rFonts w:hint="eastAsia" w:ascii="宋体" w:hAnsi="宋体" w:eastAsia="宋体" w:cs="宋体"/>
                <w:sz w:val="21"/>
                <w:szCs w:val="21"/>
              </w:rPr>
              <w:t xml:space="preserve">3个；要求投标截止时间前近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sym w:font="Wingdings 2" w:char="00A3"/>
            </w: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年</w:t>
            </w:r>
            <w:r>
              <w:rPr>
                <w:rFonts w:hint="eastAsia" w:ascii="宋体" w:hAnsi="宋体" w:eastAsia="宋体" w:cs="宋体"/>
                <w:sz w:val="21"/>
                <w:szCs w:val="21"/>
              </w:rPr>
              <w:t xml:space="preserve">  </w:t>
            </w:r>
            <w:r>
              <w:rPr>
                <w:rFonts w:hint="eastAsia" w:ascii="宋体" w:hAnsi="宋体" w:eastAsia="宋体" w:cs="宋体"/>
                <w:sz w:val="21"/>
                <w:szCs w:val="21"/>
              </w:rPr>
              <w:sym w:font="Wingdings 2" w:char="00A3"/>
            </w:r>
            <w:r>
              <w:rPr>
                <w:rFonts w:hint="eastAsia" w:ascii="宋体" w:hAnsi="宋体" w:eastAsia="宋体" w:cs="宋体"/>
                <w:sz w:val="21"/>
                <w:szCs w:val="21"/>
                <w:lang w:val="en-US" w:eastAsia="zh-CN"/>
              </w:rPr>
              <w:t>5</w:t>
            </w:r>
            <w:r>
              <w:rPr>
                <w:rFonts w:hint="eastAsia" w:ascii="宋体" w:hAnsi="宋体" w:eastAsia="宋体" w:cs="宋体"/>
                <w:sz w:val="21"/>
                <w:szCs w:val="21"/>
              </w:rPr>
              <w:t xml:space="preserve">年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sym w:font="Wingdings 2" w:char="00A3"/>
            </w: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年</w:t>
            </w:r>
            <w:r>
              <w:rPr>
                <w:rFonts w:hint="eastAsia" w:ascii="宋体" w:hAnsi="宋体" w:eastAsia="宋体" w:cs="宋体"/>
                <w:sz w:val="21"/>
                <w:szCs w:val="21"/>
              </w:rPr>
              <w:t xml:space="preserve">  </w:t>
            </w:r>
            <w:r>
              <w:rPr>
                <w:rFonts w:hint="eastAsia" w:ascii="宋体" w:hAnsi="宋体" w:eastAsia="宋体" w:cs="宋体"/>
                <w:sz w:val="21"/>
                <w:szCs w:val="21"/>
              </w:rPr>
              <w:sym w:font="Wingdings 2" w:char="00A3"/>
            </w:r>
            <w:r>
              <w:rPr>
                <w:rFonts w:hint="eastAsia" w:ascii="宋体" w:hAnsi="宋体" w:eastAsia="宋体" w:cs="宋体"/>
                <w:sz w:val="21"/>
                <w:szCs w:val="21"/>
                <w:lang w:val="en-US" w:eastAsia="zh-CN"/>
              </w:rPr>
              <w:t>5</w:t>
            </w:r>
            <w:r>
              <w:rPr>
                <w:rFonts w:hint="eastAsia" w:ascii="宋体" w:hAnsi="宋体" w:eastAsia="宋体" w:cs="宋体"/>
                <w:sz w:val="21"/>
                <w:szCs w:val="21"/>
              </w:rPr>
              <w:t>年内完成过</w:t>
            </w:r>
            <w:r>
              <w:rPr>
                <w:rFonts w:hint="eastAsia" w:ascii="宋体" w:hAnsi="宋体" w:eastAsia="宋体" w:cs="宋体"/>
                <w:sz w:val="21"/>
                <w:szCs w:val="21"/>
                <w:u w:val="single"/>
              </w:rPr>
              <w:t xml:space="preserve"> 招标人选择的业绩牵引指标项+规模+工程内容（或工程类别） （例：建筑面积**平方米的房屋建筑工程）的</w:t>
            </w:r>
            <w:r>
              <w:rPr>
                <w:rFonts w:hint="eastAsia" w:ascii="宋体" w:hAnsi="宋体" w:eastAsia="宋体" w:cs="宋体"/>
                <w:sz w:val="21"/>
                <w:szCs w:val="21"/>
              </w:rPr>
              <w:t>施工业绩（类似工程业绩年限要求近3年，轨道交通项目可放宽至5年。）</w:t>
            </w:r>
          </w:p>
          <w:p w14:paraId="5E892F6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第一个评审加分业绩的规模系数</w:t>
            </w:r>
            <w:r>
              <w:rPr>
                <w:rFonts w:hint="eastAsia" w:ascii="宋体" w:hAnsi="宋体" w:eastAsia="宋体" w:cs="宋体"/>
                <w:sz w:val="21"/>
                <w:szCs w:val="21"/>
                <w:u w:val="single"/>
              </w:rPr>
              <w:t xml:space="preserve">     </w:t>
            </w:r>
            <w:r>
              <w:rPr>
                <w:rFonts w:hint="eastAsia" w:ascii="宋体" w:hAnsi="宋体" w:eastAsia="宋体" w:cs="宋体"/>
                <w:sz w:val="21"/>
                <w:szCs w:val="21"/>
              </w:rPr>
              <w:t xml:space="preserve"> （规模系数不高于50%）；第二个、第三个评审加分业绩的规模系数为</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w:t>
            </w:r>
            <w:r>
              <w:rPr>
                <w:rFonts w:hint="eastAsia" w:ascii="宋体" w:hAnsi="宋体" w:eastAsia="宋体" w:cs="宋体"/>
                <w:sz w:val="21"/>
                <w:szCs w:val="21"/>
              </w:rPr>
              <w:t xml:space="preserve">。 </w:t>
            </w:r>
          </w:p>
          <w:p w14:paraId="1BCFDBC0">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注：</w:t>
            </w:r>
          </w:p>
          <w:p w14:paraId="1B093851">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Fonts w:hint="eastAsia" w:ascii="宋体" w:hAnsi="宋体" w:eastAsia="宋体" w:cs="宋体"/>
                <w:sz w:val="21"/>
                <w:szCs w:val="21"/>
              </w:rPr>
              <w:t>（1）第二个、第三个评审加分业绩的规模系数范围为</w:t>
            </w:r>
            <w:r>
              <w:rPr>
                <w:rFonts w:hint="eastAsia" w:cs="宋体"/>
                <w:sz w:val="21"/>
                <w:szCs w:val="21"/>
                <w:lang w:eastAsia="zh-CN"/>
              </w:rPr>
              <w:t>60%—80%，</w:t>
            </w:r>
            <w:r>
              <w:rPr>
                <w:rFonts w:hint="eastAsia" w:ascii="宋体" w:hAnsi="宋体" w:eastAsia="宋体" w:cs="宋体"/>
                <w:sz w:val="21"/>
                <w:szCs w:val="21"/>
              </w:rPr>
              <w:t>具体规模系数由招标人根据项目情况在招标文件中进行明确。</w:t>
            </w:r>
          </w:p>
          <w:p w14:paraId="0D18851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rPr>
              <w:t>（2）加分</w:t>
            </w:r>
            <w:r>
              <w:rPr>
                <w:rFonts w:hint="eastAsia" w:ascii="宋体" w:hAnsi="宋体" w:eastAsia="宋体" w:cs="宋体"/>
                <w:sz w:val="21"/>
                <w:szCs w:val="21"/>
                <w:highlight w:val="none"/>
              </w:rPr>
              <w:t>业绩依次按：</w:t>
            </w:r>
          </w:p>
          <w:p w14:paraId="384E8F6E">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①招标人设置3个加分业绩时：第一个加分业绩得分权重</w:t>
            </w:r>
            <w:r>
              <w:rPr>
                <w:rFonts w:hint="eastAsia" w:ascii="宋体" w:hAnsi="宋体" w:eastAsia="宋体" w:cs="宋体"/>
                <w:sz w:val="21"/>
                <w:szCs w:val="21"/>
                <w:highlight w:val="none"/>
                <w:u w:val="single"/>
              </w:rPr>
              <w:t xml:space="preserve">  50%  </w:t>
            </w:r>
            <w:r>
              <w:rPr>
                <w:rFonts w:hint="eastAsia" w:ascii="宋体" w:hAnsi="宋体" w:eastAsia="宋体" w:cs="宋体"/>
                <w:sz w:val="21"/>
                <w:szCs w:val="21"/>
                <w:highlight w:val="none"/>
              </w:rPr>
              <w:t>；第二个加分业绩权重</w:t>
            </w:r>
            <w:r>
              <w:rPr>
                <w:rFonts w:hint="eastAsia" w:ascii="宋体" w:hAnsi="宋体" w:eastAsia="宋体" w:cs="宋体"/>
                <w:sz w:val="21"/>
                <w:szCs w:val="21"/>
                <w:highlight w:val="none"/>
                <w:u w:val="single"/>
              </w:rPr>
              <w:t xml:space="preserve">  30%  </w:t>
            </w:r>
            <w:r>
              <w:rPr>
                <w:rFonts w:hint="eastAsia" w:ascii="宋体" w:hAnsi="宋体" w:eastAsia="宋体" w:cs="宋体"/>
                <w:sz w:val="21"/>
                <w:szCs w:val="21"/>
                <w:highlight w:val="none"/>
              </w:rPr>
              <w:t>；第三个加分业绩权重</w:t>
            </w:r>
            <w:r>
              <w:rPr>
                <w:rFonts w:hint="eastAsia" w:ascii="宋体" w:hAnsi="宋体" w:eastAsia="宋体" w:cs="宋体"/>
                <w:sz w:val="21"/>
                <w:szCs w:val="21"/>
                <w:highlight w:val="none"/>
                <w:u w:val="single"/>
              </w:rPr>
              <w:t xml:space="preserve">  20%  </w:t>
            </w:r>
            <w:r>
              <w:rPr>
                <w:rFonts w:hint="eastAsia" w:ascii="宋体" w:hAnsi="宋体" w:eastAsia="宋体" w:cs="宋体"/>
                <w:sz w:val="21"/>
                <w:szCs w:val="21"/>
                <w:highlight w:val="none"/>
              </w:rPr>
              <w:t>。</w:t>
            </w:r>
          </w:p>
          <w:p w14:paraId="4A9C7439">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②招标人设置2个加分业绩时：第一个加分业绩得分权重</w:t>
            </w:r>
            <w:r>
              <w:rPr>
                <w:rFonts w:hint="eastAsia" w:ascii="宋体" w:hAnsi="宋体" w:eastAsia="宋体" w:cs="宋体"/>
                <w:sz w:val="21"/>
                <w:szCs w:val="21"/>
                <w:highlight w:val="none"/>
                <w:u w:val="single"/>
              </w:rPr>
              <w:t xml:space="preserve">  60%  </w:t>
            </w:r>
            <w:r>
              <w:rPr>
                <w:rFonts w:hint="eastAsia" w:ascii="宋体" w:hAnsi="宋体" w:eastAsia="宋体" w:cs="宋体"/>
                <w:sz w:val="21"/>
                <w:szCs w:val="21"/>
                <w:highlight w:val="none"/>
              </w:rPr>
              <w:t>；第二个加分业绩权重</w:t>
            </w:r>
            <w:r>
              <w:rPr>
                <w:rFonts w:hint="eastAsia" w:ascii="宋体" w:hAnsi="宋体" w:eastAsia="宋体" w:cs="宋体"/>
                <w:sz w:val="21"/>
                <w:szCs w:val="21"/>
                <w:highlight w:val="none"/>
                <w:u w:val="single"/>
              </w:rPr>
              <w:t xml:space="preserve">  40%  </w:t>
            </w:r>
            <w:r>
              <w:rPr>
                <w:rFonts w:hint="eastAsia" w:ascii="宋体" w:hAnsi="宋体" w:eastAsia="宋体" w:cs="宋体"/>
                <w:sz w:val="21"/>
                <w:szCs w:val="21"/>
                <w:highlight w:val="none"/>
              </w:rPr>
              <w:t>。</w:t>
            </w:r>
          </w:p>
          <w:p w14:paraId="3A4A135E">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③招标人设置1个加分业绩时：加分业绩得分权重</w:t>
            </w:r>
            <w:r>
              <w:rPr>
                <w:rFonts w:hint="eastAsia" w:ascii="宋体" w:hAnsi="宋体" w:eastAsia="宋体" w:cs="宋体"/>
                <w:sz w:val="21"/>
                <w:szCs w:val="21"/>
                <w:u w:val="single"/>
              </w:rPr>
              <w:t xml:space="preserve">  100%  </w:t>
            </w:r>
            <w:r>
              <w:rPr>
                <w:rFonts w:hint="eastAsia" w:ascii="宋体" w:hAnsi="宋体" w:eastAsia="宋体" w:cs="宋体"/>
                <w:sz w:val="21"/>
                <w:szCs w:val="21"/>
              </w:rPr>
              <w:t>。</w:t>
            </w:r>
          </w:p>
          <w:p w14:paraId="05B9DCE4">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（3）以联合体形式进行投标的，其第一、第二个评审加分业绩的认定须以联合体牵头人具备的业绩为准，第三个评审加分业绩可以是联合体成员的。</w:t>
            </w:r>
          </w:p>
          <w:p w14:paraId="1B74B68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1.2拟任项目经理类似工程业绩个数：</w:t>
            </w:r>
            <w:r>
              <w:rPr>
                <w:rFonts w:hint="eastAsia" w:ascii="宋体" w:hAnsi="宋体" w:eastAsia="宋体" w:cs="宋体"/>
                <w:sz w:val="21"/>
                <w:szCs w:val="21"/>
              </w:rPr>
              <w:sym w:font="Wingdings 2" w:char="00A3"/>
            </w:r>
            <w:r>
              <w:rPr>
                <w:rFonts w:hint="eastAsia" w:ascii="宋体" w:hAnsi="宋体" w:eastAsia="宋体" w:cs="宋体"/>
                <w:sz w:val="21"/>
                <w:szCs w:val="21"/>
              </w:rPr>
              <w:t xml:space="preserve">0个 </w:t>
            </w:r>
            <w:r>
              <w:rPr>
                <w:rFonts w:hint="eastAsia" w:ascii="宋体" w:hAnsi="宋体" w:eastAsia="宋体" w:cs="宋体"/>
                <w:sz w:val="21"/>
                <w:szCs w:val="21"/>
              </w:rPr>
              <w:sym w:font="Wingdings 2" w:char="00A3"/>
            </w:r>
            <w:r>
              <w:rPr>
                <w:rFonts w:hint="eastAsia" w:ascii="宋体" w:hAnsi="宋体" w:eastAsia="宋体" w:cs="宋体"/>
                <w:sz w:val="21"/>
                <w:szCs w:val="21"/>
              </w:rPr>
              <w:t>1个 。</w:t>
            </w:r>
          </w:p>
          <w:p w14:paraId="0738E04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要求投标截止时间前近</w:t>
            </w:r>
            <w:r>
              <w:rPr>
                <w:rFonts w:hint="eastAsia" w:ascii="宋体" w:hAnsi="宋体" w:eastAsia="宋体" w:cs="宋体"/>
                <w:sz w:val="21"/>
                <w:szCs w:val="21"/>
                <w:u w:val="single"/>
              </w:rPr>
              <w:t xml:space="preserve">      </w:t>
            </w:r>
            <w:r>
              <w:rPr>
                <w:rFonts w:hint="eastAsia" w:ascii="宋体" w:hAnsi="宋体" w:eastAsia="宋体" w:cs="宋体"/>
                <w:sz w:val="21"/>
                <w:szCs w:val="21"/>
              </w:rPr>
              <w:t>年内完成过</w:t>
            </w:r>
            <w:r>
              <w:rPr>
                <w:rFonts w:hint="eastAsia" w:ascii="宋体" w:hAnsi="宋体" w:eastAsia="宋体" w:cs="宋体"/>
                <w:sz w:val="21"/>
                <w:szCs w:val="21"/>
                <w:u w:val="single"/>
              </w:rPr>
              <w:t xml:space="preserve"> 招标人选择的业绩牵引指标项+规模+工程内容（或工程类别） 的</w:t>
            </w:r>
            <w:r>
              <w:rPr>
                <w:rFonts w:hint="eastAsia" w:ascii="宋体" w:hAnsi="宋体" w:eastAsia="宋体" w:cs="宋体"/>
                <w:sz w:val="21"/>
                <w:szCs w:val="21"/>
              </w:rPr>
              <w:t>施工业绩。（类似工程业绩年限要求一般为近3年，轨道交通项目可放宽至5年。）</w:t>
            </w:r>
          </w:p>
          <w:p w14:paraId="1C104EE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拟任项目经理评审加分业绩的规模系数</w:t>
            </w:r>
            <w:r>
              <w:rPr>
                <w:rFonts w:hint="eastAsia" w:ascii="宋体" w:hAnsi="宋体" w:eastAsia="宋体" w:cs="宋体"/>
                <w:sz w:val="21"/>
                <w:szCs w:val="21"/>
                <w:u w:val="single"/>
              </w:rPr>
              <w:t xml:space="preserve">     </w:t>
            </w:r>
            <w:r>
              <w:rPr>
                <w:rFonts w:hint="eastAsia" w:ascii="宋体" w:hAnsi="宋体" w:eastAsia="宋体" w:cs="宋体"/>
                <w:sz w:val="21"/>
                <w:szCs w:val="21"/>
              </w:rPr>
              <w:t>（不高于招标项目选择指标或最高投标限价的50%）。</w:t>
            </w:r>
          </w:p>
          <w:p w14:paraId="2D4F8496">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Fonts w:hint="eastAsia" w:ascii="宋体" w:hAnsi="宋体" w:eastAsia="宋体" w:cs="宋体"/>
                <w:b/>
                <w:bCs/>
                <w:sz w:val="21"/>
                <w:szCs w:val="21"/>
              </w:rPr>
              <w:t>注：类似工程业绩的考核要求：</w:t>
            </w:r>
          </w:p>
          <w:p w14:paraId="190FDABC">
            <w:pPr>
              <w:keepNext w:val="0"/>
              <w:keepLines w:val="0"/>
              <w:pageBreakBefore w:val="0"/>
              <w:numPr>
                <w:ilvl w:val="255"/>
                <w:numId w:val="0"/>
              </w:numPr>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sz w:val="21"/>
                <w:szCs w:val="21"/>
              </w:rPr>
              <w:t>有行业数据库（含交易系统生成的业绩库）可比对核查的，由交易系统比对交工验收或竣工验收时间、与牵引指标项相符的工程类别、工程规模要求以及涉项目负责人（项目经理）信息等四项关键内容，对其他信息不作评判，评标委员会仅对上述四项关键内容进行复核确认。没有数据库可比对的，以交工验收或竣工验收文件（证书）中载明的项目信息及内容为评审依据，评标委员会仅对投标人提交的相关证明材料﹝例如中标通知书，工程合同，交工验收或竣工验收文件（证书），招标文件规定的行业数据库查询到的企业、人员业绩信息相关项目网页截图等﹞中的前述四项关键内容进行符合性形式要件审查。投标人应将前述四项关键内容在相关证明材料上进行显著标记，评标委员会在评审环节不对投标人提交资料的真实性负责。</w:t>
            </w:r>
            <w:r>
              <w:rPr>
                <w:rFonts w:hint="eastAsia" w:ascii="宋体" w:hAnsi="宋体" w:eastAsia="宋体" w:cs="宋体"/>
                <w:bCs/>
                <w:sz w:val="21"/>
                <w:szCs w:val="21"/>
              </w:rPr>
              <w:t>业绩在投标文件中的列序由投标人按照自身最优原则进行排列。</w:t>
            </w:r>
          </w:p>
          <w:p w14:paraId="57AFE830">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u w:val="single"/>
              </w:rPr>
            </w:pPr>
            <w:r>
              <w:rPr>
                <w:rFonts w:hint="eastAsia" w:ascii="宋体" w:hAnsi="宋体" w:eastAsia="宋体" w:cs="宋体"/>
                <w:sz w:val="21"/>
                <w:szCs w:val="21"/>
              </w:rPr>
              <w:t>（2）招标人可参考下述原则，对本招标项目类似业绩考核要求及必要佐证资料进行明确，具体如下：</w:t>
            </w:r>
            <w:r>
              <w:rPr>
                <w:rFonts w:hint="eastAsia" w:ascii="宋体" w:hAnsi="宋体" w:eastAsia="宋体" w:cs="宋体"/>
                <w:sz w:val="21"/>
                <w:szCs w:val="21"/>
                <w:u w:val="single"/>
              </w:rPr>
              <w:t xml:space="preserve">                      </w:t>
            </w:r>
            <w:r>
              <w:rPr>
                <w:rFonts w:hint="eastAsia" w:ascii="宋体" w:hAnsi="宋体" w:eastAsia="宋体" w:cs="宋体"/>
                <w:sz w:val="21"/>
                <w:szCs w:val="21"/>
              </w:rPr>
              <w:t>。</w:t>
            </w:r>
          </w:p>
          <w:p w14:paraId="24723510">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注（参考原则）：</w:t>
            </w:r>
          </w:p>
          <w:p w14:paraId="66153ED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a.业绩佐证资料包括：</w:t>
            </w:r>
            <w:r>
              <w:rPr>
                <w:rFonts w:hint="eastAsia" w:ascii="宋体" w:hAnsi="宋体" w:eastAsia="宋体" w:cs="宋体"/>
                <w:sz w:val="21"/>
                <w:szCs w:val="21"/>
                <w:lang w:val="en-US" w:eastAsia="zh-CN"/>
              </w:rPr>
              <w:t>验收报告</w:t>
            </w:r>
            <w:r>
              <w:rPr>
                <w:rFonts w:hint="eastAsia" w:ascii="宋体" w:hAnsi="宋体" w:eastAsia="宋体" w:cs="宋体"/>
                <w:sz w:val="21"/>
                <w:szCs w:val="21"/>
              </w:rPr>
              <w:t>或竣工验收文件（证书）</w:t>
            </w:r>
            <w:r>
              <w:rPr>
                <w:rFonts w:hint="eastAsia" w:ascii="宋体" w:hAnsi="宋体" w:eastAsia="宋体" w:cs="宋体"/>
                <w:sz w:val="21"/>
                <w:szCs w:val="21"/>
                <w:lang w:val="en-US" w:eastAsia="zh-CN"/>
              </w:rPr>
              <w:t>的</w:t>
            </w:r>
            <w:r>
              <w:rPr>
                <w:rFonts w:hint="eastAsia" w:ascii="宋体" w:hAnsi="宋体" w:eastAsia="宋体" w:cs="宋体"/>
                <w:sz w:val="21"/>
                <w:szCs w:val="21"/>
              </w:rPr>
              <w:t>复印件</w:t>
            </w:r>
            <w:r>
              <w:rPr>
                <w:rFonts w:hint="eastAsia" w:ascii="宋体" w:hAnsi="宋体" w:eastAsia="宋体" w:cs="宋体"/>
                <w:sz w:val="21"/>
                <w:szCs w:val="21"/>
                <w:lang w:val="en-US" w:eastAsia="zh-CN"/>
              </w:rPr>
              <w:t>和</w:t>
            </w:r>
            <w:r>
              <w:rPr>
                <w:rFonts w:hint="eastAsia" w:ascii="宋体" w:hAnsi="宋体" w:eastAsia="宋体" w:cs="宋体"/>
                <w:sz w:val="21"/>
                <w:szCs w:val="21"/>
              </w:rPr>
              <w:t>类似业绩相关网页截图等招标人明确的其他资料。</w:t>
            </w:r>
          </w:p>
          <w:p w14:paraId="2F9C68F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u w:val="none"/>
                <w:lang w:val="en-US" w:eastAsia="zh-CN"/>
              </w:rPr>
            </w:pPr>
            <w:r>
              <w:rPr>
                <w:rFonts w:hint="eastAsia" w:ascii="宋体" w:hAnsi="宋体" w:eastAsia="宋体" w:cs="宋体"/>
                <w:b/>
                <w:bCs/>
                <w:sz w:val="21"/>
                <w:szCs w:val="21"/>
                <w:u w:val="none"/>
                <w:lang w:val="en-US" w:eastAsia="zh-CN"/>
              </w:rPr>
              <w:t>注：</w:t>
            </w:r>
          </w:p>
          <w:p w14:paraId="22C5D3EA">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u w:val="none"/>
              </w:rPr>
            </w:pPr>
            <w:r>
              <w:rPr>
                <w:rFonts w:hint="eastAsia" w:cs="宋体"/>
                <w:b w:val="0"/>
                <w:bCs w:val="0"/>
                <w:sz w:val="21"/>
                <w:szCs w:val="21"/>
                <w:u w:val="none"/>
                <w:lang w:val="en-US" w:eastAsia="zh-CN"/>
              </w:rPr>
              <w:t>a.</w:t>
            </w:r>
            <w:r>
              <w:rPr>
                <w:rFonts w:hint="eastAsia" w:ascii="宋体" w:hAnsi="宋体" w:eastAsia="宋体" w:cs="宋体"/>
                <w:b w:val="0"/>
                <w:bCs w:val="0"/>
                <w:sz w:val="21"/>
                <w:szCs w:val="21"/>
                <w:u w:val="none"/>
              </w:rPr>
              <w:t>竣工验收文件（证书）是指竣工验收备案表（经建设</w:t>
            </w:r>
            <w:r>
              <w:rPr>
                <w:rFonts w:hint="eastAsia" w:ascii="宋体" w:hAnsi="宋体" w:eastAsia="宋体" w:cs="宋体"/>
                <w:b w:val="0"/>
                <w:bCs w:val="0"/>
                <w:sz w:val="21"/>
                <w:szCs w:val="21"/>
                <w:u w:val="none"/>
                <w:lang w:val="en-US" w:eastAsia="zh-CN"/>
              </w:rPr>
              <w:t>主管</w:t>
            </w:r>
            <w:r>
              <w:rPr>
                <w:rFonts w:hint="eastAsia" w:ascii="宋体" w:hAnsi="宋体" w:eastAsia="宋体" w:cs="宋体"/>
                <w:b w:val="0"/>
                <w:bCs w:val="0"/>
                <w:sz w:val="21"/>
                <w:szCs w:val="21"/>
                <w:u w:val="none"/>
              </w:rPr>
              <w:t>部门签字或盖章）。相关网页截图是指“全国建筑市场监管公共服务平台”上查询到</w:t>
            </w:r>
            <w:r>
              <w:rPr>
                <w:rFonts w:hint="eastAsia" w:ascii="宋体" w:hAnsi="宋体" w:eastAsia="宋体" w:cs="宋体"/>
                <w:b w:val="0"/>
                <w:bCs w:val="0"/>
                <w:sz w:val="21"/>
                <w:szCs w:val="21"/>
                <w:u w:val="none"/>
                <w:lang w:val="en-US" w:eastAsia="zh-CN"/>
              </w:rPr>
              <w:t>竣工验收模块</w:t>
            </w:r>
            <w:r>
              <w:rPr>
                <w:rFonts w:hint="eastAsia" w:ascii="宋体" w:hAnsi="宋体" w:eastAsia="宋体" w:cs="宋体"/>
                <w:b w:val="0"/>
                <w:bCs w:val="0"/>
                <w:sz w:val="21"/>
                <w:szCs w:val="21"/>
                <w:u w:val="none"/>
              </w:rPr>
              <w:t>体现其作为相应承包人（项目经理）的网页截图</w:t>
            </w:r>
            <w:r>
              <w:rPr>
                <w:rFonts w:hint="eastAsia" w:ascii="宋体" w:hAnsi="宋体" w:eastAsia="宋体" w:cs="宋体"/>
                <w:b w:val="0"/>
                <w:bCs w:val="0"/>
                <w:sz w:val="21"/>
                <w:szCs w:val="21"/>
                <w:u w:val="none"/>
                <w:lang w:eastAsia="zh-CN"/>
              </w:rPr>
              <w:t>（</w:t>
            </w:r>
            <w:r>
              <w:rPr>
                <w:rFonts w:hint="eastAsia" w:ascii="宋体" w:hAnsi="宋体" w:eastAsia="宋体" w:cs="宋体"/>
                <w:b w:val="0"/>
                <w:bCs w:val="0"/>
                <w:sz w:val="21"/>
                <w:szCs w:val="21"/>
                <w:u w:val="none"/>
                <w:lang w:val="en-US" w:eastAsia="zh-CN"/>
              </w:rPr>
              <w:t>园林绿化、市政工程可提供省级公共资源中标截图</w:t>
            </w:r>
            <w:r>
              <w:rPr>
                <w:rFonts w:hint="eastAsia" w:ascii="宋体" w:hAnsi="宋体" w:eastAsia="宋体" w:cs="宋体"/>
                <w:b w:val="0"/>
                <w:bCs w:val="0"/>
                <w:sz w:val="21"/>
                <w:szCs w:val="21"/>
                <w:u w:val="none"/>
                <w:lang w:eastAsia="zh-CN"/>
              </w:rPr>
              <w:t>）</w:t>
            </w:r>
            <w:r>
              <w:rPr>
                <w:rFonts w:hint="eastAsia" w:ascii="宋体" w:hAnsi="宋体" w:eastAsia="宋体" w:cs="宋体"/>
                <w:b w:val="0"/>
                <w:bCs w:val="0"/>
                <w:sz w:val="21"/>
                <w:szCs w:val="21"/>
                <w:u w:val="none"/>
              </w:rPr>
              <w:t>。</w:t>
            </w:r>
          </w:p>
          <w:p w14:paraId="0A0637CA">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sz w:val="21"/>
                <w:szCs w:val="21"/>
                <w:lang w:val="en-US" w:eastAsia="zh-CN"/>
              </w:rPr>
              <w:t>b</w:t>
            </w:r>
            <w:r>
              <w:rPr>
                <w:rFonts w:hint="eastAsia" w:ascii="宋体" w:hAnsi="宋体" w:eastAsia="宋体" w:cs="宋体"/>
                <w:sz w:val="21"/>
                <w:szCs w:val="21"/>
              </w:rPr>
              <w:t>.不同业绩佐证资料中竣工验收时间、与牵引指标项相符的工程类别、工程规模要求及项目经理姓名四项关键内容不一致时，依次按照交工验收或竣工验收文件（证书）、合同和中标通知书的顺序认定，如交工验收或竣工验收文件（证书）</w:t>
            </w:r>
            <w:r>
              <w:rPr>
                <w:rFonts w:hint="eastAsia" w:ascii="宋体" w:hAnsi="宋体" w:eastAsia="宋体" w:cs="宋体"/>
                <w:bCs/>
                <w:sz w:val="21"/>
                <w:szCs w:val="21"/>
              </w:rPr>
              <w:t>、合同和中标通知书任一评审依据上载明的项目经理超过一个的，仅认可排序第一的项目经理。</w:t>
            </w:r>
          </w:p>
          <w:p w14:paraId="23A32F30">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c</w:t>
            </w:r>
            <w:r>
              <w:rPr>
                <w:rFonts w:hint="eastAsia" w:ascii="宋体" w:hAnsi="宋体" w:eastAsia="宋体" w:cs="宋体"/>
                <w:sz w:val="21"/>
                <w:szCs w:val="21"/>
              </w:rPr>
              <w:t>.上述业绩佐证资料均无法体现出类似业绩所要求的与牵引指标项相符的工程类别、工程规模要求内容的，投标人还可提供本项目答疑文件明确可以作为评审依据的资料的复印件。</w:t>
            </w:r>
          </w:p>
          <w:p w14:paraId="38E8136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d.使用工程总承包项目作为业绩的，合同额按照施工部分合同额计算，项目经理或施工负责人均可认定为项目经理业绩。</w:t>
            </w:r>
          </w:p>
          <w:p w14:paraId="208A95D9">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e</w:t>
            </w:r>
            <w:r>
              <w:rPr>
                <w:rFonts w:hint="eastAsia" w:ascii="宋体" w:hAnsi="宋体" w:eastAsia="宋体" w:cs="宋体"/>
                <w:sz w:val="21"/>
                <w:szCs w:val="21"/>
              </w:rPr>
              <w:t>.</w:t>
            </w:r>
            <w:r>
              <w:rPr>
                <w:rFonts w:hint="eastAsia" w:ascii="宋体" w:hAnsi="宋体" w:eastAsia="宋体" w:cs="宋体"/>
                <w:bCs/>
                <w:sz w:val="21"/>
                <w:szCs w:val="21"/>
              </w:rPr>
              <w:t>业绩佐证资料与填报信息</w:t>
            </w:r>
            <w:r>
              <w:rPr>
                <w:rFonts w:hint="eastAsia" w:ascii="宋体" w:hAnsi="宋体" w:eastAsia="宋体" w:cs="宋体"/>
                <w:sz w:val="21"/>
                <w:szCs w:val="21"/>
              </w:rPr>
              <w:t>不一致或未按上述要求提供业绩佐证资料的，该类似业绩不予认可。</w:t>
            </w:r>
          </w:p>
          <w:p w14:paraId="3CE62D0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f</w:t>
            </w:r>
            <w:r>
              <w:rPr>
                <w:rFonts w:hint="eastAsia" w:ascii="宋体" w:hAnsi="宋体" w:eastAsia="宋体" w:cs="宋体"/>
                <w:sz w:val="21"/>
                <w:szCs w:val="21"/>
              </w:rPr>
              <w:t>.类似业绩时限自交工验收或竣工验收文件（证书）中建设单位签字或盖章之日起计算。未体现建设单位签字或盖章之日的，以竣工验收备案表（经建设</w:t>
            </w:r>
            <w:r>
              <w:rPr>
                <w:rFonts w:hint="eastAsia" w:ascii="宋体" w:hAnsi="宋体" w:eastAsia="宋体" w:cs="宋体"/>
                <w:sz w:val="21"/>
                <w:szCs w:val="21"/>
                <w:lang w:val="en-US" w:eastAsia="zh-CN"/>
              </w:rPr>
              <w:t>主管</w:t>
            </w:r>
            <w:r>
              <w:rPr>
                <w:rFonts w:hint="eastAsia" w:ascii="宋体" w:hAnsi="宋体" w:eastAsia="宋体" w:cs="宋体"/>
                <w:sz w:val="21"/>
                <w:szCs w:val="21"/>
              </w:rPr>
              <w:t>部门签字或盖章）中“竣工验收日期”栏中注明的时间为准。</w:t>
            </w:r>
          </w:p>
          <w:p w14:paraId="33E2CDB6">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sz w:val="21"/>
                <w:szCs w:val="21"/>
              </w:rPr>
              <w:t>（3）</w:t>
            </w:r>
            <w:r>
              <w:rPr>
                <w:rFonts w:hint="eastAsia" w:ascii="宋体" w:hAnsi="宋体" w:eastAsia="宋体" w:cs="宋体"/>
                <w:bCs/>
                <w:sz w:val="21"/>
                <w:szCs w:val="21"/>
              </w:rPr>
              <w:t>招标项目存在不同类型（专业）工程内容的，招标人应根据项目实际情况在招标文件中明确主要类型（专业），加分业绩的指标标准按照主要类型（专业）的规模设置，</w:t>
            </w:r>
            <w:r>
              <w:rPr>
                <w:rFonts w:hint="eastAsia" w:ascii="宋体" w:hAnsi="宋体" w:eastAsia="宋体" w:cs="宋体"/>
                <w:b/>
                <w:bCs/>
                <w:sz w:val="21"/>
                <w:szCs w:val="21"/>
              </w:rPr>
              <w:t>本项目主要类型（专业）：</w:t>
            </w:r>
            <w:r>
              <w:rPr>
                <w:rFonts w:hint="eastAsia" w:ascii="宋体" w:hAnsi="宋体" w:eastAsia="宋体" w:cs="宋体"/>
                <w:b/>
                <w:bCs/>
                <w:sz w:val="21"/>
                <w:szCs w:val="21"/>
                <w:lang w:val="en-US" w:eastAsia="zh-CN"/>
              </w:rPr>
              <w:t xml:space="preserve"> </w:t>
            </w:r>
            <w:r>
              <w:rPr>
                <w:rFonts w:hint="eastAsia" w:ascii="宋体" w:hAnsi="宋体" w:eastAsia="宋体" w:cs="宋体"/>
                <w:sz w:val="21"/>
                <w:szCs w:val="21"/>
                <w:u w:val="single"/>
              </w:rPr>
              <w:t xml:space="preserve">        </w:t>
            </w:r>
          </w:p>
          <w:p w14:paraId="17B7CF53">
            <w:pPr>
              <w:keepNext w:val="0"/>
              <w:keepLines w:val="0"/>
              <w:pageBreakBefore w:val="0"/>
              <w:widowControl/>
              <w:kinsoku/>
              <w:overflowPunct/>
              <w:autoSpaceDE/>
              <w:autoSpaceDN/>
              <w:bidi w:val="0"/>
              <w:adjustRightInd/>
              <w:spacing w:after="0" w:line="300" w:lineRule="exact"/>
              <w:ind w:left="48" w:leftChars="20" w:right="48" w:rightChars="20" w:firstLine="0" w:firstLineChars="0"/>
              <w:jc w:val="left"/>
              <w:textAlignment w:val="auto"/>
              <w:rPr>
                <w:rFonts w:hint="eastAsia" w:ascii="宋体" w:hAnsi="宋体" w:eastAsia="宋体" w:cs="宋体"/>
                <w:b/>
                <w:bCs/>
                <w:snapToGrid w:val="0"/>
                <w:kern w:val="0"/>
                <w:sz w:val="21"/>
                <w:szCs w:val="21"/>
              </w:rPr>
            </w:pPr>
            <w:r>
              <w:rPr>
                <w:rFonts w:hint="eastAsia" w:ascii="宋体" w:hAnsi="宋体" w:eastAsia="宋体" w:cs="宋体"/>
                <w:b/>
                <w:bCs/>
                <w:snapToGrid w:val="0"/>
                <w:kern w:val="0"/>
                <w:sz w:val="21"/>
                <w:szCs w:val="21"/>
              </w:rPr>
              <w:t>2.奖项：</w:t>
            </w:r>
          </w:p>
          <w:p w14:paraId="6C4D8C6C">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rPr>
              <w:t>投标人投标截止时间前近</w:t>
            </w:r>
            <w:r>
              <w:rPr>
                <w:rFonts w:hint="eastAsia" w:ascii="宋体" w:hAnsi="宋体" w:eastAsia="宋体" w:cs="宋体"/>
                <w:sz w:val="21"/>
                <w:szCs w:val="21"/>
                <w:u w:val="single"/>
              </w:rPr>
              <w:t xml:space="preserve">  3  </w:t>
            </w:r>
            <w:r>
              <w:rPr>
                <w:rFonts w:hint="eastAsia" w:ascii="宋体" w:hAnsi="宋体" w:eastAsia="宋体" w:cs="宋体"/>
                <w:sz w:val="21"/>
                <w:szCs w:val="21"/>
              </w:rPr>
              <w:t xml:space="preserve">年获得的 </w:t>
            </w:r>
            <w:r>
              <w:rPr>
                <w:rFonts w:hint="eastAsia" w:ascii="宋体" w:hAnsi="宋体" w:eastAsia="宋体" w:cs="宋体"/>
                <w:sz w:val="21"/>
                <w:szCs w:val="21"/>
              </w:rPr>
              <w:sym w:font="Wingdings 2" w:char="00A3"/>
            </w:r>
            <w:r>
              <w:rPr>
                <w:rFonts w:hint="eastAsia" w:ascii="宋体" w:hAnsi="宋体" w:eastAsia="宋体" w:cs="宋体"/>
                <w:sz w:val="21"/>
                <w:szCs w:val="21"/>
              </w:rPr>
              <w:t xml:space="preserve">房屋建筑工程 </w:t>
            </w:r>
            <w:r>
              <w:rPr>
                <w:rFonts w:hint="eastAsia" w:ascii="宋体" w:hAnsi="宋体" w:eastAsia="宋体" w:cs="宋体"/>
                <w:sz w:val="21"/>
                <w:szCs w:val="21"/>
              </w:rPr>
              <w:sym w:font="Wingdings 2" w:char="00A3"/>
            </w:r>
            <w:r>
              <w:rPr>
                <w:rFonts w:hint="eastAsia" w:ascii="宋体" w:hAnsi="宋体" w:eastAsia="宋体" w:cs="宋体"/>
                <w:sz w:val="21"/>
                <w:szCs w:val="21"/>
              </w:rPr>
              <w:t>市政公用工程  奖项均予以计分（招标人应按招标项目工程类型对应勾选，如无资质要求时，房屋建筑工程和市政公用工程的奖项均予以计分，需同时勾选。）</w:t>
            </w:r>
            <w:r>
              <w:rPr>
                <w:rFonts w:hint="eastAsia" w:ascii="宋体" w:hAnsi="宋体" w:eastAsia="宋体" w:cs="宋体"/>
                <w:sz w:val="21"/>
                <w:szCs w:val="21"/>
                <w:lang w:eastAsia="zh-CN"/>
              </w:rPr>
              <w:t>。</w:t>
            </w:r>
          </w:p>
          <w:p w14:paraId="44A1F691">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2.1奖项个数：</w:t>
            </w:r>
          </w:p>
          <w:p w14:paraId="593E233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 xml:space="preserve">1个  </w:t>
            </w:r>
            <w:r>
              <w:rPr>
                <w:rFonts w:hint="eastAsia" w:ascii="宋体" w:hAnsi="宋体" w:eastAsia="宋体" w:cs="宋体"/>
                <w:sz w:val="21"/>
                <w:szCs w:val="21"/>
              </w:rPr>
              <w:sym w:font="Wingdings 2" w:char="00A3"/>
            </w:r>
            <w:r>
              <w:rPr>
                <w:rFonts w:hint="eastAsia" w:ascii="宋体" w:hAnsi="宋体" w:eastAsia="宋体" w:cs="宋体"/>
                <w:sz w:val="21"/>
                <w:szCs w:val="21"/>
              </w:rPr>
              <w:t xml:space="preserve">2个  </w:t>
            </w:r>
            <w:r>
              <w:rPr>
                <w:rFonts w:hint="eastAsia" w:ascii="宋体" w:hAnsi="宋体" w:eastAsia="宋体" w:cs="宋体"/>
                <w:sz w:val="21"/>
                <w:szCs w:val="21"/>
              </w:rPr>
              <w:sym w:font="Wingdings 2" w:char="00A3"/>
            </w:r>
            <w:r>
              <w:rPr>
                <w:rFonts w:hint="eastAsia" w:ascii="宋体" w:hAnsi="宋体" w:eastAsia="宋体" w:cs="宋体"/>
                <w:sz w:val="21"/>
                <w:szCs w:val="21"/>
              </w:rPr>
              <w:t>3个。</w:t>
            </w:r>
          </w:p>
          <w:p w14:paraId="0FC0A22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val="0"/>
                <w:bCs w:val="0"/>
                <w:sz w:val="21"/>
                <w:szCs w:val="21"/>
              </w:rPr>
            </w:pPr>
            <w:r>
              <w:rPr>
                <w:rFonts w:hint="eastAsia" w:ascii="宋体" w:hAnsi="宋体" w:eastAsia="宋体" w:cs="宋体"/>
                <w:b w:val="0"/>
                <w:bCs w:val="0"/>
                <w:sz w:val="21"/>
                <w:szCs w:val="21"/>
              </w:rPr>
              <w:t>2.2奖项加分权重：</w:t>
            </w:r>
          </w:p>
          <w:p w14:paraId="047F035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w:t>
            </w:r>
            <w:r>
              <w:rPr>
                <w:rFonts w:hint="eastAsia" w:ascii="宋体" w:hAnsi="宋体" w:eastAsia="宋体" w:cs="宋体"/>
                <w:sz w:val="21"/>
                <w:szCs w:val="21"/>
              </w:rPr>
              <w:t xml:space="preserve">招标人设置3个加分奖项的，第一个加分奖项占该部分得分权重  </w:t>
            </w:r>
            <w:r>
              <w:rPr>
                <w:rFonts w:hint="eastAsia" w:ascii="宋体" w:hAnsi="宋体" w:eastAsia="宋体" w:cs="宋体"/>
                <w:sz w:val="21"/>
                <w:szCs w:val="21"/>
                <w:u w:val="single"/>
              </w:rPr>
              <w:t xml:space="preserve">50%  </w:t>
            </w:r>
            <w:r>
              <w:rPr>
                <w:rFonts w:hint="eastAsia" w:ascii="宋体" w:hAnsi="宋体" w:eastAsia="宋体" w:cs="宋体"/>
                <w:sz w:val="21"/>
                <w:szCs w:val="21"/>
              </w:rPr>
              <w:t>，第二个奖项占该部分得分权重</w:t>
            </w:r>
            <w:r>
              <w:rPr>
                <w:rFonts w:hint="eastAsia" w:ascii="宋体" w:hAnsi="宋体" w:eastAsia="宋体" w:cs="宋体"/>
                <w:sz w:val="21"/>
                <w:szCs w:val="21"/>
                <w:u w:val="single"/>
              </w:rPr>
              <w:t xml:space="preserve">  30%  </w:t>
            </w:r>
            <w:r>
              <w:rPr>
                <w:rFonts w:hint="eastAsia" w:ascii="宋体" w:hAnsi="宋体" w:eastAsia="宋体" w:cs="宋体"/>
                <w:sz w:val="21"/>
                <w:szCs w:val="21"/>
              </w:rPr>
              <w:t>，第三个奖项占该部分得分权重</w:t>
            </w:r>
            <w:r>
              <w:rPr>
                <w:rFonts w:hint="eastAsia" w:ascii="宋体" w:hAnsi="宋体" w:eastAsia="宋体" w:cs="宋体"/>
                <w:sz w:val="21"/>
                <w:szCs w:val="21"/>
                <w:u w:val="single"/>
              </w:rPr>
              <w:t xml:space="preserve">  20%  </w:t>
            </w:r>
            <w:r>
              <w:rPr>
                <w:rFonts w:hint="eastAsia" w:ascii="宋体" w:hAnsi="宋体" w:eastAsia="宋体" w:cs="宋体"/>
                <w:sz w:val="21"/>
                <w:szCs w:val="21"/>
              </w:rPr>
              <w:t>。</w:t>
            </w:r>
          </w:p>
          <w:p w14:paraId="0D2522E5">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w:t>
            </w:r>
            <w:r>
              <w:rPr>
                <w:rFonts w:hint="eastAsia" w:ascii="宋体" w:hAnsi="宋体" w:eastAsia="宋体" w:cs="宋体"/>
                <w:sz w:val="21"/>
                <w:szCs w:val="21"/>
              </w:rPr>
              <w:t>招标人设置2个加分奖项的，第一个加分奖项占该部分得分权重</w:t>
            </w:r>
            <w:r>
              <w:rPr>
                <w:rFonts w:hint="eastAsia" w:ascii="宋体" w:hAnsi="宋体" w:eastAsia="宋体" w:cs="宋体"/>
                <w:sz w:val="21"/>
                <w:szCs w:val="21"/>
                <w:u w:val="single"/>
              </w:rPr>
              <w:t xml:space="preserve">  60%  </w:t>
            </w:r>
            <w:r>
              <w:rPr>
                <w:rFonts w:hint="eastAsia" w:ascii="宋体" w:hAnsi="宋体" w:eastAsia="宋体" w:cs="宋体"/>
                <w:sz w:val="21"/>
                <w:szCs w:val="21"/>
              </w:rPr>
              <w:t>，第二个奖项占该部分得分权重</w:t>
            </w:r>
            <w:r>
              <w:rPr>
                <w:rFonts w:hint="eastAsia" w:ascii="宋体" w:hAnsi="宋体" w:eastAsia="宋体" w:cs="宋体"/>
                <w:sz w:val="21"/>
                <w:szCs w:val="21"/>
                <w:u w:val="single"/>
              </w:rPr>
              <w:t xml:space="preserve">  40%  </w:t>
            </w:r>
            <w:r>
              <w:rPr>
                <w:rFonts w:hint="eastAsia" w:ascii="宋体" w:hAnsi="宋体" w:eastAsia="宋体" w:cs="宋体"/>
                <w:sz w:val="21"/>
                <w:szCs w:val="21"/>
              </w:rPr>
              <w:t>。</w:t>
            </w:r>
          </w:p>
          <w:p w14:paraId="6455FF1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w:t>
            </w:r>
            <w:r>
              <w:rPr>
                <w:rFonts w:hint="eastAsia" w:ascii="宋体" w:hAnsi="宋体" w:eastAsia="宋体" w:cs="宋体"/>
                <w:sz w:val="21"/>
                <w:szCs w:val="21"/>
              </w:rPr>
              <w:t>招标人设置1个加分奖项的，加分奖项占该部分得分权重</w:t>
            </w:r>
            <w:r>
              <w:rPr>
                <w:rFonts w:hint="eastAsia" w:ascii="宋体" w:hAnsi="宋体" w:eastAsia="宋体" w:cs="宋体"/>
                <w:sz w:val="21"/>
                <w:szCs w:val="21"/>
                <w:u w:val="single"/>
              </w:rPr>
              <w:t xml:space="preserve">  100%  </w:t>
            </w:r>
            <w:r>
              <w:rPr>
                <w:rFonts w:hint="eastAsia" w:ascii="宋体" w:hAnsi="宋体" w:eastAsia="宋体" w:cs="宋体"/>
                <w:b/>
                <w:bCs/>
                <w:sz w:val="21"/>
                <w:szCs w:val="21"/>
              </w:rPr>
              <w:t>。</w:t>
            </w:r>
          </w:p>
          <w:p w14:paraId="14B106C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b w:val="0"/>
                <w:bCs w:val="0"/>
                <w:sz w:val="21"/>
                <w:szCs w:val="21"/>
              </w:rPr>
              <w:t>2.3行业通用权威奖：</w:t>
            </w:r>
            <w:r>
              <w:rPr>
                <w:rFonts w:hint="eastAsia" w:ascii="宋体" w:hAnsi="宋体" w:eastAsia="宋体" w:cs="宋体"/>
                <w:sz w:val="21"/>
                <w:szCs w:val="21"/>
              </w:rPr>
              <w:t>鲁班奖、国家优质工程奖、省级综合工程质量奖、市级工程质量安全奖。</w:t>
            </w:r>
          </w:p>
          <w:p w14:paraId="34C7D825">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注：</w:t>
            </w:r>
          </w:p>
          <w:p w14:paraId="3C873DA4">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（1）奖项级别权重为：国家级奖项加分权重为100%，省级奖项加分权重为国家级奖项加分权重的</w:t>
            </w:r>
            <w:r>
              <w:rPr>
                <w:rFonts w:hint="eastAsia" w:ascii="宋体" w:hAnsi="宋体" w:eastAsia="宋体" w:cs="宋体"/>
                <w:sz w:val="21"/>
                <w:szCs w:val="21"/>
                <w:lang w:val="en-US" w:eastAsia="zh-CN"/>
              </w:rPr>
              <w:t>9</w:t>
            </w:r>
            <w:r>
              <w:rPr>
                <w:rFonts w:hint="eastAsia" w:ascii="宋体" w:hAnsi="宋体" w:eastAsia="宋体" w:cs="宋体"/>
                <w:sz w:val="21"/>
                <w:szCs w:val="21"/>
              </w:rPr>
              <w:t>0%，市级奖项加分权重为省级奖项加分权重的</w:t>
            </w:r>
            <w:r>
              <w:rPr>
                <w:rFonts w:hint="eastAsia" w:ascii="宋体" w:hAnsi="宋体" w:eastAsia="宋体" w:cs="宋体"/>
                <w:sz w:val="21"/>
                <w:szCs w:val="21"/>
                <w:lang w:val="en-US" w:eastAsia="zh-CN"/>
              </w:rPr>
              <w:t>9</w:t>
            </w:r>
            <w:r>
              <w:rPr>
                <w:rFonts w:hint="eastAsia" w:ascii="宋体" w:hAnsi="宋体" w:eastAsia="宋体" w:cs="宋体"/>
                <w:sz w:val="21"/>
                <w:szCs w:val="21"/>
              </w:rPr>
              <w:t>0%。</w:t>
            </w:r>
          </w:p>
          <w:p w14:paraId="29529C4C">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2）奖项等级及排名的具体计分规则：按一等奖及以上100%、二等奖80%、三等奖50%相应权重计分，如有排名的，按第一名占相应权重计分的100%、第二名70%、第三名60%，其余依次按10%递减，第八名及以后按10%。没有等级、排名的，其等级权重、排名权重均按100%计算。</w:t>
            </w:r>
          </w:p>
          <w:p w14:paraId="28F643D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（3）奖项得分按照如下公式进行计算：奖项得分=奖项权重总分x奖项级别权重x奖项等级权重x奖项排名权重。</w:t>
            </w:r>
          </w:p>
          <w:p w14:paraId="7187F9B3">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u w:val="single"/>
              </w:rPr>
            </w:pPr>
            <w:r>
              <w:rPr>
                <w:rFonts w:hint="eastAsia" w:ascii="宋体" w:hAnsi="宋体" w:eastAsia="宋体" w:cs="宋体"/>
                <w:sz w:val="21"/>
                <w:szCs w:val="21"/>
              </w:rPr>
              <w:t>（4）奖项的评审要求，由招标人根据招标项目实际需要在招标文件中明确，具体如下：</w:t>
            </w:r>
            <w:r>
              <w:rPr>
                <w:rFonts w:hint="eastAsia" w:ascii="宋体" w:hAnsi="宋体" w:eastAsia="宋体" w:cs="宋体"/>
                <w:sz w:val="21"/>
                <w:szCs w:val="21"/>
                <w:u w:val="single"/>
              </w:rPr>
              <w:t xml:space="preserve">                 </w:t>
            </w:r>
            <w:r>
              <w:rPr>
                <w:rFonts w:hint="eastAsia" w:ascii="宋体" w:hAnsi="宋体" w:eastAsia="宋体" w:cs="宋体"/>
                <w:sz w:val="21"/>
                <w:szCs w:val="21"/>
              </w:rPr>
              <w:t>。</w:t>
            </w:r>
          </w:p>
          <w:p w14:paraId="71A64530">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（5）以联合体形式进行投标的，其加分奖项的第一、二个加分奖项必须是联合体牵头人具备的，第三个加分奖项可以是联合体成员的。</w:t>
            </w:r>
          </w:p>
          <w:p w14:paraId="6EF106D4">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（6）奖项在投标文件中的列序由投标人按照自身最优原则进行列序。</w:t>
            </w:r>
          </w:p>
          <w:p w14:paraId="1B33EDBD">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val="0"/>
                <w:bCs w:val="0"/>
                <w:snapToGrid w:val="0"/>
                <w:kern w:val="0"/>
                <w:sz w:val="21"/>
                <w:szCs w:val="21"/>
                <w:lang w:val="en-US" w:eastAsia="zh-CN"/>
              </w:rPr>
            </w:pPr>
            <w:r>
              <w:rPr>
                <w:rFonts w:hint="eastAsia" w:ascii="宋体" w:hAnsi="宋体" w:eastAsia="宋体" w:cs="宋体"/>
                <w:b w:val="0"/>
                <w:bCs w:val="0"/>
                <w:snapToGrid w:val="0"/>
                <w:kern w:val="0"/>
                <w:sz w:val="21"/>
                <w:szCs w:val="21"/>
                <w:lang w:val="en-US" w:eastAsia="zh-CN"/>
              </w:rPr>
              <w:t>（7）仅认可以工程总承包或施工总承包身份获得的奖项。</w:t>
            </w:r>
          </w:p>
          <w:p w14:paraId="6FEDCC0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p>
        </w:tc>
      </w:tr>
      <w:tr w14:paraId="10C38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4" w:hRule="atLeast"/>
        </w:trPr>
        <w:tc>
          <w:tcPr>
            <w:tcW w:w="1165" w:type="dxa"/>
            <w:vAlign w:val="center"/>
          </w:tcPr>
          <w:p w14:paraId="60F72CF8">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eastAsia="宋体" w:cs="宋体"/>
                <w:bCs/>
                <w:sz w:val="21"/>
                <w:szCs w:val="21"/>
                <w:lang w:val="en-US" w:eastAsia="zh-CN"/>
              </w:rPr>
            </w:pPr>
            <w:r>
              <w:rPr>
                <w:rFonts w:hint="eastAsia" w:ascii="宋体" w:hAnsi="宋体" w:eastAsia="宋体" w:cs="宋体"/>
                <w:bCs/>
                <w:sz w:val="21"/>
                <w:szCs w:val="21"/>
                <w:lang w:val="en-US" w:eastAsia="zh-CN"/>
              </w:rPr>
              <w:t>6.5</w:t>
            </w:r>
          </w:p>
        </w:tc>
        <w:tc>
          <w:tcPr>
            <w:tcW w:w="2250" w:type="dxa"/>
            <w:gridSpan w:val="3"/>
            <w:vAlign w:val="center"/>
          </w:tcPr>
          <w:p w14:paraId="4173300D">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
                <w:bCs/>
                <w:snapToGrid w:val="0"/>
                <w:kern w:val="0"/>
                <w:sz w:val="21"/>
                <w:szCs w:val="21"/>
                <w:highlight w:val="none"/>
              </w:rPr>
              <w:t>项目经理答辩</w:t>
            </w:r>
          </w:p>
        </w:tc>
        <w:tc>
          <w:tcPr>
            <w:tcW w:w="6287" w:type="dxa"/>
            <w:vAlign w:val="center"/>
          </w:tcPr>
          <w:p w14:paraId="1E1212E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napToGrid w:val="0"/>
                <w:kern w:val="0"/>
                <w:sz w:val="21"/>
                <w:szCs w:val="21"/>
                <w:highlight w:val="none"/>
              </w:rPr>
            </w:pPr>
            <w:r>
              <w:rPr>
                <w:rFonts w:hint="eastAsia" w:ascii="宋体" w:hAnsi="宋体" w:eastAsia="宋体" w:cs="宋体"/>
                <w:b/>
                <w:sz w:val="21"/>
                <w:szCs w:val="21"/>
                <w:highlight w:val="none"/>
              </w:rPr>
              <w:t>项目经理携带身份证于</w:t>
            </w:r>
            <w:r>
              <w:rPr>
                <w:rFonts w:hint="eastAsia" w:ascii="宋体" w:hAnsi="宋体" w:eastAsia="宋体" w:cs="宋体"/>
                <w:b/>
                <w:sz w:val="21"/>
                <w:szCs w:val="21"/>
                <w:highlight w:val="none"/>
                <w:lang w:val="en-US" w:eastAsia="zh-CN"/>
              </w:rPr>
              <w:t xml:space="preserve">   </w:t>
            </w:r>
            <w:r>
              <w:rPr>
                <w:rFonts w:hint="eastAsia" w:ascii="宋体" w:hAnsi="宋体" w:eastAsia="宋体" w:cs="宋体"/>
                <w:b/>
                <w:sz w:val="21"/>
                <w:szCs w:val="21"/>
                <w:highlight w:val="none"/>
              </w:rPr>
              <w:t>年  月   日9时00分前到达</w:t>
            </w:r>
            <w:r>
              <w:rPr>
                <w:rFonts w:hint="eastAsia" w:ascii="宋体" w:hAnsi="宋体" w:eastAsia="宋体" w:cs="宋体"/>
                <w:b/>
                <w:sz w:val="21"/>
                <w:szCs w:val="21"/>
                <w:highlight w:val="none"/>
                <w:lang w:val="en-US" w:eastAsia="zh-CN"/>
              </w:rPr>
              <w:t xml:space="preserve">   </w:t>
            </w:r>
            <w:r>
              <w:rPr>
                <w:rFonts w:hint="eastAsia" w:ascii="宋体" w:hAnsi="宋体" w:eastAsia="宋体" w:cs="宋体"/>
                <w:b/>
                <w:sz w:val="21"/>
                <w:szCs w:val="21"/>
                <w:highlight w:val="none"/>
              </w:rPr>
              <w:t>进行签到、答辩，未按时到场等待或未参与答辩的本项得0分，且投标报价不纳入评标基准价的计算范围。</w:t>
            </w:r>
          </w:p>
          <w:p w14:paraId="2F1735D6">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b/>
                <w:bCs/>
                <w:snapToGrid w:val="0"/>
                <w:kern w:val="0"/>
                <w:sz w:val="21"/>
                <w:szCs w:val="21"/>
                <w:highlight w:val="none"/>
                <w:lang w:val="en-US" w:eastAsia="zh-CN"/>
              </w:rPr>
              <w:t>具体按照</w:t>
            </w:r>
            <w:r>
              <w:rPr>
                <w:rFonts w:hint="eastAsia" w:ascii="宋体" w:hAnsi="宋体" w:eastAsia="宋体" w:cs="宋体"/>
                <w:b/>
                <w:bCs/>
                <w:snapToGrid w:val="0"/>
                <w:kern w:val="0"/>
                <w:sz w:val="21"/>
                <w:szCs w:val="21"/>
                <w:highlight w:val="none"/>
              </w:rPr>
              <w:t>《关于发布房屋建筑和市政公用</w:t>
            </w:r>
            <w:r>
              <w:rPr>
                <w:rFonts w:hint="eastAsia" w:ascii="宋体" w:hAnsi="宋体" w:eastAsia="宋体" w:cs="宋体"/>
                <w:b/>
                <w:bCs/>
                <w:snapToGrid w:val="0"/>
                <w:kern w:val="0"/>
                <w:sz w:val="21"/>
                <w:szCs w:val="21"/>
              </w:rPr>
              <w:t>工程招标投标活动项目负责人答辩活动的通知》（烟建建管〔2025〕12号）执行。</w:t>
            </w:r>
          </w:p>
        </w:tc>
      </w:tr>
      <w:tr w14:paraId="00AE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6" w:hRule="atLeast"/>
        </w:trPr>
        <w:tc>
          <w:tcPr>
            <w:tcW w:w="1165" w:type="dxa"/>
            <w:vAlign w:val="center"/>
          </w:tcPr>
          <w:p w14:paraId="0A01F931">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7.1</w:t>
            </w:r>
          </w:p>
        </w:tc>
        <w:tc>
          <w:tcPr>
            <w:tcW w:w="2250" w:type="dxa"/>
            <w:gridSpan w:val="3"/>
            <w:vAlign w:val="center"/>
          </w:tcPr>
          <w:p w14:paraId="416A41E2">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推荐中标候选人和确定中标人方式</w:t>
            </w:r>
          </w:p>
        </w:tc>
        <w:tc>
          <w:tcPr>
            <w:tcW w:w="6287" w:type="dxa"/>
            <w:vAlign w:val="center"/>
          </w:tcPr>
          <w:p w14:paraId="3BA46C5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b/>
                <w:bCs/>
                <w:sz w:val="21"/>
                <w:szCs w:val="21"/>
              </w:rPr>
              <w:sym w:font="Wingdings 2" w:char="00A3"/>
            </w:r>
            <w:r>
              <w:rPr>
                <w:rFonts w:hint="eastAsia" w:ascii="宋体" w:hAnsi="宋体" w:eastAsia="宋体" w:cs="宋体"/>
                <w:b/>
                <w:bCs/>
                <w:sz w:val="21"/>
                <w:szCs w:val="21"/>
              </w:rPr>
              <w:t xml:space="preserve">排序法 </w:t>
            </w:r>
            <w:r>
              <w:rPr>
                <w:rFonts w:hint="eastAsia" w:ascii="宋体" w:hAnsi="宋体" w:eastAsia="宋体" w:cs="宋体"/>
                <w:sz w:val="21"/>
                <w:szCs w:val="21"/>
              </w:rPr>
              <w:t>即：由评标委员会推荐</w:t>
            </w:r>
            <w:r>
              <w:rPr>
                <w:rFonts w:hint="eastAsia" w:cs="宋体"/>
                <w:sz w:val="21"/>
                <w:szCs w:val="21"/>
                <w:lang w:eastAsia="zh-CN"/>
              </w:rPr>
              <w:t>前3个</w:t>
            </w:r>
            <w:r>
              <w:rPr>
                <w:rFonts w:hint="eastAsia" w:ascii="宋体" w:hAnsi="宋体" w:eastAsia="宋体" w:cs="宋体"/>
                <w:sz w:val="21"/>
                <w:szCs w:val="21"/>
              </w:rPr>
              <w:t>有排序的中标候选人，公示期满后招标人按照相关规定确定中标人。</w:t>
            </w:r>
          </w:p>
          <w:p w14:paraId="5EBE57A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Fonts w:hint="eastAsia" w:ascii="宋体" w:hAnsi="宋体" w:eastAsia="宋体" w:cs="宋体"/>
                <w:b/>
                <w:bCs/>
                <w:sz w:val="21"/>
                <w:szCs w:val="21"/>
              </w:rPr>
              <w:sym w:font="Wingdings 2" w:char="00A3"/>
            </w:r>
            <w:r>
              <w:rPr>
                <w:rFonts w:hint="eastAsia" w:ascii="宋体" w:hAnsi="宋体" w:eastAsia="宋体" w:cs="宋体"/>
                <w:b/>
                <w:bCs/>
                <w:sz w:val="21"/>
                <w:szCs w:val="21"/>
              </w:rPr>
              <w:t>评定分离法</w:t>
            </w:r>
          </w:p>
          <w:p w14:paraId="41E5BFC0">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val="0"/>
                <w:bCs w:val="0"/>
                <w:sz w:val="21"/>
                <w:szCs w:val="21"/>
              </w:rPr>
            </w:pPr>
            <w:r>
              <w:rPr>
                <w:rFonts w:hint="eastAsia" w:ascii="宋体" w:hAnsi="宋体" w:eastAsia="宋体" w:cs="宋体"/>
                <w:b/>
                <w:bCs/>
                <w:sz w:val="21"/>
                <w:szCs w:val="21"/>
              </w:rPr>
              <w:t>（采用合理低价法、综合评估法1、综合评估法2项目应选用）</w:t>
            </w:r>
            <w:r>
              <w:rPr>
                <w:rFonts w:hint="eastAsia" w:ascii="宋体" w:hAnsi="宋体" w:eastAsia="宋体" w:cs="宋体"/>
                <w:sz w:val="21"/>
                <w:szCs w:val="21"/>
              </w:rPr>
              <w:t xml:space="preserve">   即：评标阶段，评标委员会按照招标文件确定的评标标准和方法评标，向招标人推荐</w:t>
            </w:r>
            <w:r>
              <w:rPr>
                <w:rFonts w:hint="eastAsia" w:cs="宋体"/>
                <w:sz w:val="21"/>
                <w:szCs w:val="21"/>
                <w:lang w:eastAsia="zh-CN"/>
              </w:rPr>
              <w:t>前3个</w:t>
            </w:r>
            <w:r>
              <w:rPr>
                <w:rFonts w:hint="eastAsia" w:ascii="宋体" w:hAnsi="宋体" w:eastAsia="宋体" w:cs="宋体"/>
                <w:sz w:val="21"/>
                <w:szCs w:val="21"/>
              </w:rPr>
              <w:t>不排序的</w:t>
            </w:r>
            <w:r>
              <w:rPr>
                <w:rFonts w:hint="eastAsia" w:ascii="宋体" w:hAnsi="宋体" w:eastAsia="宋体" w:cs="宋体"/>
                <w:sz w:val="21"/>
                <w:szCs w:val="21"/>
                <w:lang w:val="en-US" w:eastAsia="zh-CN"/>
              </w:rPr>
              <w:t>定</w:t>
            </w:r>
            <w:r>
              <w:rPr>
                <w:rFonts w:hint="eastAsia" w:ascii="宋体" w:hAnsi="宋体" w:eastAsia="宋体" w:cs="宋体"/>
                <w:sz w:val="21"/>
                <w:szCs w:val="21"/>
              </w:rPr>
              <w:t>标候选人；</w:t>
            </w:r>
            <w:r>
              <w:rPr>
                <w:rFonts w:hint="eastAsia" w:ascii="宋体" w:hAnsi="宋体" w:eastAsia="宋体" w:cs="宋体"/>
                <w:sz w:val="21"/>
                <w:szCs w:val="21"/>
                <w:highlight w:val="none"/>
              </w:rPr>
              <w:t>招标人将在收到评标委员会提交的定标候选人名单后7个工作日内在公共资源交易大厅召开定标会，招标人组织考察的，定标时间可以适当延迟，但延迟一般不超过5个工作日。定标委员会成员数量</w:t>
            </w:r>
            <w:r>
              <w:rPr>
                <w:rFonts w:hint="eastAsia" w:ascii="宋体" w:hAnsi="宋体" w:eastAsia="宋体" w:cs="宋体"/>
                <w:sz w:val="21"/>
                <w:szCs w:val="21"/>
              </w:rPr>
              <w:t>为5人（含）以上单数且由招标人负责组建</w:t>
            </w:r>
            <w:r>
              <w:rPr>
                <w:rFonts w:hint="eastAsia" w:ascii="宋体" w:hAnsi="宋体" w:eastAsia="宋体" w:cs="宋体"/>
                <w:sz w:val="21"/>
                <w:szCs w:val="21"/>
                <w:lang w:eastAsia="zh-CN"/>
              </w:rPr>
              <w:t>。</w:t>
            </w:r>
            <w:r>
              <w:rPr>
                <w:rFonts w:hint="eastAsia" w:ascii="宋体" w:hAnsi="宋体" w:eastAsia="宋体" w:cs="宋体"/>
                <w:sz w:val="21"/>
                <w:szCs w:val="21"/>
              </w:rPr>
              <w:t>定标阶段，招标人按</w:t>
            </w:r>
            <w:r>
              <w:rPr>
                <w:rFonts w:hint="eastAsia" w:ascii="宋体" w:hAnsi="宋体" w:eastAsia="宋体" w:cs="宋体"/>
                <w:b w:val="0"/>
                <w:bCs w:val="0"/>
                <w:sz w:val="21"/>
                <w:szCs w:val="21"/>
              </w:rPr>
              <w:t>照招标文件确定的定标程序和方法，从推荐的</w:t>
            </w:r>
            <w:r>
              <w:rPr>
                <w:rFonts w:hint="eastAsia" w:ascii="宋体" w:hAnsi="宋体" w:eastAsia="宋体" w:cs="宋体"/>
                <w:b w:val="0"/>
                <w:bCs w:val="0"/>
                <w:sz w:val="21"/>
                <w:szCs w:val="21"/>
                <w:lang w:val="en-US" w:eastAsia="zh-CN"/>
              </w:rPr>
              <w:t>定</w:t>
            </w:r>
            <w:r>
              <w:rPr>
                <w:rFonts w:hint="eastAsia" w:ascii="宋体" w:hAnsi="宋体" w:eastAsia="宋体" w:cs="宋体"/>
                <w:b w:val="0"/>
                <w:bCs w:val="0"/>
                <w:sz w:val="21"/>
                <w:szCs w:val="21"/>
              </w:rPr>
              <w:t>标候选人中自主确定</w:t>
            </w:r>
            <w:r>
              <w:rPr>
                <w:rFonts w:hint="eastAsia" w:ascii="宋体" w:hAnsi="宋体" w:eastAsia="宋体" w:cs="宋体"/>
                <w:b w:val="0"/>
                <w:bCs w:val="0"/>
                <w:sz w:val="21"/>
                <w:szCs w:val="21"/>
                <w:lang w:val="en-US" w:eastAsia="zh-CN"/>
              </w:rPr>
              <w:t>中标候选人排序</w:t>
            </w:r>
            <w:r>
              <w:rPr>
                <w:rFonts w:hint="eastAsia" w:ascii="宋体" w:hAnsi="宋体" w:eastAsia="宋体" w:cs="宋体"/>
                <w:b w:val="0"/>
                <w:bCs w:val="0"/>
                <w:sz w:val="21"/>
                <w:szCs w:val="21"/>
              </w:rPr>
              <w:t>。</w:t>
            </w:r>
          </w:p>
          <w:p w14:paraId="66951B8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因异议或投诉被查实、定标候选人放弃定标、因不可抗力不能履行合同等情况导致定标候选人少于招标文件规定的数量时，定标候选人</w:t>
            </w:r>
            <w:r>
              <w:rPr>
                <w:rFonts w:hint="eastAsia" w:ascii="宋体" w:hAnsi="宋体" w:eastAsia="宋体" w:cs="宋体"/>
                <w:b w:val="0"/>
                <w:bCs w:val="0"/>
                <w:sz w:val="21"/>
                <w:szCs w:val="21"/>
                <w:lang w:eastAsia="zh-CN"/>
              </w:rPr>
              <w:t>：</w:t>
            </w:r>
            <w:r>
              <w:rPr>
                <w:rFonts w:hint="eastAsia" w:ascii="宋体" w:hAnsi="宋体" w:eastAsia="宋体" w:cs="宋体"/>
                <w:b/>
                <w:bCs/>
                <w:sz w:val="21"/>
                <w:szCs w:val="21"/>
              </w:rPr>
              <w:sym w:font="Wingdings 2" w:char="00A3"/>
            </w:r>
            <w:r>
              <w:rPr>
                <w:rFonts w:hint="eastAsia" w:ascii="宋体" w:hAnsi="宋体" w:eastAsia="宋体" w:cs="宋体"/>
                <w:b/>
                <w:bCs/>
                <w:sz w:val="21"/>
                <w:szCs w:val="21"/>
              </w:rPr>
              <w:t>不递补</w:t>
            </w:r>
            <w:r>
              <w:rPr>
                <w:rFonts w:hint="eastAsia" w:ascii="宋体" w:hAnsi="宋体" w:eastAsia="宋体" w:cs="宋体"/>
                <w:b/>
                <w:bCs/>
                <w:sz w:val="21"/>
                <w:szCs w:val="21"/>
                <w:lang w:eastAsia="zh-CN"/>
              </w:rPr>
              <w:t>，</w:t>
            </w:r>
            <w:r>
              <w:rPr>
                <w:rFonts w:hint="eastAsia" w:ascii="宋体" w:hAnsi="宋体" w:eastAsia="宋体" w:cs="宋体"/>
                <w:b w:val="0"/>
                <w:bCs w:val="0"/>
                <w:sz w:val="21"/>
                <w:szCs w:val="21"/>
              </w:rPr>
              <w:t>继续定标</w:t>
            </w:r>
            <w:r>
              <w:rPr>
                <w:rFonts w:hint="eastAsia" w:ascii="宋体" w:hAnsi="宋体" w:eastAsia="宋体" w:cs="宋体"/>
                <w:b w:val="0"/>
                <w:bCs w:val="0"/>
                <w:sz w:val="21"/>
                <w:szCs w:val="21"/>
                <w:lang w:eastAsia="zh-CN"/>
              </w:rPr>
              <w:t>；</w:t>
            </w:r>
          </w:p>
          <w:p w14:paraId="0908C954">
            <w:pPr>
              <w:keepNext w:val="0"/>
              <w:keepLines w:val="0"/>
              <w:pageBreakBefore w:val="0"/>
              <w:overflowPunct/>
              <w:bidi w:val="0"/>
              <w:adjustRightInd/>
              <w:spacing w:after="0" w:line="300" w:lineRule="exact"/>
              <w:ind w:left="48" w:leftChars="20" w:right="48" w:rightChars="20" w:firstLine="843" w:firstLineChars="400"/>
              <w:rPr>
                <w:rFonts w:hint="eastAsia" w:ascii="宋体" w:hAnsi="宋体" w:eastAsia="宋体" w:cs="宋体"/>
                <w:b w:val="0"/>
                <w:bCs w:val="0"/>
                <w:sz w:val="21"/>
                <w:szCs w:val="21"/>
                <w:lang w:eastAsia="zh-CN"/>
              </w:rPr>
            </w:pPr>
            <w:r>
              <w:rPr>
                <w:rFonts w:hint="eastAsia" w:ascii="宋体" w:hAnsi="宋体" w:eastAsia="宋体" w:cs="宋体"/>
                <w:b/>
                <w:bCs/>
                <w:sz w:val="21"/>
                <w:szCs w:val="21"/>
              </w:rPr>
              <w:sym w:font="Wingdings 2" w:char="00A3"/>
            </w:r>
            <w:r>
              <w:rPr>
                <w:rFonts w:hint="eastAsia" w:ascii="宋体" w:hAnsi="宋体" w:eastAsia="宋体" w:cs="宋体"/>
                <w:b/>
                <w:bCs/>
                <w:sz w:val="21"/>
                <w:szCs w:val="21"/>
                <w:lang w:val="en-US" w:eastAsia="zh-CN"/>
              </w:rPr>
              <w:t>递补</w:t>
            </w:r>
            <w:r>
              <w:rPr>
                <w:rFonts w:hint="eastAsia" w:ascii="宋体" w:hAnsi="宋体" w:eastAsia="宋体" w:cs="宋体"/>
                <w:b w:val="0"/>
                <w:bCs w:val="0"/>
                <w:sz w:val="21"/>
                <w:szCs w:val="21"/>
                <w:lang w:eastAsia="zh-CN"/>
              </w:rPr>
              <w:t>。</w:t>
            </w:r>
          </w:p>
          <w:p w14:paraId="19569DF3">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lang w:val="en-US" w:eastAsia="zh-CN"/>
              </w:rPr>
            </w:pPr>
            <w:r>
              <w:rPr>
                <w:rFonts w:hint="eastAsia" w:ascii="宋体" w:hAnsi="宋体" w:eastAsia="宋体" w:cs="宋体"/>
                <w:b/>
                <w:bCs/>
                <w:sz w:val="21"/>
                <w:szCs w:val="21"/>
              </w:rPr>
              <w:t>因异议或投诉被查实、定标候选人放弃定标、因不可抗力不能履行合同等情况导致定标候选人少于3人时，中标候选人数量以实际为准</w:t>
            </w:r>
            <w:r>
              <w:rPr>
                <w:rFonts w:hint="eastAsia" w:ascii="宋体" w:hAnsi="宋体" w:eastAsia="宋体" w:cs="宋体"/>
                <w:b/>
                <w:bCs/>
                <w:sz w:val="21"/>
                <w:szCs w:val="21"/>
                <w:lang w:eastAsia="zh-CN"/>
              </w:rPr>
              <w:t>。</w:t>
            </w:r>
          </w:p>
          <w:p w14:paraId="350973D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Fonts w:hint="eastAsia" w:ascii="宋体" w:hAnsi="宋体" w:eastAsia="宋体" w:cs="宋体"/>
                <w:b/>
                <w:bCs/>
                <w:sz w:val="21"/>
                <w:szCs w:val="21"/>
              </w:rPr>
              <w:t>1.采用评定分离法的，定标方法为：</w:t>
            </w:r>
          </w:p>
          <w:p w14:paraId="33506E63">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b/>
                <w:bCs/>
                <w:sz w:val="21"/>
                <w:szCs w:val="21"/>
              </w:rPr>
              <w:t>（1）票决法。</w:t>
            </w:r>
            <w:r>
              <w:rPr>
                <w:rFonts w:hint="eastAsia" w:ascii="宋体" w:hAnsi="宋体" w:eastAsia="宋体" w:cs="宋体"/>
                <w:sz w:val="21"/>
                <w:szCs w:val="21"/>
              </w:rPr>
              <w:t>定标委员会成员对中标候选人进行记名投票，得票最高的即为中标人；当最高得票相同时，对得票最高的中标候选人再次进行记名投票，直至选出中标人。</w:t>
            </w:r>
          </w:p>
          <w:p w14:paraId="4EA712CB">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b/>
                <w:bCs/>
                <w:sz w:val="21"/>
                <w:szCs w:val="21"/>
              </w:rPr>
              <w:t>（2）集体议事法。</w:t>
            </w:r>
            <w:r>
              <w:rPr>
                <w:rFonts w:hint="eastAsia" w:ascii="宋体" w:hAnsi="宋体" w:eastAsia="宋体" w:cs="宋体"/>
                <w:sz w:val="21"/>
                <w:szCs w:val="21"/>
              </w:rPr>
              <w:t>定标委员会成员各自发表意见，由定标委员会组长综合各成员意见最终确定中标人。所有定标委员会成员的意见应当作书面记录，并由定标委员会成员签字确认。</w:t>
            </w:r>
          </w:p>
          <w:p w14:paraId="16A3CE00">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Fonts w:hint="eastAsia" w:ascii="宋体" w:hAnsi="宋体" w:eastAsia="宋体" w:cs="宋体"/>
                <w:sz w:val="21"/>
                <w:szCs w:val="21"/>
              </w:rPr>
              <w:sym w:font="Wingdings 2" w:char="00A3"/>
            </w:r>
            <w:r>
              <w:rPr>
                <w:rFonts w:hint="eastAsia" w:ascii="宋体" w:hAnsi="宋体" w:eastAsia="宋体" w:cs="宋体"/>
                <w:b/>
                <w:bCs/>
                <w:sz w:val="21"/>
                <w:szCs w:val="21"/>
              </w:rPr>
              <w:t>（3）因素法。</w:t>
            </w:r>
          </w:p>
          <w:p w14:paraId="29C2C1F4">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商务评审和技术评审两项得分之和由高至低排序确定中标人；</w:t>
            </w:r>
          </w:p>
          <w:p w14:paraId="3BCA8BAB">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商务评审得分由高至低排序确定中标人。采用因素法定标因素得分相同时，按照评标总得分由高至低排序确定中标人。仍有相同总得分导致无法确定中标人的，确定中标人的方式为：</w:t>
            </w:r>
          </w:p>
          <w:p w14:paraId="18C6CA9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u w:val="single"/>
              </w:rPr>
              <w:t xml:space="preserve">                         </w:t>
            </w:r>
          </w:p>
          <w:p w14:paraId="7B0D7A7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Fonts w:hint="eastAsia" w:ascii="宋体" w:hAnsi="宋体" w:eastAsia="宋体" w:cs="宋体"/>
                <w:b/>
                <w:bCs/>
                <w:sz w:val="21"/>
                <w:szCs w:val="21"/>
              </w:rPr>
              <w:t xml:space="preserve">2.采用评定分离法的，招标人是否需要考察、质询： </w:t>
            </w:r>
          </w:p>
          <w:p w14:paraId="74ECFA8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否，不组织考察、质询。</w:t>
            </w:r>
          </w:p>
          <w:p w14:paraId="50C870BD">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是，组织考察、质询。考察、质询的方式、内容、时间安排、其他要求：</w:t>
            </w:r>
          </w:p>
          <w:p w14:paraId="122C3A3C">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Fonts w:hint="eastAsia" w:ascii="宋体" w:hAnsi="宋体" w:eastAsia="宋体" w:cs="宋体"/>
                <w:sz w:val="21"/>
                <w:szCs w:val="21"/>
              </w:rPr>
              <w:sym w:font="Wingdings 2" w:char="00A3"/>
            </w:r>
            <w:r>
              <w:rPr>
                <w:rFonts w:hint="eastAsia" w:ascii="宋体" w:hAnsi="宋体" w:eastAsia="宋体" w:cs="宋体"/>
                <w:b/>
                <w:bCs/>
                <w:sz w:val="21"/>
                <w:szCs w:val="21"/>
              </w:rPr>
              <w:t>考察：</w:t>
            </w:r>
            <w:r>
              <w:rPr>
                <w:rFonts w:hint="eastAsia" w:ascii="宋体" w:hAnsi="宋体" w:eastAsia="宋体" w:cs="宋体"/>
                <w:sz w:val="21"/>
                <w:szCs w:val="21"/>
                <w:u w:val="single"/>
              </w:rPr>
              <w:t xml:space="preserve">                       </w:t>
            </w:r>
          </w:p>
          <w:p w14:paraId="74C5A3BD">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u w:val="single"/>
              </w:rPr>
            </w:pPr>
            <w:r>
              <w:rPr>
                <w:rFonts w:hint="eastAsia" w:ascii="宋体" w:hAnsi="宋体" w:eastAsia="宋体" w:cs="宋体"/>
                <w:sz w:val="21"/>
                <w:szCs w:val="21"/>
              </w:rPr>
              <w:sym w:font="Wingdings 2" w:char="00A3"/>
            </w:r>
            <w:r>
              <w:rPr>
                <w:rFonts w:hint="eastAsia" w:ascii="宋体" w:hAnsi="宋体" w:eastAsia="宋体" w:cs="宋体"/>
                <w:b/>
                <w:bCs/>
                <w:sz w:val="21"/>
                <w:szCs w:val="21"/>
              </w:rPr>
              <w:t>质询：</w:t>
            </w:r>
            <w:r>
              <w:rPr>
                <w:rFonts w:hint="eastAsia" w:ascii="宋体" w:hAnsi="宋体" w:eastAsia="宋体" w:cs="宋体"/>
                <w:sz w:val="21"/>
                <w:szCs w:val="21"/>
                <w:u w:val="single"/>
              </w:rPr>
              <w:t xml:space="preserve">                       </w:t>
            </w:r>
          </w:p>
          <w:p w14:paraId="1ED3F87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
                <w:bCs/>
                <w:sz w:val="21"/>
                <w:szCs w:val="21"/>
              </w:rPr>
            </w:pPr>
            <w:r>
              <w:rPr>
                <w:rFonts w:hint="eastAsia" w:ascii="宋体" w:hAnsi="宋体" w:eastAsia="宋体" w:cs="宋体"/>
                <w:b/>
                <w:bCs/>
                <w:sz w:val="21"/>
                <w:szCs w:val="21"/>
              </w:rPr>
              <w:t>3.采用评定分离法的，定标因素的具体内容应参考招标文件规定的评标办法、质询或考察内容等，此外，还可以参考以下方面：</w:t>
            </w:r>
          </w:p>
          <w:p w14:paraId="23BCECB9">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价格因素</w:t>
            </w:r>
          </w:p>
          <w:p w14:paraId="7D5C0FD3">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企业匹配性</w:t>
            </w:r>
          </w:p>
          <w:p w14:paraId="372302E3">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企业信誉</w:t>
            </w:r>
          </w:p>
          <w:p w14:paraId="4325013C">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投标方案</w:t>
            </w:r>
          </w:p>
          <w:p w14:paraId="1074FADD">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sym w:font="Wingdings 2" w:char="00A3"/>
            </w:r>
            <w:r>
              <w:rPr>
                <w:rFonts w:hint="eastAsia" w:ascii="宋体" w:hAnsi="宋体" w:eastAsia="宋体" w:cs="宋体"/>
                <w:sz w:val="21"/>
                <w:szCs w:val="21"/>
              </w:rPr>
              <w:t>拟派团队能力和水平</w:t>
            </w:r>
          </w:p>
          <w:p w14:paraId="7E7433FB">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u w:val="single"/>
              </w:rPr>
            </w:pPr>
            <w:r>
              <w:rPr>
                <w:rFonts w:hint="eastAsia" w:ascii="宋体" w:hAnsi="宋体" w:eastAsia="宋体" w:cs="宋体"/>
                <w:sz w:val="21"/>
                <w:szCs w:val="21"/>
              </w:rPr>
              <w:sym w:font="Wingdings 2" w:char="00A3"/>
            </w:r>
            <w:r>
              <w:rPr>
                <w:rFonts w:hint="eastAsia" w:ascii="宋体" w:hAnsi="宋体" w:eastAsia="宋体" w:cs="宋体"/>
                <w:sz w:val="21"/>
                <w:szCs w:val="21"/>
              </w:rPr>
              <w:t>招标人认为需要考虑的其他因素：</w:t>
            </w:r>
            <w:r>
              <w:rPr>
                <w:rFonts w:hint="eastAsia" w:ascii="宋体" w:hAnsi="宋体" w:eastAsia="宋体" w:cs="宋体"/>
                <w:sz w:val="21"/>
                <w:szCs w:val="21"/>
                <w:u w:val="single"/>
              </w:rPr>
              <w:t xml:space="preserve">                    </w:t>
            </w:r>
          </w:p>
          <w:p w14:paraId="4B41619F">
            <w:pPr>
              <w:pStyle w:val="51"/>
              <w:keepNext w:val="0"/>
              <w:keepLines w:val="0"/>
              <w:pageBreakBefore w:val="0"/>
              <w:overflowPunct/>
              <w:bidi w:val="0"/>
              <w:adjustRightInd/>
              <w:spacing w:line="300" w:lineRule="exact"/>
              <w:ind w:left="48" w:leftChars="20" w:right="48" w:rightChars="20" w:firstLine="0" w:firstLineChars="0"/>
              <w:rPr>
                <w:rFonts w:hint="eastAsia" w:ascii="宋体" w:hAnsi="宋体" w:eastAsia="宋体" w:cs="宋体"/>
                <w:sz w:val="21"/>
                <w:szCs w:val="21"/>
                <w:lang w:val="en-US" w:eastAsia="zh-CN"/>
              </w:rPr>
            </w:pPr>
            <w:r>
              <w:rPr>
                <w:rFonts w:hint="eastAsia" w:ascii="宋体" w:hAnsi="宋体" w:eastAsia="宋体" w:cs="宋体"/>
                <w:b/>
                <w:bCs/>
                <w:sz w:val="21"/>
                <w:szCs w:val="21"/>
                <w:highlight w:val="yellow"/>
                <w:u w:val="single"/>
                <w:lang w:val="en-US" w:eastAsia="zh-CN"/>
              </w:rPr>
              <w:t>4.定标委员会：</w:t>
            </w:r>
          </w:p>
        </w:tc>
      </w:tr>
      <w:tr w14:paraId="1022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165" w:type="dxa"/>
            <w:vAlign w:val="center"/>
          </w:tcPr>
          <w:p w14:paraId="55B4E61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lang w:eastAsia="en-US"/>
              </w:rPr>
              <w:t>7.</w:t>
            </w:r>
            <w:r>
              <w:rPr>
                <w:rFonts w:hint="eastAsia" w:ascii="宋体" w:hAnsi="宋体" w:eastAsia="宋体" w:cs="宋体"/>
                <w:bCs/>
                <w:sz w:val="21"/>
                <w:szCs w:val="21"/>
              </w:rPr>
              <w:t>1.2</w:t>
            </w:r>
          </w:p>
        </w:tc>
        <w:tc>
          <w:tcPr>
            <w:tcW w:w="2250" w:type="dxa"/>
            <w:gridSpan w:val="3"/>
            <w:vAlign w:val="center"/>
          </w:tcPr>
          <w:p w14:paraId="48868A83">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中标候选人公示媒介</w:t>
            </w:r>
          </w:p>
        </w:tc>
        <w:tc>
          <w:tcPr>
            <w:tcW w:w="6287" w:type="dxa"/>
            <w:vAlign w:val="center"/>
          </w:tcPr>
          <w:p w14:paraId="546C3BD7">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z w:val="21"/>
                <w:szCs w:val="21"/>
              </w:rPr>
            </w:pPr>
            <w:r>
              <w:rPr>
                <w:rFonts w:hint="eastAsia" w:ascii="宋体" w:hAnsi="宋体" w:eastAsia="宋体" w:cs="宋体"/>
                <w:snapToGrid w:val="0"/>
                <w:kern w:val="0"/>
                <w:sz w:val="21"/>
                <w:szCs w:val="21"/>
                <w:lang w:val="en-US" w:eastAsia="zh-CN"/>
              </w:rPr>
              <w:t>同招标公告发布媒介</w:t>
            </w:r>
          </w:p>
        </w:tc>
      </w:tr>
      <w:tr w14:paraId="25F40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65" w:type="dxa"/>
            <w:vAlign w:val="center"/>
          </w:tcPr>
          <w:p w14:paraId="6143B97D">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7.3.1</w:t>
            </w:r>
          </w:p>
        </w:tc>
        <w:tc>
          <w:tcPr>
            <w:tcW w:w="2250" w:type="dxa"/>
            <w:gridSpan w:val="3"/>
            <w:vAlign w:val="center"/>
          </w:tcPr>
          <w:p w14:paraId="32CC307D">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履约担保</w:t>
            </w:r>
          </w:p>
        </w:tc>
        <w:tc>
          <w:tcPr>
            <w:tcW w:w="6287" w:type="dxa"/>
            <w:vAlign w:val="center"/>
          </w:tcPr>
          <w:p w14:paraId="7A56D23B">
            <w:pPr>
              <w:keepNext w:val="0"/>
              <w:keepLines w:val="0"/>
              <w:pageBreakBefore w:val="0"/>
              <w:widowControl/>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lang w:eastAsia="en-US"/>
              </w:rPr>
              <w:sym w:font="Wingdings 2" w:char="00A3"/>
            </w:r>
            <w:r>
              <w:rPr>
                <w:rFonts w:hint="eastAsia" w:ascii="宋体" w:hAnsi="宋体" w:eastAsia="宋体" w:cs="宋体"/>
                <w:snapToGrid w:val="0"/>
                <w:kern w:val="0"/>
                <w:sz w:val="21"/>
                <w:szCs w:val="21"/>
              </w:rPr>
              <w:t>经评审的最低投标价法、合理低价法和技术评分最低标价法，应当提供履约担保。</w:t>
            </w:r>
          </w:p>
          <w:p w14:paraId="740995A5">
            <w:pPr>
              <w:keepNext w:val="0"/>
              <w:keepLines w:val="0"/>
              <w:pageBreakBefore w:val="0"/>
              <w:widowControl/>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1.担保形式：</w:t>
            </w:r>
            <w:r>
              <w:rPr>
                <w:rFonts w:hint="eastAsia" w:ascii="宋体" w:hAnsi="宋体" w:eastAsia="宋体" w:cs="宋体"/>
                <w:snapToGrid w:val="0"/>
                <w:kern w:val="0"/>
                <w:sz w:val="21"/>
                <w:szCs w:val="21"/>
                <w:lang w:eastAsia="en-US"/>
              </w:rPr>
              <w:sym w:font="Wingdings 2" w:char="00A3"/>
            </w:r>
            <w:r>
              <w:rPr>
                <w:rFonts w:hint="eastAsia" w:ascii="宋体" w:hAnsi="宋体" w:eastAsia="宋体" w:cs="宋体"/>
                <w:snapToGrid w:val="0"/>
                <w:kern w:val="0"/>
                <w:sz w:val="21"/>
                <w:szCs w:val="21"/>
              </w:rPr>
              <w:t xml:space="preserve">保函 </w:t>
            </w:r>
            <w:r>
              <w:rPr>
                <w:rFonts w:hint="eastAsia" w:ascii="宋体" w:hAnsi="宋体" w:eastAsia="宋体" w:cs="宋体"/>
                <w:snapToGrid w:val="0"/>
                <w:kern w:val="0"/>
                <w:sz w:val="21"/>
                <w:szCs w:val="21"/>
                <w:lang w:eastAsia="en-US"/>
              </w:rPr>
              <w:sym w:font="Wingdings 2" w:char="00A3"/>
            </w:r>
            <w:r>
              <w:rPr>
                <w:rFonts w:hint="eastAsia" w:ascii="宋体" w:hAnsi="宋体" w:eastAsia="宋体" w:cs="宋体"/>
                <w:snapToGrid w:val="0"/>
                <w:kern w:val="0"/>
                <w:sz w:val="21"/>
                <w:szCs w:val="21"/>
              </w:rPr>
              <w:t>保证保险（银行业金融机构、专业担保公司开立的无条件的、不可撤销的独立保函、保险公司开具的见索即付的保证保险）。</w:t>
            </w:r>
          </w:p>
          <w:p w14:paraId="76608678">
            <w:pPr>
              <w:keepNext w:val="0"/>
              <w:keepLines w:val="0"/>
              <w:pageBreakBefore w:val="0"/>
              <w:widowControl/>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2.担保金额：</w:t>
            </w:r>
            <w:r>
              <w:rPr>
                <w:rFonts w:hint="eastAsia" w:ascii="宋体" w:hAnsi="宋体" w:eastAsia="宋体" w:cs="宋体"/>
                <w:snapToGrid w:val="0"/>
                <w:kern w:val="0"/>
                <w:sz w:val="21"/>
                <w:szCs w:val="21"/>
                <w:lang w:bidi="ar"/>
              </w:rPr>
              <w:t>中标合同金额的  %</w:t>
            </w:r>
            <w:r>
              <w:rPr>
                <w:rFonts w:hint="eastAsia" w:ascii="宋体" w:hAnsi="宋体" w:eastAsia="宋体" w:cs="宋体"/>
                <w:snapToGrid w:val="0"/>
                <w:kern w:val="0"/>
                <w:sz w:val="21"/>
                <w:szCs w:val="21"/>
              </w:rPr>
              <w:t>。采用经评审的最低投标价法、合理低价法和技术评分最低标价法的项目，中标合同金额低于项目进入阶段评审的有效投标报价的平均价10%以上的，中标单位应另提交超出10%以上差额的诚信金。</w:t>
            </w:r>
          </w:p>
          <w:p w14:paraId="5203BD8C">
            <w:pPr>
              <w:keepNext w:val="0"/>
              <w:keepLines w:val="0"/>
              <w:pageBreakBefore w:val="0"/>
              <w:widowControl/>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lang w:eastAsia="en-US"/>
              </w:rPr>
              <w:sym w:font="Wingdings 2" w:char="00A3"/>
            </w:r>
            <w:r>
              <w:rPr>
                <w:rFonts w:hint="eastAsia" w:ascii="宋体" w:hAnsi="宋体" w:eastAsia="宋体" w:cs="宋体"/>
                <w:snapToGrid w:val="0"/>
                <w:kern w:val="0"/>
                <w:sz w:val="21"/>
                <w:szCs w:val="21"/>
              </w:rPr>
              <w:t>综合评估法：</w:t>
            </w:r>
          </w:p>
          <w:p w14:paraId="58965329">
            <w:pPr>
              <w:keepNext w:val="0"/>
              <w:keepLines w:val="0"/>
              <w:pageBreakBefore w:val="0"/>
              <w:widowControl/>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lang w:eastAsia="en-US"/>
              </w:rPr>
              <w:sym w:font="Wingdings 2" w:char="00A3"/>
            </w:r>
            <w:r>
              <w:rPr>
                <w:rFonts w:hint="eastAsia" w:ascii="宋体" w:hAnsi="宋体" w:eastAsia="宋体" w:cs="宋体"/>
                <w:snapToGrid w:val="0"/>
                <w:kern w:val="0"/>
                <w:sz w:val="21"/>
                <w:szCs w:val="21"/>
              </w:rPr>
              <w:t xml:space="preserve">不要求提供履约担保； </w:t>
            </w:r>
          </w:p>
          <w:p w14:paraId="71EB5155">
            <w:pPr>
              <w:keepNext w:val="0"/>
              <w:keepLines w:val="0"/>
              <w:pageBreakBefore w:val="0"/>
              <w:widowControl/>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lang w:eastAsia="en-US"/>
              </w:rPr>
              <w:sym w:font="Wingdings 2" w:char="00A3"/>
            </w:r>
            <w:r>
              <w:rPr>
                <w:rFonts w:hint="eastAsia" w:ascii="宋体" w:hAnsi="宋体" w:eastAsia="宋体" w:cs="宋体"/>
                <w:snapToGrid w:val="0"/>
                <w:kern w:val="0"/>
                <w:sz w:val="21"/>
                <w:szCs w:val="21"/>
              </w:rPr>
              <w:t>要求提供履约担保：</w:t>
            </w:r>
          </w:p>
          <w:p w14:paraId="05C4CA8E">
            <w:pPr>
              <w:keepNext w:val="0"/>
              <w:keepLines w:val="0"/>
              <w:pageBreakBefore w:val="0"/>
              <w:widowControl/>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1.担保形式：</w:t>
            </w:r>
            <w:r>
              <w:rPr>
                <w:rFonts w:hint="eastAsia" w:ascii="宋体" w:hAnsi="宋体" w:eastAsia="宋体" w:cs="宋体"/>
                <w:snapToGrid w:val="0"/>
                <w:kern w:val="0"/>
                <w:sz w:val="21"/>
                <w:szCs w:val="21"/>
                <w:lang w:eastAsia="en-US"/>
              </w:rPr>
              <w:sym w:font="Wingdings 2" w:char="00A3"/>
            </w:r>
            <w:r>
              <w:rPr>
                <w:rFonts w:hint="eastAsia" w:ascii="宋体" w:hAnsi="宋体" w:eastAsia="宋体" w:cs="宋体"/>
                <w:snapToGrid w:val="0"/>
                <w:kern w:val="0"/>
                <w:sz w:val="21"/>
                <w:szCs w:val="21"/>
              </w:rPr>
              <w:t xml:space="preserve">保函 </w:t>
            </w:r>
            <w:r>
              <w:rPr>
                <w:rFonts w:hint="eastAsia" w:ascii="宋体" w:hAnsi="宋体" w:eastAsia="宋体" w:cs="宋体"/>
                <w:snapToGrid w:val="0"/>
                <w:kern w:val="0"/>
                <w:sz w:val="21"/>
                <w:szCs w:val="21"/>
                <w:lang w:eastAsia="en-US"/>
              </w:rPr>
              <w:sym w:font="Wingdings 2" w:char="00A3"/>
            </w:r>
            <w:r>
              <w:rPr>
                <w:rFonts w:hint="eastAsia" w:ascii="宋体" w:hAnsi="宋体" w:eastAsia="宋体" w:cs="宋体"/>
                <w:snapToGrid w:val="0"/>
                <w:kern w:val="0"/>
                <w:sz w:val="21"/>
                <w:szCs w:val="21"/>
              </w:rPr>
              <w:t>保证保险（银行业金融机构、专业担保公司开立的无条件的、不可撤销的独立保函、保险公司开具的见索即付的保证保险）</w:t>
            </w:r>
          </w:p>
          <w:p w14:paraId="0CCF201F">
            <w:pPr>
              <w:keepNext w:val="0"/>
              <w:keepLines w:val="0"/>
              <w:pageBreakBefore w:val="0"/>
              <w:widowControl/>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2.担保金额：</w:t>
            </w:r>
            <w:r>
              <w:rPr>
                <w:rFonts w:hint="eastAsia" w:ascii="宋体" w:hAnsi="宋体" w:eastAsia="宋体" w:cs="宋体"/>
                <w:snapToGrid w:val="0"/>
                <w:kern w:val="0"/>
                <w:sz w:val="21"/>
                <w:szCs w:val="21"/>
                <w:u w:val="single"/>
                <w:lang w:val="en-US" w:eastAsia="zh-CN"/>
              </w:rPr>
              <w:t xml:space="preserve">            </w:t>
            </w:r>
            <w:r>
              <w:rPr>
                <w:rFonts w:hint="eastAsia" w:ascii="宋体" w:hAnsi="宋体" w:eastAsia="宋体" w:cs="宋体"/>
                <w:snapToGrid w:val="0"/>
                <w:kern w:val="0"/>
                <w:sz w:val="21"/>
                <w:szCs w:val="21"/>
              </w:rPr>
              <w:t xml:space="preserve">         </w:t>
            </w:r>
          </w:p>
          <w:p w14:paraId="0AE3A11A">
            <w:pPr>
              <w:keepNext w:val="0"/>
              <w:keepLines w:val="0"/>
              <w:pageBreakBefore w:val="0"/>
              <w:wordWrap w:val="0"/>
              <w:overflowPunct/>
              <w:topLinePunct/>
              <w:bidi w:val="0"/>
              <w:adjustRightInd/>
              <w:spacing w:after="0" w:line="300" w:lineRule="exact"/>
              <w:ind w:left="48" w:leftChars="20" w:right="48" w:rightChars="20" w:firstLine="0" w:firstLineChars="0"/>
              <w:jc w:val="left"/>
              <w:textAlignment w:val="baseline"/>
              <w:rPr>
                <w:rFonts w:hint="eastAsia" w:ascii="宋体" w:hAnsi="宋体" w:eastAsia="宋体" w:cs="宋体"/>
                <w:sz w:val="21"/>
                <w:szCs w:val="21"/>
                <w:u w:val="single"/>
                <w:lang w:eastAsia="zh-CN"/>
              </w:rPr>
            </w:pPr>
            <w:r>
              <w:rPr>
                <w:rFonts w:hint="eastAsia" w:ascii="宋体" w:hAnsi="宋体" w:eastAsia="宋体" w:cs="宋体"/>
                <w:snapToGrid w:val="0"/>
                <w:kern w:val="0"/>
                <w:sz w:val="21"/>
                <w:szCs w:val="21"/>
              </w:rPr>
              <w:t>注：中标合同金额低于项目最高投标限价 10%以上的，中标单位还应按照最高投标限价与中标合同金额差额扣除履约保证金额后余额的50%向招标人提交诚信金（银行保函或现金形式），诚信金计算公式为：（最高投标限价－中标合同金额－履约保证金额）×50%；</w:t>
            </w:r>
          </w:p>
        </w:tc>
      </w:tr>
      <w:tr w14:paraId="0D8B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65" w:type="dxa"/>
            <w:vAlign w:val="center"/>
          </w:tcPr>
          <w:p w14:paraId="2A062615">
            <w:pPr>
              <w:keepNext w:val="0"/>
              <w:keepLines w:val="0"/>
              <w:pageBreakBefore w:val="0"/>
              <w:overflowPunct/>
              <w:bidi w:val="0"/>
              <w:adjustRightInd/>
              <w:spacing w:line="300" w:lineRule="exact"/>
              <w:ind w:left="48" w:leftChars="20" w:right="48" w:rightChars="20" w:firstLine="210" w:firstLineChars="100"/>
              <w:jc w:val="center"/>
              <w:rPr>
                <w:rFonts w:hint="eastAsia" w:ascii="宋体" w:hAnsi="宋体" w:eastAsia="宋体" w:cs="宋体"/>
                <w:sz w:val="21"/>
                <w:szCs w:val="21"/>
              </w:rPr>
            </w:pPr>
            <w:r>
              <w:rPr>
                <w:rFonts w:hint="eastAsia" w:ascii="宋体" w:hAnsi="宋体" w:eastAsia="宋体" w:cs="宋体"/>
                <w:sz w:val="21"/>
                <w:szCs w:val="21"/>
              </w:rPr>
              <w:t>10</w:t>
            </w:r>
          </w:p>
        </w:tc>
        <w:tc>
          <w:tcPr>
            <w:tcW w:w="8537" w:type="dxa"/>
            <w:gridSpan w:val="4"/>
            <w:vAlign w:val="center"/>
          </w:tcPr>
          <w:p w14:paraId="45469701">
            <w:pPr>
              <w:keepNext w:val="0"/>
              <w:keepLines w:val="0"/>
              <w:pageBreakBefore w:val="0"/>
              <w:overflowPunct/>
              <w:bidi w:val="0"/>
              <w:adjustRightInd/>
              <w:spacing w:after="0" w:line="300" w:lineRule="exact"/>
              <w:ind w:left="48" w:leftChars="20" w:right="48" w:rightChars="20" w:firstLine="0" w:firstLineChars="0"/>
              <w:jc w:val="center"/>
              <w:rPr>
                <w:rFonts w:hint="eastAsia" w:ascii="宋体" w:hAnsi="宋体" w:eastAsia="宋体" w:cs="宋体"/>
                <w:sz w:val="21"/>
                <w:szCs w:val="21"/>
              </w:rPr>
            </w:pPr>
            <w:r>
              <w:rPr>
                <w:rFonts w:hint="eastAsia" w:ascii="宋体" w:hAnsi="宋体" w:eastAsia="宋体" w:cs="宋体"/>
                <w:b/>
                <w:snapToGrid w:val="0"/>
                <w:kern w:val="0"/>
                <w:sz w:val="21"/>
                <w:szCs w:val="21"/>
                <w:lang w:eastAsia="en-US"/>
              </w:rPr>
              <w:t>需要补充的其他内容</w:t>
            </w:r>
          </w:p>
        </w:tc>
      </w:tr>
      <w:tr w14:paraId="25FA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1165" w:type="dxa"/>
            <w:vMerge w:val="restart"/>
            <w:vAlign w:val="center"/>
          </w:tcPr>
          <w:p w14:paraId="74CA97D8">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snapToGrid w:val="0"/>
                <w:kern w:val="0"/>
                <w:sz w:val="21"/>
                <w:szCs w:val="21"/>
                <w:lang w:eastAsia="en-US"/>
              </w:rPr>
            </w:pPr>
            <w:r>
              <w:rPr>
                <w:rFonts w:hint="eastAsia" w:ascii="宋体" w:hAnsi="宋体" w:eastAsia="宋体" w:cs="宋体"/>
                <w:snapToGrid w:val="0"/>
                <w:kern w:val="0"/>
                <w:sz w:val="21"/>
                <w:szCs w:val="21"/>
                <w:lang w:eastAsia="en-US"/>
              </w:rPr>
              <w:t>10.1</w:t>
            </w:r>
          </w:p>
        </w:tc>
        <w:tc>
          <w:tcPr>
            <w:tcW w:w="1112" w:type="dxa"/>
            <w:gridSpan w:val="2"/>
            <w:vMerge w:val="restart"/>
            <w:vAlign w:val="center"/>
          </w:tcPr>
          <w:p w14:paraId="2BDE7B6B">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最高投标限价、合同价格形式和计量与计价的风险内容及其范围</w:t>
            </w:r>
          </w:p>
        </w:tc>
        <w:tc>
          <w:tcPr>
            <w:tcW w:w="1138" w:type="dxa"/>
            <w:vAlign w:val="center"/>
          </w:tcPr>
          <w:p w14:paraId="42A4A3EC">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最高投标限价</w:t>
            </w:r>
          </w:p>
        </w:tc>
        <w:tc>
          <w:tcPr>
            <w:tcW w:w="6287" w:type="dxa"/>
            <w:vAlign w:val="center"/>
          </w:tcPr>
          <w:p w14:paraId="7AFCB6C0">
            <w:pPr>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bCs/>
                <w:sz w:val="21"/>
                <w:szCs w:val="21"/>
                <w:u w:val="single"/>
              </w:rPr>
            </w:pPr>
            <w:r>
              <w:rPr>
                <w:rFonts w:hint="eastAsia" w:ascii="宋体" w:hAnsi="宋体" w:eastAsia="宋体" w:cs="宋体"/>
                <w:b/>
                <w:color w:val="000000"/>
                <w:sz w:val="21"/>
                <w:szCs w:val="21"/>
                <w:highlight w:val="none"/>
              </w:rPr>
              <w:t>招标控制价：</w:t>
            </w:r>
            <w:r>
              <w:rPr>
                <w:rFonts w:hint="eastAsia" w:ascii="宋体" w:hAnsi="宋体" w:eastAsia="宋体" w:cs="宋体"/>
                <w:b/>
                <w:color w:val="000000"/>
                <w:sz w:val="21"/>
                <w:szCs w:val="21"/>
                <w:highlight w:val="none"/>
                <w:lang w:val="en-US" w:eastAsia="zh-CN"/>
              </w:rPr>
              <w:t xml:space="preserve">人民币    </w:t>
            </w:r>
            <w:r>
              <w:rPr>
                <w:rFonts w:hint="eastAsia" w:ascii="宋体" w:hAnsi="宋体" w:eastAsia="宋体" w:cs="宋体"/>
                <w:b/>
                <w:color w:val="000000"/>
                <w:sz w:val="21"/>
                <w:szCs w:val="21"/>
                <w:highlight w:val="none"/>
                <w:lang w:eastAsia="zh-CN"/>
              </w:rPr>
              <w:t>（</w:t>
            </w:r>
            <w:r>
              <w:rPr>
                <w:rFonts w:hint="eastAsia" w:ascii="宋体" w:hAnsi="宋体" w:eastAsia="宋体" w:cs="宋体"/>
                <w:b/>
                <w:color w:val="000000"/>
                <w:sz w:val="21"/>
                <w:szCs w:val="21"/>
                <w:highlight w:val="none"/>
                <w:lang w:val="en-US" w:eastAsia="zh-CN"/>
              </w:rPr>
              <w:t xml:space="preserve">¥       </w:t>
            </w:r>
            <w:r>
              <w:rPr>
                <w:rFonts w:hint="eastAsia" w:ascii="宋体" w:hAnsi="宋体" w:eastAsia="宋体" w:cs="宋体"/>
                <w:b/>
                <w:color w:val="000000"/>
                <w:sz w:val="21"/>
                <w:szCs w:val="21"/>
                <w:highlight w:val="none"/>
                <w:lang w:eastAsia="zh-CN"/>
              </w:rPr>
              <w:t>）</w:t>
            </w:r>
            <w:r>
              <w:rPr>
                <w:rFonts w:hint="eastAsia" w:ascii="宋体" w:hAnsi="宋体" w:eastAsia="宋体" w:cs="宋体"/>
                <w:b/>
                <w:color w:val="000000"/>
                <w:sz w:val="21"/>
                <w:szCs w:val="21"/>
                <w:highlight w:val="none"/>
              </w:rPr>
              <w:t>，投标报价若超出招标控制价</w:t>
            </w:r>
            <w:r>
              <w:rPr>
                <w:rFonts w:hint="eastAsia" w:ascii="宋体" w:hAnsi="宋体" w:eastAsia="宋体" w:cs="宋体"/>
                <w:b/>
                <w:bCs w:val="0"/>
                <w:color w:val="000000"/>
                <w:sz w:val="21"/>
                <w:szCs w:val="21"/>
                <w:highlight w:val="none"/>
              </w:rPr>
              <w:t>的</w:t>
            </w:r>
            <w:r>
              <w:rPr>
                <w:rFonts w:hint="eastAsia" w:ascii="宋体" w:hAnsi="宋体" w:eastAsia="宋体" w:cs="宋体"/>
                <w:b/>
                <w:bCs w:val="0"/>
                <w:i w:val="0"/>
                <w:iCs w:val="0"/>
                <w:color w:val="auto"/>
                <w:sz w:val="21"/>
                <w:szCs w:val="21"/>
                <w:highlight w:val="none"/>
                <w:lang w:val="en-US" w:eastAsia="zh-CN"/>
              </w:rPr>
              <w:t>按无效投标</w:t>
            </w:r>
            <w:r>
              <w:rPr>
                <w:rFonts w:hint="eastAsia" w:ascii="宋体" w:hAnsi="宋体" w:eastAsia="宋体" w:cs="宋体"/>
                <w:b/>
                <w:bCs w:val="0"/>
                <w:sz w:val="21"/>
                <w:szCs w:val="21"/>
                <w:highlight w:val="none"/>
              </w:rPr>
              <w:t>处理</w:t>
            </w:r>
            <w:r>
              <w:rPr>
                <w:rFonts w:hint="eastAsia" w:ascii="宋体" w:hAnsi="宋体" w:eastAsia="宋体" w:cs="宋体"/>
                <w:b/>
                <w:bCs w:val="0"/>
                <w:color w:val="000000"/>
                <w:sz w:val="21"/>
                <w:szCs w:val="21"/>
                <w:highlight w:val="none"/>
              </w:rPr>
              <w:t>。</w:t>
            </w:r>
            <w:r>
              <w:rPr>
                <w:rFonts w:hint="eastAsia" w:ascii="宋体" w:hAnsi="宋体" w:eastAsia="宋体" w:cs="宋体"/>
                <w:sz w:val="21"/>
                <w:szCs w:val="21"/>
                <w:highlight w:val="none"/>
              </w:rPr>
              <w:t>投标人措施费项目</w:t>
            </w:r>
            <w:r>
              <w:rPr>
                <w:rFonts w:hint="eastAsia" w:ascii="宋体" w:hAnsi="宋体" w:eastAsia="宋体" w:cs="宋体"/>
                <w:sz w:val="21"/>
                <w:szCs w:val="21"/>
                <w:highlight w:val="none"/>
                <w:lang w:val="en-US" w:eastAsia="zh-CN"/>
              </w:rPr>
              <w:t>总</w:t>
            </w:r>
            <w:r>
              <w:rPr>
                <w:rFonts w:hint="eastAsia" w:ascii="宋体" w:hAnsi="宋体" w:eastAsia="宋体" w:cs="宋体"/>
                <w:sz w:val="21"/>
                <w:szCs w:val="21"/>
                <w:highlight w:val="none"/>
              </w:rPr>
              <w:t>报价和各分部分项报价超出招标控制价中措施费项目</w:t>
            </w:r>
            <w:r>
              <w:rPr>
                <w:rFonts w:hint="eastAsia" w:ascii="宋体" w:hAnsi="宋体" w:eastAsia="宋体" w:cs="宋体"/>
                <w:sz w:val="21"/>
                <w:szCs w:val="21"/>
                <w:highlight w:val="none"/>
                <w:lang w:val="en-US" w:eastAsia="zh-CN"/>
              </w:rPr>
              <w:t>总</w:t>
            </w:r>
            <w:r>
              <w:rPr>
                <w:rFonts w:hint="eastAsia" w:ascii="宋体" w:hAnsi="宋体" w:eastAsia="宋体" w:cs="宋体"/>
                <w:sz w:val="21"/>
                <w:szCs w:val="21"/>
                <w:highlight w:val="none"/>
              </w:rPr>
              <w:t>报价和分部分项</w:t>
            </w:r>
            <w:r>
              <w:rPr>
                <w:rFonts w:hint="eastAsia" w:ascii="宋体" w:hAnsi="宋体" w:eastAsia="宋体" w:cs="宋体"/>
                <w:i w:val="0"/>
                <w:iCs w:val="0"/>
                <w:color w:val="auto"/>
                <w:sz w:val="21"/>
                <w:szCs w:val="21"/>
                <w:highlight w:val="none"/>
              </w:rPr>
              <w:t>价格</w:t>
            </w:r>
            <w:r>
              <w:rPr>
                <w:rFonts w:hint="eastAsia" w:ascii="宋体" w:hAnsi="宋体" w:eastAsia="宋体" w:cs="宋体"/>
                <w:b/>
                <w:bCs/>
                <w:i w:val="0"/>
                <w:iCs w:val="0"/>
                <w:color w:val="auto"/>
                <w:sz w:val="21"/>
                <w:szCs w:val="21"/>
                <w:highlight w:val="none"/>
                <w:lang w:val="en-US" w:eastAsia="zh-CN"/>
              </w:rPr>
              <w:t>+___%</w:t>
            </w:r>
            <w:r>
              <w:rPr>
                <w:rFonts w:hint="eastAsia" w:ascii="宋体" w:hAnsi="宋体" w:eastAsia="宋体" w:cs="宋体"/>
                <w:i w:val="0"/>
                <w:iCs w:val="0"/>
                <w:color w:val="auto"/>
                <w:sz w:val="21"/>
                <w:szCs w:val="21"/>
                <w:highlight w:val="none"/>
              </w:rPr>
              <w:t>的，</w:t>
            </w:r>
            <w:r>
              <w:rPr>
                <w:rFonts w:hint="eastAsia" w:ascii="宋体" w:hAnsi="宋体" w:eastAsia="宋体" w:cs="宋体"/>
                <w:i w:val="0"/>
                <w:iCs w:val="0"/>
                <w:color w:val="auto"/>
                <w:sz w:val="21"/>
                <w:szCs w:val="21"/>
                <w:highlight w:val="none"/>
                <w:lang w:val="en-US" w:eastAsia="zh-CN"/>
              </w:rPr>
              <w:t>按无效投标</w:t>
            </w:r>
            <w:r>
              <w:rPr>
                <w:rFonts w:hint="eastAsia" w:ascii="宋体" w:hAnsi="宋体" w:eastAsia="宋体" w:cs="宋体"/>
                <w:sz w:val="21"/>
                <w:szCs w:val="21"/>
                <w:highlight w:val="none"/>
              </w:rPr>
              <w:t>处理。</w:t>
            </w:r>
          </w:p>
        </w:tc>
      </w:tr>
      <w:tr w14:paraId="3033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1165" w:type="dxa"/>
            <w:vMerge w:val="continue"/>
            <w:vAlign w:val="center"/>
          </w:tcPr>
          <w:p w14:paraId="3C249EF9">
            <w:pPr>
              <w:keepNext w:val="0"/>
              <w:keepLines w:val="0"/>
              <w:pageBreakBefore w:val="0"/>
              <w:widowControl/>
              <w:kinsoku w:val="0"/>
              <w:overflowPunct/>
              <w:autoSpaceDE w:val="0"/>
              <w:autoSpaceDN w:val="0"/>
              <w:bidi w:val="0"/>
              <w:adjustRightInd/>
              <w:spacing w:line="300" w:lineRule="exact"/>
              <w:ind w:left="48" w:leftChars="20" w:right="48" w:rightChars="20" w:firstLine="210" w:firstLineChars="100"/>
              <w:jc w:val="center"/>
              <w:textAlignment w:val="baseline"/>
              <w:rPr>
                <w:rFonts w:hint="eastAsia" w:ascii="宋体" w:hAnsi="宋体" w:eastAsia="宋体" w:cs="宋体"/>
                <w:snapToGrid w:val="0"/>
                <w:kern w:val="0"/>
                <w:sz w:val="21"/>
                <w:szCs w:val="21"/>
              </w:rPr>
            </w:pPr>
          </w:p>
        </w:tc>
        <w:tc>
          <w:tcPr>
            <w:tcW w:w="1112" w:type="dxa"/>
            <w:gridSpan w:val="2"/>
            <w:vMerge w:val="continue"/>
            <w:vAlign w:val="center"/>
          </w:tcPr>
          <w:p w14:paraId="48BF5FB0">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p>
        </w:tc>
        <w:tc>
          <w:tcPr>
            <w:tcW w:w="1138" w:type="dxa"/>
            <w:vAlign w:val="center"/>
          </w:tcPr>
          <w:p w14:paraId="02E4BF06">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合同价格形式</w:t>
            </w:r>
          </w:p>
        </w:tc>
        <w:tc>
          <w:tcPr>
            <w:tcW w:w="6287" w:type="dxa"/>
            <w:vAlign w:val="center"/>
          </w:tcPr>
          <w:p w14:paraId="445AC7F9">
            <w:pPr>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bCs/>
                <w:sz w:val="21"/>
                <w:szCs w:val="21"/>
              </w:rPr>
            </w:pPr>
            <w:r>
              <w:rPr>
                <w:rFonts w:hint="eastAsia" w:ascii="宋体" w:hAnsi="宋体" w:eastAsia="宋体" w:cs="宋体"/>
                <w:bCs/>
                <w:sz w:val="21"/>
                <w:szCs w:val="21"/>
              </w:rPr>
              <w:t>□总价合同</w:t>
            </w:r>
          </w:p>
          <w:p w14:paraId="54238874">
            <w:pPr>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bCs/>
                <w:sz w:val="21"/>
                <w:szCs w:val="21"/>
              </w:rPr>
            </w:pPr>
            <w:r>
              <w:rPr>
                <w:rFonts w:hint="eastAsia" w:ascii="宋体" w:hAnsi="宋体" w:eastAsia="宋体" w:cs="宋体"/>
                <w:bCs/>
                <w:sz w:val="21"/>
                <w:szCs w:val="21"/>
              </w:rPr>
              <w:t>□单价合同</w:t>
            </w:r>
          </w:p>
          <w:p w14:paraId="451FD4BC">
            <w:pPr>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bCs/>
                <w:sz w:val="21"/>
                <w:szCs w:val="21"/>
              </w:rPr>
            </w:pPr>
            <w:r>
              <w:rPr>
                <w:rFonts w:hint="eastAsia" w:ascii="宋体" w:hAnsi="宋体" w:eastAsia="宋体" w:cs="宋体"/>
                <w:bCs/>
                <w:sz w:val="21"/>
                <w:szCs w:val="21"/>
              </w:rPr>
              <w:t>□其他价格形式：</w:t>
            </w:r>
            <w:r>
              <w:rPr>
                <w:rFonts w:hint="eastAsia" w:ascii="宋体" w:hAnsi="宋体" w:eastAsia="宋体" w:cs="宋体"/>
                <w:bCs/>
                <w:sz w:val="21"/>
                <w:szCs w:val="21"/>
                <w:u w:val="single"/>
              </w:rPr>
              <w:t xml:space="preserve">  （如成本加酬金合同）  </w:t>
            </w:r>
          </w:p>
        </w:tc>
      </w:tr>
      <w:tr w14:paraId="41C8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1165" w:type="dxa"/>
            <w:vMerge w:val="continue"/>
            <w:vAlign w:val="center"/>
          </w:tcPr>
          <w:p w14:paraId="592F7164">
            <w:pPr>
              <w:keepNext w:val="0"/>
              <w:keepLines w:val="0"/>
              <w:pageBreakBefore w:val="0"/>
              <w:widowControl/>
              <w:kinsoku w:val="0"/>
              <w:overflowPunct/>
              <w:autoSpaceDE w:val="0"/>
              <w:autoSpaceDN w:val="0"/>
              <w:bidi w:val="0"/>
              <w:adjustRightInd/>
              <w:spacing w:line="300" w:lineRule="exact"/>
              <w:ind w:left="48" w:leftChars="20" w:right="48" w:rightChars="20" w:firstLine="210" w:firstLineChars="100"/>
              <w:jc w:val="center"/>
              <w:textAlignment w:val="baseline"/>
              <w:rPr>
                <w:rFonts w:hint="eastAsia" w:ascii="宋体" w:hAnsi="宋体" w:eastAsia="宋体" w:cs="宋体"/>
                <w:snapToGrid w:val="0"/>
                <w:kern w:val="0"/>
                <w:sz w:val="21"/>
                <w:szCs w:val="21"/>
              </w:rPr>
            </w:pPr>
          </w:p>
        </w:tc>
        <w:tc>
          <w:tcPr>
            <w:tcW w:w="1112" w:type="dxa"/>
            <w:gridSpan w:val="2"/>
            <w:vMerge w:val="continue"/>
            <w:vAlign w:val="center"/>
          </w:tcPr>
          <w:p w14:paraId="5BCDC048">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p>
        </w:tc>
        <w:tc>
          <w:tcPr>
            <w:tcW w:w="1138" w:type="dxa"/>
            <w:vAlign w:val="center"/>
          </w:tcPr>
          <w:p w14:paraId="4455BBFA">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计量与计价的风险内容及其范围</w:t>
            </w:r>
          </w:p>
        </w:tc>
        <w:tc>
          <w:tcPr>
            <w:tcW w:w="6287" w:type="dxa"/>
            <w:vAlign w:val="center"/>
          </w:tcPr>
          <w:p w14:paraId="6E1C68E7">
            <w:pPr>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bCs/>
                <w:sz w:val="21"/>
                <w:szCs w:val="21"/>
              </w:rPr>
            </w:pPr>
            <w:r>
              <w:rPr>
                <w:rFonts w:hint="eastAsia" w:ascii="宋体" w:hAnsi="宋体" w:eastAsia="宋体" w:cs="宋体"/>
                <w:bCs/>
                <w:sz w:val="21"/>
                <w:szCs w:val="21"/>
              </w:rPr>
              <w:t>注：招标人根据招标项目特点和实际需要，及“24清单标准”相关规定编写。</w:t>
            </w:r>
          </w:p>
        </w:tc>
      </w:tr>
      <w:tr w14:paraId="33FF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1165" w:type="dxa"/>
            <w:vAlign w:val="center"/>
          </w:tcPr>
          <w:p w14:paraId="250AE19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zh-CN"/>
              </w:rPr>
            </w:pPr>
            <w:r>
              <w:rPr>
                <w:rFonts w:hint="eastAsia" w:ascii="宋体" w:hAnsi="宋体" w:eastAsia="宋体" w:cs="宋体"/>
                <w:bCs/>
                <w:sz w:val="21"/>
                <w:szCs w:val="21"/>
              </w:rPr>
              <w:t>10.</w:t>
            </w:r>
            <w:r>
              <w:rPr>
                <w:rFonts w:hint="eastAsia" w:cs="宋体"/>
                <w:bCs/>
                <w:sz w:val="21"/>
                <w:szCs w:val="21"/>
                <w:lang w:val="en-US" w:eastAsia="zh-CN"/>
              </w:rPr>
              <w:t>2</w:t>
            </w:r>
          </w:p>
        </w:tc>
        <w:tc>
          <w:tcPr>
            <w:tcW w:w="2250" w:type="dxa"/>
            <w:gridSpan w:val="3"/>
            <w:vAlign w:val="center"/>
          </w:tcPr>
          <w:p w14:paraId="76C7A1DF">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异常低价警戒线</w:t>
            </w:r>
          </w:p>
        </w:tc>
        <w:tc>
          <w:tcPr>
            <w:tcW w:w="6287" w:type="dxa"/>
            <w:vAlign w:val="center"/>
          </w:tcPr>
          <w:p w14:paraId="11D21273">
            <w:pPr>
              <w:pStyle w:val="35"/>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采用经评审的最低投标价法、技术评分最低标价法的项目：</w:t>
            </w:r>
          </w:p>
          <w:p w14:paraId="38E79999">
            <w:pPr>
              <w:pStyle w:val="35"/>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rPr>
              <w:t>不设置异常低价警戒线评审</w:t>
            </w:r>
          </w:p>
          <w:p w14:paraId="03C00B63">
            <w:pPr>
              <w:pStyle w:val="35"/>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rPr>
              <w:t>设置异常低价警戒线评审。招标人不接受投标报价低于异常低价警戒线的投标人。</w:t>
            </w:r>
          </w:p>
          <w:p w14:paraId="038B3455">
            <w:pPr>
              <w:pStyle w:val="35"/>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异常低价警戒线为：有效报价的综合平均数（算术平均数、中位数、四分位数的算术平均值）下浮</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（具体下浮数值由招标人在</w:t>
            </w:r>
            <w:r>
              <w:rPr>
                <w:rFonts w:hint="eastAsia" w:cs="宋体"/>
                <w:sz w:val="21"/>
                <w:szCs w:val="21"/>
                <w:highlight w:val="none"/>
                <w:lang w:eastAsia="zh-CN"/>
              </w:rPr>
              <w:t>5%—10%</w:t>
            </w:r>
            <w:r>
              <w:rPr>
                <w:rFonts w:hint="eastAsia" w:ascii="宋体" w:hAnsi="宋体" w:eastAsia="宋体" w:cs="宋体"/>
                <w:sz w:val="21"/>
                <w:szCs w:val="21"/>
                <w:highlight w:val="none"/>
              </w:rPr>
              <w:t>区间范围内选择确定。</w:t>
            </w:r>
            <w:r>
              <w:rPr>
                <w:rFonts w:hint="eastAsia" w:ascii="宋体" w:hAnsi="宋体" w:eastAsia="宋体" w:cs="宋体"/>
                <w:bCs/>
                <w:sz w:val="21"/>
                <w:szCs w:val="21"/>
                <w:highlight w:val="none"/>
              </w:rPr>
              <w:t>异常低价警戒线在评标委员会进行初步评审前由交易系统自动计算，并在评标过程中保持不变</w:t>
            </w:r>
            <w:r>
              <w:rPr>
                <w:rFonts w:hint="eastAsia" w:ascii="宋体" w:hAnsi="宋体" w:eastAsia="宋体" w:cs="宋体"/>
                <w:sz w:val="21"/>
                <w:szCs w:val="21"/>
                <w:highlight w:val="none"/>
              </w:rPr>
              <w:t>）。</w:t>
            </w:r>
          </w:p>
          <w:p w14:paraId="1DDB7E73">
            <w:pPr>
              <w:pStyle w:val="35"/>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投标报价低于异常低价警戒线（不含本数）的，视为低于成本报价竞争，由交易平台自动密闭性筛选后提交评标委员会确认否决其投标。</w:t>
            </w:r>
          </w:p>
        </w:tc>
      </w:tr>
      <w:tr w14:paraId="382A2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165" w:type="dxa"/>
            <w:vAlign w:val="center"/>
          </w:tcPr>
          <w:p w14:paraId="706B3BB8">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en-US"/>
              </w:rPr>
              <w:t>10.</w:t>
            </w:r>
            <w:r>
              <w:rPr>
                <w:rFonts w:hint="eastAsia" w:cs="宋体"/>
                <w:bCs/>
                <w:sz w:val="21"/>
                <w:szCs w:val="21"/>
                <w:lang w:val="en-US" w:eastAsia="zh-CN"/>
              </w:rPr>
              <w:t>3</w:t>
            </w:r>
          </w:p>
        </w:tc>
        <w:tc>
          <w:tcPr>
            <w:tcW w:w="2250" w:type="dxa"/>
            <w:gridSpan w:val="3"/>
            <w:vAlign w:val="center"/>
          </w:tcPr>
          <w:p w14:paraId="779E60C2">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napToGrid w:val="0"/>
                <w:kern w:val="0"/>
                <w:sz w:val="21"/>
                <w:szCs w:val="21"/>
              </w:rPr>
              <w:t>进入投标报价评审阶段投标人数量的确定方式</w:t>
            </w:r>
          </w:p>
        </w:tc>
        <w:tc>
          <w:tcPr>
            <w:tcW w:w="6287" w:type="dxa"/>
            <w:vAlign w:val="center"/>
          </w:tcPr>
          <w:p w14:paraId="5217F67E">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sz w:val="21"/>
                <w:szCs w:val="21"/>
              </w:rPr>
              <w:t>1.采</w:t>
            </w:r>
            <w:r>
              <w:rPr>
                <w:rFonts w:hint="eastAsia" w:ascii="宋体" w:hAnsi="宋体" w:eastAsia="宋体" w:cs="宋体"/>
                <w:bCs/>
                <w:sz w:val="21"/>
                <w:szCs w:val="21"/>
              </w:rPr>
              <w:t>用经评审的最低投标价法评标的：</w:t>
            </w:r>
          </w:p>
          <w:p w14:paraId="7A7C540A">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bCs/>
                <w:sz w:val="21"/>
                <w:szCs w:val="21"/>
              </w:rPr>
              <w:t>交易系统按照投标报价未低于异常低价警戒线的投标价格由低至高的顺序确定一定数量的投标人进入阶段性初步评审，报价相同无法确定时，其末位投标人报价相同的全部进入阶段性初步评审。交易系统对通过初步评审的投标人，将评审的投标价格由低到高的顺序推荐中标候选人。</w:t>
            </w:r>
          </w:p>
          <w:p w14:paraId="0DBD83F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bCs/>
                <w:sz w:val="21"/>
                <w:szCs w:val="21"/>
              </w:rPr>
              <w:t>投标价格相同不能确定中标候选人高低排序的，由交易系统随机确定不能高低排序的中标候选人。投标报价以“元”为单位，小数点后保留2位，按四舍五入原则进行排序。</w:t>
            </w:r>
          </w:p>
          <w:p w14:paraId="4EE9834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bCs/>
                <w:sz w:val="21"/>
                <w:szCs w:val="21"/>
              </w:rPr>
              <w:t>2.采用合理低价法评标的：</w:t>
            </w:r>
          </w:p>
          <w:p w14:paraId="296A9E59">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bCs/>
                <w:sz w:val="21"/>
                <w:szCs w:val="21"/>
              </w:rPr>
              <w:t>对所有通过初步评审的投标人进行投标报价评审。</w:t>
            </w:r>
          </w:p>
          <w:p w14:paraId="6E176E3E">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bCs/>
                <w:sz w:val="21"/>
                <w:szCs w:val="21"/>
              </w:rPr>
              <w:t>3.采用技术评分最低标价法评标的：</w:t>
            </w:r>
          </w:p>
          <w:p w14:paraId="79F462CC">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bCs/>
                <w:sz w:val="21"/>
                <w:szCs w:val="21"/>
              </w:rPr>
              <w:t>未低于异常低价警戒线的投标人第一阶段技术评审后进入第二阶段报价评审的投标人占合格投标人数量的70%（按向上取整原则），末位得分相同的合格投标人全部进入第二阶段评审。</w:t>
            </w:r>
          </w:p>
          <w:p w14:paraId="1E6BDBD9">
            <w:pPr>
              <w:keepNext w:val="0"/>
              <w:keepLines w:val="0"/>
              <w:pageBreakBefore w:val="0"/>
              <w:widowControl/>
              <w:overflow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bCs/>
                <w:sz w:val="21"/>
                <w:szCs w:val="21"/>
              </w:rPr>
              <w:t>4.采用综合评估法1、综合评估法2评标的：对所有通过初步评审的合格投标人进入投标报价评审。</w:t>
            </w:r>
          </w:p>
        </w:tc>
      </w:tr>
      <w:tr w14:paraId="594E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165" w:type="dxa"/>
            <w:vAlign w:val="center"/>
          </w:tcPr>
          <w:p w14:paraId="7709542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snapToGrid w:val="0"/>
                <w:kern w:val="0"/>
                <w:sz w:val="21"/>
                <w:szCs w:val="21"/>
                <w:lang w:eastAsia="zh-CN"/>
              </w:rPr>
            </w:pPr>
            <w:r>
              <w:rPr>
                <w:rFonts w:hint="eastAsia" w:ascii="宋体" w:hAnsi="宋体" w:eastAsia="宋体" w:cs="宋体"/>
                <w:snapToGrid w:val="0"/>
                <w:kern w:val="0"/>
                <w:sz w:val="21"/>
                <w:szCs w:val="21"/>
                <w:lang w:eastAsia="en-US"/>
              </w:rPr>
              <w:t>10.</w:t>
            </w:r>
            <w:r>
              <w:rPr>
                <w:rFonts w:hint="eastAsia" w:cs="宋体"/>
                <w:snapToGrid w:val="0"/>
                <w:kern w:val="0"/>
                <w:sz w:val="21"/>
                <w:szCs w:val="21"/>
                <w:lang w:val="en-US" w:eastAsia="zh-CN"/>
              </w:rPr>
              <w:t>4</w:t>
            </w:r>
          </w:p>
        </w:tc>
        <w:tc>
          <w:tcPr>
            <w:tcW w:w="2250" w:type="dxa"/>
            <w:gridSpan w:val="3"/>
            <w:vAlign w:val="center"/>
          </w:tcPr>
          <w:p w14:paraId="26F8FC96">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snapToGrid w:val="0"/>
                <w:kern w:val="0"/>
                <w:sz w:val="21"/>
                <w:szCs w:val="21"/>
                <w:lang w:val="en-US" w:eastAsia="zh-CN"/>
              </w:rPr>
            </w:pPr>
            <w:r>
              <w:rPr>
                <w:rFonts w:hint="eastAsia" w:ascii="宋体" w:hAnsi="宋体" w:eastAsia="宋体" w:cs="宋体"/>
                <w:snapToGrid w:val="0"/>
                <w:kern w:val="0"/>
                <w:sz w:val="21"/>
                <w:szCs w:val="21"/>
              </w:rPr>
              <w:t>拟任</w:t>
            </w:r>
            <w:r>
              <w:rPr>
                <w:rFonts w:hint="eastAsia" w:ascii="宋体" w:hAnsi="宋体" w:eastAsia="宋体" w:cs="宋体"/>
                <w:bCs/>
                <w:color w:val="auto"/>
                <w:sz w:val="21"/>
                <w:szCs w:val="21"/>
                <w:lang w:val="en-US" w:eastAsia="zh-CN"/>
              </w:rPr>
              <w:t>项目部</w:t>
            </w:r>
            <w:r>
              <w:rPr>
                <w:rFonts w:hint="eastAsia" w:ascii="宋体" w:hAnsi="宋体" w:eastAsia="宋体" w:cs="宋体"/>
                <w:snapToGrid w:val="0"/>
                <w:kern w:val="0"/>
                <w:sz w:val="21"/>
                <w:szCs w:val="21"/>
                <w:lang w:val="en-US" w:eastAsia="zh-CN"/>
              </w:rPr>
              <w:t>人员要求</w:t>
            </w:r>
          </w:p>
        </w:tc>
        <w:tc>
          <w:tcPr>
            <w:tcW w:w="6287" w:type="dxa"/>
            <w:vAlign w:val="center"/>
          </w:tcPr>
          <w:p w14:paraId="05901551">
            <w:pPr>
              <w:keepNext w:val="0"/>
              <w:keepLines w:val="0"/>
              <w:pageBreakBefore w:val="0"/>
              <w:widowControl w:val="0"/>
              <w:numPr>
                <w:ilvl w:val="0"/>
                <w:numId w:val="1"/>
              </w:numPr>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sz w:val="21"/>
                <w:szCs w:val="21"/>
              </w:rPr>
            </w:pPr>
            <w:bookmarkStart w:id="163" w:name="_Hlk193103485"/>
            <w:r>
              <w:rPr>
                <w:rFonts w:hint="eastAsia" w:ascii="宋体" w:hAnsi="宋体" w:eastAsia="宋体" w:cs="宋体"/>
                <w:sz w:val="21"/>
                <w:szCs w:val="21"/>
                <w:lang w:val="en-US" w:eastAsia="zh-CN"/>
              </w:rPr>
              <w:t>拟派项目经理</w:t>
            </w:r>
            <w:r>
              <w:rPr>
                <w:rFonts w:hint="eastAsia" w:ascii="宋体" w:hAnsi="宋体" w:eastAsia="宋体" w:cs="宋体"/>
                <w:sz w:val="21"/>
                <w:szCs w:val="21"/>
              </w:rPr>
              <w:t>在递交投标文件截止日前6个月内发生变更或更换的，不得参加本次工程投标。</w:t>
            </w:r>
          </w:p>
          <w:p w14:paraId="130BF00A">
            <w:pPr>
              <w:keepNext w:val="0"/>
              <w:keepLines w:val="0"/>
              <w:pageBreakBefore w:val="0"/>
              <w:widowControl w:val="0"/>
              <w:numPr>
                <w:ilvl w:val="0"/>
                <w:numId w:val="1"/>
              </w:numPr>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根据《住房和城乡建设部办公厅关于全面实行一级建造师电子注册证书的通知》（建办市〔2021〕40号），一级建造师打印电子证书后，应在个人签名处手写本人签名，未手写签名或与签名图像笔迹不一致的，该电子证书无效。</w:t>
            </w:r>
            <w:bookmarkEnd w:id="163"/>
          </w:p>
          <w:p w14:paraId="48B4849A">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lang w:val="en-US" w:eastAsia="zh-CN"/>
              </w:rPr>
              <w:t>3.</w:t>
            </w:r>
            <w:r>
              <w:rPr>
                <w:rFonts w:hint="eastAsia" w:ascii="宋体" w:hAnsi="宋体" w:eastAsia="宋体" w:cs="宋体"/>
                <w:bCs/>
                <w:sz w:val="21"/>
                <w:szCs w:val="21"/>
              </w:rPr>
              <w:t>除项目经理外其他人员配备</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rPr>
              <w:t>人，其中</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rPr>
              <w:t>。其他岗位如机械（设备）管理员、材料员、预算（造价）员等可根据本工程规模标准、技术复杂难易程度等合理配置相应的管理、技术力量，组成强有力的现场项目管理班子，确保工程质量和施工安全</w:t>
            </w:r>
            <w:r>
              <w:rPr>
                <w:rFonts w:hint="eastAsia" w:cs="宋体"/>
                <w:bCs/>
                <w:sz w:val="21"/>
                <w:szCs w:val="21"/>
                <w:lang w:eastAsia="zh-CN"/>
              </w:rPr>
              <w:t>，</w:t>
            </w:r>
            <w:r>
              <w:rPr>
                <w:rFonts w:hint="eastAsia" w:ascii="宋体" w:hAnsi="宋体" w:eastAsia="宋体" w:cs="宋体"/>
                <w:bCs/>
                <w:sz w:val="21"/>
                <w:szCs w:val="21"/>
              </w:rPr>
              <w:t>满足本项目工程需要。</w:t>
            </w:r>
          </w:p>
          <w:p w14:paraId="3AAF2757">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注：（1）执行《烟台市建筑工程施工现场关键岗位人员配备和在岗履职管理办法》</w:t>
            </w:r>
            <w:r>
              <w:rPr>
                <w:rFonts w:hint="eastAsia" w:cs="宋体"/>
                <w:bCs/>
                <w:sz w:val="21"/>
                <w:szCs w:val="21"/>
                <w:lang w:eastAsia="zh-CN"/>
              </w:rPr>
              <w:t>（</w:t>
            </w:r>
            <w:r>
              <w:rPr>
                <w:rFonts w:hint="eastAsia" w:ascii="宋体" w:hAnsi="宋体" w:eastAsia="宋体" w:cs="宋体"/>
                <w:bCs/>
                <w:sz w:val="21"/>
                <w:szCs w:val="21"/>
              </w:rPr>
              <w:t xml:space="preserve">烟建建管 </w:t>
            </w:r>
            <w:r>
              <w:rPr>
                <w:rFonts w:hint="eastAsia" w:cs="宋体"/>
                <w:bCs/>
                <w:sz w:val="21"/>
                <w:szCs w:val="21"/>
                <w:lang w:eastAsia="zh-CN"/>
              </w:rPr>
              <w:t>〔2022〕9号）</w:t>
            </w:r>
            <w:r>
              <w:rPr>
                <w:rFonts w:hint="eastAsia" w:ascii="宋体" w:hAnsi="宋体" w:eastAsia="宋体" w:cs="宋体"/>
                <w:bCs/>
                <w:sz w:val="21"/>
                <w:szCs w:val="21"/>
              </w:rPr>
              <w:t>。</w:t>
            </w:r>
          </w:p>
          <w:p w14:paraId="77E97D47">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lang w:eastAsia="zh-CN"/>
              </w:rPr>
              <w:t>（</w:t>
            </w:r>
            <w:r>
              <w:rPr>
                <w:rFonts w:hint="eastAsia" w:ascii="宋体" w:hAnsi="宋体" w:eastAsia="宋体" w:cs="宋体"/>
                <w:bCs/>
                <w:sz w:val="21"/>
                <w:szCs w:val="21"/>
                <w:lang w:val="en-US" w:eastAsia="zh-CN"/>
              </w:rPr>
              <w:t>2</w:t>
            </w:r>
            <w:r>
              <w:rPr>
                <w:rFonts w:hint="eastAsia" w:ascii="宋体" w:hAnsi="宋体" w:eastAsia="宋体" w:cs="宋体"/>
                <w:bCs/>
                <w:sz w:val="21"/>
                <w:szCs w:val="21"/>
                <w:lang w:eastAsia="zh-CN"/>
              </w:rPr>
              <w:t>）</w:t>
            </w:r>
            <w:r>
              <w:rPr>
                <w:rFonts w:hint="eastAsia" w:ascii="宋体" w:hAnsi="宋体" w:eastAsia="宋体" w:cs="宋体"/>
                <w:bCs/>
                <w:sz w:val="21"/>
                <w:szCs w:val="21"/>
              </w:rPr>
              <w:t>项目部所有人员不得同时在其他建筑工程项目中任职。</w:t>
            </w:r>
          </w:p>
          <w:p w14:paraId="265FB437">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lang w:eastAsia="zh-CN"/>
              </w:rPr>
              <w:t>（</w:t>
            </w:r>
            <w:r>
              <w:rPr>
                <w:rFonts w:hint="eastAsia" w:ascii="宋体" w:hAnsi="宋体" w:eastAsia="宋体" w:cs="宋体"/>
                <w:bCs/>
                <w:sz w:val="21"/>
                <w:szCs w:val="21"/>
                <w:lang w:val="en-US" w:eastAsia="zh-CN"/>
              </w:rPr>
              <w:t>3</w:t>
            </w:r>
            <w:r>
              <w:rPr>
                <w:rFonts w:hint="eastAsia" w:ascii="宋体" w:hAnsi="宋体" w:eastAsia="宋体" w:cs="宋体"/>
                <w:bCs/>
                <w:sz w:val="21"/>
                <w:szCs w:val="21"/>
                <w:lang w:eastAsia="zh-CN"/>
              </w:rPr>
              <w:t>）</w:t>
            </w:r>
            <w:r>
              <w:rPr>
                <w:rFonts w:hint="eastAsia" w:ascii="宋体" w:hAnsi="宋体" w:eastAsia="宋体" w:cs="宋体"/>
                <w:bCs/>
                <w:sz w:val="21"/>
                <w:szCs w:val="21"/>
              </w:rPr>
              <w:t>投标人参与本项目投标的，从投标文件提交之日起至评标结束之日，其投标文件中承诺的关键岗位人员不得在其他项目投标中重复使用。已经中标项目中的关键岗位人员不得重复参与其他项目投标。</w:t>
            </w:r>
          </w:p>
          <w:p w14:paraId="221FDFDC">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（4）项目部所有人员均须提供常驻工地现场承诺函。</w:t>
            </w:r>
          </w:p>
          <w:p w14:paraId="02A40706">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投标人须以PDF格式在投标文件资格审查中“社保信息”上传拟组建项目部成员所有人员社保信息</w:t>
            </w:r>
            <w:r>
              <w:rPr>
                <w:rFonts w:hint="eastAsia" w:cs="宋体"/>
                <w:bCs/>
                <w:sz w:val="21"/>
                <w:szCs w:val="21"/>
                <w:lang w:eastAsia="zh-CN"/>
              </w:rPr>
              <w:t>（</w:t>
            </w:r>
            <w:r>
              <w:rPr>
                <w:rFonts w:hint="eastAsia" w:ascii="宋体" w:hAnsi="宋体" w:eastAsia="宋体" w:cs="宋体"/>
                <w:bCs/>
                <w:sz w:val="21"/>
                <w:szCs w:val="21"/>
              </w:rPr>
              <w:t>须附“查询网址、验真码”或社保缴费证明的网址、用户名和密码</w:t>
            </w:r>
            <w:r>
              <w:rPr>
                <w:rFonts w:hint="eastAsia" w:cs="宋体"/>
                <w:bCs/>
                <w:sz w:val="21"/>
                <w:szCs w:val="21"/>
                <w:lang w:eastAsia="zh-CN"/>
              </w:rPr>
              <w:t>）</w:t>
            </w:r>
            <w:r>
              <w:rPr>
                <w:rFonts w:hint="eastAsia" w:ascii="宋体" w:hAnsi="宋体" w:eastAsia="宋体" w:cs="宋体"/>
                <w:bCs/>
                <w:sz w:val="21"/>
                <w:szCs w:val="21"/>
              </w:rPr>
              <w:t>，未提供、提供虚假信息或提供信息不能有效查询的，取消评标资格。</w:t>
            </w:r>
          </w:p>
          <w:p w14:paraId="1406B951">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一、项目技术负责人</w:t>
            </w:r>
          </w:p>
          <w:p w14:paraId="379D22A1">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cs="宋体"/>
                <w:bCs/>
                <w:sz w:val="21"/>
                <w:szCs w:val="21"/>
                <w:lang w:eastAsia="zh-CN"/>
              </w:rPr>
              <w:t>（一）</w:t>
            </w:r>
            <w:r>
              <w:rPr>
                <w:rFonts w:hint="eastAsia" w:ascii="宋体" w:hAnsi="宋体" w:eastAsia="宋体" w:cs="宋体"/>
                <w:bCs/>
                <w:sz w:val="21"/>
                <w:szCs w:val="21"/>
              </w:rPr>
              <w:t>任职条件</w:t>
            </w:r>
          </w:p>
          <w:p w14:paraId="01EDE9F9">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□一级工程</w:t>
            </w:r>
            <w:r>
              <w:rPr>
                <w:rFonts w:hint="eastAsia" w:cs="宋体"/>
                <w:bCs/>
                <w:sz w:val="21"/>
                <w:szCs w:val="21"/>
                <w:lang w:eastAsia="zh-CN"/>
              </w:rPr>
              <w:t>（</w:t>
            </w:r>
            <w:r>
              <w:rPr>
                <w:rFonts w:hint="eastAsia" w:ascii="宋体" w:hAnsi="宋体" w:eastAsia="宋体" w:cs="宋体"/>
                <w:bCs/>
                <w:sz w:val="21"/>
                <w:szCs w:val="21"/>
              </w:rPr>
              <w:t>按《工程监理企业资质管理规定》附表2标准划分，下同</w:t>
            </w:r>
            <w:r>
              <w:rPr>
                <w:rFonts w:hint="eastAsia" w:cs="宋体"/>
                <w:bCs/>
                <w:sz w:val="21"/>
                <w:szCs w:val="21"/>
                <w:lang w:eastAsia="zh-CN"/>
              </w:rPr>
              <w:t>）</w:t>
            </w:r>
            <w:r>
              <w:rPr>
                <w:rFonts w:hint="eastAsia" w:ascii="宋体" w:hAnsi="宋体" w:eastAsia="宋体" w:cs="宋体"/>
                <w:bCs/>
                <w:sz w:val="21"/>
                <w:szCs w:val="21"/>
              </w:rPr>
              <w:t>的项目技术负责人应具有大专及以上学历、与工程项目相适应专业的高级职称，从事相关专业技术管理工作8年以上。</w:t>
            </w:r>
          </w:p>
          <w:p w14:paraId="67401BDA">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lang w:eastAsia="zh-CN"/>
              </w:rPr>
              <w:t>□</w:t>
            </w:r>
            <w:r>
              <w:rPr>
                <w:rFonts w:hint="eastAsia" w:ascii="宋体" w:hAnsi="宋体" w:eastAsia="宋体" w:cs="宋体"/>
                <w:bCs/>
                <w:sz w:val="21"/>
                <w:szCs w:val="21"/>
              </w:rPr>
              <w:t>二级工程的项目技术负责人应具有大专及以上学历、与工程项目相适应专业的中级职称，从事相关专业技术管理工作5年以上。</w:t>
            </w:r>
          </w:p>
          <w:p w14:paraId="733C43C7">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□三级工程的项目技术负责人应具有中专及以上学历、与工程项目相适应专业的助理工程师职称，从事相关专业技术管理工作5年以上。</w:t>
            </w:r>
          </w:p>
          <w:p w14:paraId="49ADFDDA">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二、施工员</w:t>
            </w:r>
          </w:p>
          <w:p w14:paraId="0D8DE3B8">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cs="宋体"/>
                <w:bCs/>
                <w:sz w:val="21"/>
                <w:szCs w:val="21"/>
                <w:lang w:eastAsia="zh-CN"/>
              </w:rPr>
              <w:t>（一）</w:t>
            </w:r>
            <w:r>
              <w:rPr>
                <w:rFonts w:hint="eastAsia" w:ascii="宋体" w:hAnsi="宋体" w:eastAsia="宋体" w:cs="宋体"/>
                <w:bCs/>
                <w:sz w:val="21"/>
                <w:szCs w:val="21"/>
              </w:rPr>
              <w:t>任职条件</w:t>
            </w:r>
          </w:p>
          <w:p w14:paraId="4BAA103C">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具有中等职业</w:t>
            </w:r>
            <w:r>
              <w:rPr>
                <w:rFonts w:hint="eastAsia" w:cs="宋体"/>
                <w:bCs/>
                <w:sz w:val="21"/>
                <w:szCs w:val="21"/>
                <w:lang w:eastAsia="zh-CN"/>
              </w:rPr>
              <w:t>（</w:t>
            </w:r>
            <w:r>
              <w:rPr>
                <w:rFonts w:hint="eastAsia" w:ascii="宋体" w:hAnsi="宋体" w:eastAsia="宋体" w:cs="宋体"/>
                <w:bCs/>
                <w:sz w:val="21"/>
                <w:szCs w:val="21"/>
              </w:rPr>
              <w:t>高中</w:t>
            </w:r>
            <w:r>
              <w:rPr>
                <w:rFonts w:hint="eastAsia" w:cs="宋体"/>
                <w:bCs/>
                <w:sz w:val="21"/>
                <w:szCs w:val="21"/>
                <w:lang w:eastAsia="zh-CN"/>
              </w:rPr>
              <w:t>）</w:t>
            </w:r>
            <w:r>
              <w:rPr>
                <w:rFonts w:hint="eastAsia" w:ascii="宋体" w:hAnsi="宋体" w:eastAsia="宋体" w:cs="宋体"/>
                <w:bCs/>
                <w:sz w:val="21"/>
                <w:szCs w:val="21"/>
              </w:rPr>
              <w:t>教育及以上学历</w:t>
            </w:r>
          </w:p>
          <w:p w14:paraId="40C1BA24">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三、质量员</w:t>
            </w:r>
          </w:p>
          <w:p w14:paraId="67F2566C">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cs="宋体"/>
                <w:bCs/>
                <w:sz w:val="21"/>
                <w:szCs w:val="21"/>
                <w:lang w:eastAsia="zh-CN"/>
              </w:rPr>
              <w:t>（一）</w:t>
            </w:r>
            <w:r>
              <w:rPr>
                <w:rFonts w:hint="eastAsia" w:ascii="宋体" w:hAnsi="宋体" w:eastAsia="宋体" w:cs="宋体"/>
                <w:bCs/>
                <w:sz w:val="21"/>
                <w:szCs w:val="21"/>
              </w:rPr>
              <w:t>任职条件</w:t>
            </w:r>
          </w:p>
          <w:p w14:paraId="35C2213B">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具有中等职业</w:t>
            </w:r>
            <w:r>
              <w:rPr>
                <w:rFonts w:hint="eastAsia" w:cs="宋体"/>
                <w:bCs/>
                <w:sz w:val="21"/>
                <w:szCs w:val="21"/>
                <w:lang w:eastAsia="zh-CN"/>
              </w:rPr>
              <w:t>（</w:t>
            </w:r>
            <w:r>
              <w:rPr>
                <w:rFonts w:hint="eastAsia" w:ascii="宋体" w:hAnsi="宋体" w:eastAsia="宋体" w:cs="宋体"/>
                <w:bCs/>
                <w:sz w:val="21"/>
                <w:szCs w:val="21"/>
              </w:rPr>
              <w:t>高中</w:t>
            </w:r>
            <w:r>
              <w:rPr>
                <w:rFonts w:hint="eastAsia" w:cs="宋体"/>
                <w:bCs/>
                <w:sz w:val="21"/>
                <w:szCs w:val="21"/>
                <w:lang w:eastAsia="zh-CN"/>
              </w:rPr>
              <w:t>）</w:t>
            </w:r>
            <w:r>
              <w:rPr>
                <w:rFonts w:hint="eastAsia" w:ascii="宋体" w:hAnsi="宋体" w:eastAsia="宋体" w:cs="宋体"/>
                <w:bCs/>
                <w:sz w:val="21"/>
                <w:szCs w:val="21"/>
              </w:rPr>
              <w:t>教育及以上学历</w:t>
            </w:r>
          </w:p>
          <w:p w14:paraId="39DD2ED5">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四、安全员</w:t>
            </w:r>
          </w:p>
          <w:p w14:paraId="2998E4E6">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cs="宋体"/>
                <w:bCs/>
                <w:sz w:val="21"/>
                <w:szCs w:val="21"/>
                <w:lang w:eastAsia="zh-CN"/>
              </w:rPr>
              <w:t>（一）</w:t>
            </w:r>
            <w:r>
              <w:rPr>
                <w:rFonts w:hint="eastAsia" w:ascii="宋体" w:hAnsi="宋体" w:eastAsia="宋体" w:cs="宋体"/>
                <w:bCs/>
                <w:sz w:val="21"/>
                <w:szCs w:val="21"/>
              </w:rPr>
              <w:t>任职条件</w:t>
            </w:r>
          </w:p>
          <w:p w14:paraId="547E0F23">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1.具有中等职业</w:t>
            </w:r>
            <w:r>
              <w:rPr>
                <w:rFonts w:hint="eastAsia" w:cs="宋体"/>
                <w:bCs/>
                <w:sz w:val="21"/>
                <w:szCs w:val="21"/>
                <w:lang w:eastAsia="zh-CN"/>
              </w:rPr>
              <w:t>（</w:t>
            </w:r>
            <w:r>
              <w:rPr>
                <w:rFonts w:hint="eastAsia" w:ascii="宋体" w:hAnsi="宋体" w:eastAsia="宋体" w:cs="宋体"/>
                <w:bCs/>
                <w:sz w:val="21"/>
                <w:szCs w:val="21"/>
              </w:rPr>
              <w:t>高中</w:t>
            </w:r>
            <w:r>
              <w:rPr>
                <w:rFonts w:hint="eastAsia" w:cs="宋体"/>
                <w:bCs/>
                <w:sz w:val="21"/>
                <w:szCs w:val="21"/>
                <w:lang w:eastAsia="zh-CN"/>
              </w:rPr>
              <w:t>）</w:t>
            </w:r>
            <w:r>
              <w:rPr>
                <w:rFonts w:hint="eastAsia" w:ascii="宋体" w:hAnsi="宋体" w:eastAsia="宋体" w:cs="宋体"/>
                <w:bCs/>
                <w:sz w:val="21"/>
                <w:szCs w:val="21"/>
              </w:rPr>
              <w:t>教育及以上学历；</w:t>
            </w:r>
          </w:p>
          <w:p w14:paraId="3CF5D355">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2.取得省级住房城乡建设主管部门颁发的安全生产考核合格证</w:t>
            </w:r>
            <w:r>
              <w:rPr>
                <w:rFonts w:hint="eastAsia" w:cs="宋体"/>
                <w:bCs/>
                <w:sz w:val="21"/>
                <w:szCs w:val="21"/>
                <w:lang w:eastAsia="zh-CN"/>
              </w:rPr>
              <w:t>（</w:t>
            </w:r>
            <w:r>
              <w:rPr>
                <w:rFonts w:hint="eastAsia" w:ascii="宋体" w:hAnsi="宋体" w:eastAsia="宋体" w:cs="宋体"/>
                <w:bCs/>
                <w:sz w:val="21"/>
                <w:szCs w:val="21"/>
              </w:rPr>
              <w:t xml:space="preserve"> C 证</w:t>
            </w:r>
            <w:r>
              <w:rPr>
                <w:rFonts w:hint="eastAsia" w:cs="宋体"/>
                <w:bCs/>
                <w:sz w:val="21"/>
                <w:szCs w:val="21"/>
                <w:lang w:eastAsia="zh-CN"/>
              </w:rPr>
              <w:t>）</w:t>
            </w:r>
            <w:r>
              <w:rPr>
                <w:rFonts w:hint="eastAsia" w:ascii="宋体" w:hAnsi="宋体" w:eastAsia="宋体" w:cs="宋体"/>
                <w:bCs/>
                <w:sz w:val="21"/>
                <w:szCs w:val="21"/>
              </w:rPr>
              <w:t xml:space="preserve"> 。</w:t>
            </w:r>
          </w:p>
          <w:p w14:paraId="54C01880">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五、资料员</w:t>
            </w:r>
          </w:p>
          <w:p w14:paraId="19EC7811">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cs="宋体"/>
                <w:bCs/>
                <w:sz w:val="21"/>
                <w:szCs w:val="21"/>
                <w:lang w:eastAsia="zh-CN"/>
              </w:rPr>
              <w:t>（一）</w:t>
            </w:r>
            <w:r>
              <w:rPr>
                <w:rFonts w:hint="eastAsia" w:ascii="宋体" w:hAnsi="宋体" w:eastAsia="宋体" w:cs="宋体"/>
                <w:bCs/>
                <w:sz w:val="21"/>
                <w:szCs w:val="21"/>
              </w:rPr>
              <w:t>任职条件</w:t>
            </w:r>
          </w:p>
          <w:p w14:paraId="233358FB">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具有中等职业</w:t>
            </w:r>
            <w:r>
              <w:rPr>
                <w:rFonts w:hint="eastAsia" w:cs="宋体"/>
                <w:bCs/>
                <w:sz w:val="21"/>
                <w:szCs w:val="21"/>
                <w:lang w:eastAsia="zh-CN"/>
              </w:rPr>
              <w:t>（</w:t>
            </w:r>
            <w:r>
              <w:rPr>
                <w:rFonts w:hint="eastAsia" w:ascii="宋体" w:hAnsi="宋体" w:eastAsia="宋体" w:cs="宋体"/>
                <w:bCs/>
                <w:sz w:val="21"/>
                <w:szCs w:val="21"/>
              </w:rPr>
              <w:t>高中</w:t>
            </w:r>
            <w:r>
              <w:rPr>
                <w:rFonts w:hint="eastAsia" w:cs="宋体"/>
                <w:bCs/>
                <w:sz w:val="21"/>
                <w:szCs w:val="21"/>
                <w:lang w:eastAsia="zh-CN"/>
              </w:rPr>
              <w:t>）</w:t>
            </w:r>
            <w:r>
              <w:rPr>
                <w:rFonts w:hint="eastAsia" w:ascii="宋体" w:hAnsi="宋体" w:eastAsia="宋体" w:cs="宋体"/>
                <w:bCs/>
                <w:sz w:val="21"/>
                <w:szCs w:val="21"/>
              </w:rPr>
              <w:t>教育及以上学历</w:t>
            </w:r>
          </w:p>
          <w:p w14:paraId="11A19B84">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六、劳资专管员</w:t>
            </w:r>
          </w:p>
          <w:p w14:paraId="6C033551">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cs="宋体"/>
                <w:bCs/>
                <w:sz w:val="21"/>
                <w:szCs w:val="21"/>
                <w:lang w:eastAsia="zh-CN"/>
              </w:rPr>
              <w:t>（一）</w:t>
            </w:r>
            <w:r>
              <w:rPr>
                <w:rFonts w:hint="eastAsia" w:ascii="宋体" w:hAnsi="宋体" w:eastAsia="宋体" w:cs="宋体"/>
                <w:bCs/>
                <w:sz w:val="21"/>
                <w:szCs w:val="21"/>
              </w:rPr>
              <w:t>任职条件</w:t>
            </w:r>
          </w:p>
          <w:p w14:paraId="424A4E00">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具有中等职业</w:t>
            </w:r>
            <w:r>
              <w:rPr>
                <w:rFonts w:hint="eastAsia" w:cs="宋体"/>
                <w:bCs/>
                <w:sz w:val="21"/>
                <w:szCs w:val="21"/>
                <w:lang w:eastAsia="zh-CN"/>
              </w:rPr>
              <w:t>（</w:t>
            </w:r>
            <w:r>
              <w:rPr>
                <w:rFonts w:hint="eastAsia" w:ascii="宋体" w:hAnsi="宋体" w:eastAsia="宋体" w:cs="宋体"/>
                <w:bCs/>
                <w:sz w:val="21"/>
                <w:szCs w:val="21"/>
              </w:rPr>
              <w:t>高中</w:t>
            </w:r>
            <w:r>
              <w:rPr>
                <w:rFonts w:hint="eastAsia" w:cs="宋体"/>
                <w:bCs/>
                <w:sz w:val="21"/>
                <w:szCs w:val="21"/>
                <w:lang w:eastAsia="zh-CN"/>
              </w:rPr>
              <w:t>）</w:t>
            </w:r>
            <w:r>
              <w:rPr>
                <w:rFonts w:hint="eastAsia" w:ascii="宋体" w:hAnsi="宋体" w:eastAsia="宋体" w:cs="宋体"/>
                <w:bCs/>
                <w:sz w:val="21"/>
                <w:szCs w:val="21"/>
              </w:rPr>
              <w:t>教育及以上学历</w:t>
            </w:r>
          </w:p>
          <w:p w14:paraId="02DC9EC3">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注：项目技术负责人须提供职称证书；专职安全生产管理人员（安全员）须提供安全生产考核合格证书（C证）；施工员、安全员、质量员、劳资专管员、资料员须提供学历证或岗位证；项目部全体人员的身份证。</w:t>
            </w:r>
          </w:p>
          <w:p w14:paraId="27CC8976">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提供项目部全体人员须具有由该投标人缴纳的社会保险缴费记录材料（开标前10个工作日内打印）</w:t>
            </w:r>
            <w:r>
              <w:rPr>
                <w:rFonts w:hint="eastAsia" w:cs="宋体"/>
                <w:bCs/>
                <w:sz w:val="21"/>
                <w:szCs w:val="21"/>
                <w:lang w:eastAsia="zh-CN"/>
              </w:rPr>
              <w:t>（</w:t>
            </w:r>
            <w:r>
              <w:rPr>
                <w:rFonts w:hint="eastAsia" w:ascii="宋体" w:hAnsi="宋体" w:eastAsia="宋体" w:cs="宋体"/>
                <w:bCs/>
                <w:sz w:val="21"/>
                <w:szCs w:val="21"/>
              </w:rPr>
              <w:t>须附“查询网址、验真码” 或社保缴费证明的网址、用户名和密码</w:t>
            </w:r>
            <w:r>
              <w:rPr>
                <w:rFonts w:hint="eastAsia" w:cs="宋体"/>
                <w:bCs/>
                <w:sz w:val="21"/>
                <w:szCs w:val="21"/>
                <w:lang w:eastAsia="zh-CN"/>
              </w:rPr>
              <w:t>）</w:t>
            </w:r>
            <w:r>
              <w:rPr>
                <w:rFonts w:hint="eastAsia" w:ascii="宋体" w:hAnsi="宋体" w:eastAsia="宋体" w:cs="宋体"/>
                <w:bCs/>
                <w:sz w:val="21"/>
                <w:szCs w:val="21"/>
              </w:rPr>
              <w:t>；</w:t>
            </w:r>
          </w:p>
          <w:p w14:paraId="620759AC">
            <w:pPr>
              <w:keepNext w:val="0"/>
              <w:keepLines w:val="0"/>
              <w:pageBreakBefore w:val="0"/>
              <w:widowControl w:val="0"/>
              <w:kinsoku/>
              <w:wordWrap/>
              <w:overflowPunct/>
              <w:topLinePunct w:val="0"/>
              <w:autoSpaceDE/>
              <w:autoSpaceDN/>
              <w:bidi w:val="0"/>
              <w:adjustRightInd/>
              <w:snapToGrid w:val="0"/>
              <w:spacing w:after="0"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注：上述要求不满足或不按规定提供的不能通过响应性评审。</w:t>
            </w:r>
          </w:p>
        </w:tc>
      </w:tr>
      <w:tr w14:paraId="76F2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6" w:hRule="atLeast"/>
        </w:trPr>
        <w:tc>
          <w:tcPr>
            <w:tcW w:w="1165" w:type="dxa"/>
            <w:vAlign w:val="center"/>
          </w:tcPr>
          <w:p w14:paraId="16F10BFC">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zh-CN"/>
              </w:rPr>
            </w:pPr>
            <w:r>
              <w:rPr>
                <w:rFonts w:hint="eastAsia" w:ascii="宋体" w:hAnsi="宋体" w:eastAsia="宋体" w:cs="宋体"/>
                <w:bCs/>
                <w:sz w:val="21"/>
                <w:szCs w:val="21"/>
              </w:rPr>
              <w:t>10.</w:t>
            </w:r>
            <w:r>
              <w:rPr>
                <w:rFonts w:hint="eastAsia" w:cs="宋体"/>
                <w:bCs/>
                <w:sz w:val="21"/>
                <w:szCs w:val="21"/>
                <w:lang w:val="en-US" w:eastAsia="zh-CN"/>
              </w:rPr>
              <w:t>5</w:t>
            </w:r>
          </w:p>
        </w:tc>
        <w:tc>
          <w:tcPr>
            <w:tcW w:w="2250" w:type="dxa"/>
            <w:gridSpan w:val="3"/>
            <w:vAlign w:val="center"/>
          </w:tcPr>
          <w:p w14:paraId="6A1FB63F">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解释权</w:t>
            </w:r>
          </w:p>
        </w:tc>
        <w:tc>
          <w:tcPr>
            <w:tcW w:w="6287" w:type="dxa"/>
            <w:vAlign w:val="center"/>
          </w:tcPr>
          <w:p w14:paraId="2A3E04B3">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构成本招标文件的各个组成文件（章，下同）应互为解释，互为说明；如有不明确或不一致，构成合同文件组成内容，以合同文件约定内容为准，且以专用合同条款约定的合同文件优先顺序解释；除招标文件中有特别规定外，仅适用于招标投标阶段的规定，按招标公告（投标邀请书）、投标人须知、评标办法、投标文件格式的先后顺序解释；同一组成文件中就同一事项的规定或约定不一致的，以编排顺序在后者为准；同一组成文件不同版本之间有不一致的，以形成时间在后者为准。按本款前述规定仍不能形成结论的，由招标人负责解释。</w:t>
            </w:r>
          </w:p>
        </w:tc>
      </w:tr>
      <w:tr w14:paraId="061F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165" w:type="dxa"/>
            <w:vAlign w:val="center"/>
          </w:tcPr>
          <w:p w14:paraId="4610E1AC">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zh-CN"/>
              </w:rPr>
            </w:pPr>
            <w:r>
              <w:rPr>
                <w:rFonts w:hint="eastAsia" w:ascii="宋体" w:hAnsi="宋体" w:eastAsia="宋体" w:cs="宋体"/>
                <w:bCs/>
                <w:sz w:val="21"/>
                <w:szCs w:val="21"/>
              </w:rPr>
              <w:t>10.</w:t>
            </w:r>
            <w:r>
              <w:rPr>
                <w:rFonts w:hint="eastAsia" w:cs="宋体"/>
                <w:bCs/>
                <w:sz w:val="21"/>
                <w:szCs w:val="21"/>
                <w:lang w:val="en-US" w:eastAsia="zh-CN"/>
              </w:rPr>
              <w:t>6</w:t>
            </w:r>
          </w:p>
        </w:tc>
        <w:tc>
          <w:tcPr>
            <w:tcW w:w="2250" w:type="dxa"/>
            <w:gridSpan w:val="3"/>
            <w:vAlign w:val="center"/>
          </w:tcPr>
          <w:p w14:paraId="25A611B7">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评标委员会复核</w:t>
            </w:r>
          </w:p>
        </w:tc>
        <w:tc>
          <w:tcPr>
            <w:tcW w:w="6287" w:type="dxa"/>
            <w:vAlign w:val="center"/>
          </w:tcPr>
          <w:p w14:paraId="50482B8D">
            <w:pPr>
              <w:keepNext w:val="0"/>
              <w:keepLines w:val="0"/>
              <w:pageBreakBefore w:val="0"/>
              <w:widowControl/>
              <w:kinsoku w:val="0"/>
              <w:overflowPunct/>
              <w:autoSpaceDE w:val="0"/>
              <w:autoSpaceDN w:val="0"/>
              <w:bidi w:val="0"/>
              <w:adjustRightInd/>
              <w:spacing w:after="0" w:line="300" w:lineRule="exact"/>
              <w:ind w:left="48" w:leftChars="20" w:right="48" w:rightChars="20" w:firstLine="0" w:firstLineChars="0"/>
              <w:jc w:val="left"/>
              <w:textAlignment w:val="baseline"/>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本项目采用人工智能辅助评审，由评标委员会对评审结果进行复核确认。</w:t>
            </w:r>
          </w:p>
        </w:tc>
      </w:tr>
      <w:tr w14:paraId="34C03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9" w:hRule="atLeast"/>
        </w:trPr>
        <w:tc>
          <w:tcPr>
            <w:tcW w:w="1165" w:type="dxa"/>
            <w:vAlign w:val="center"/>
          </w:tcPr>
          <w:p w14:paraId="5420DF47">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zh-CN"/>
              </w:rPr>
            </w:pPr>
            <w:r>
              <w:rPr>
                <w:rFonts w:hint="eastAsia" w:ascii="宋体" w:hAnsi="宋体" w:eastAsia="宋体" w:cs="宋体"/>
                <w:bCs/>
                <w:sz w:val="21"/>
                <w:szCs w:val="21"/>
              </w:rPr>
              <w:t>10.</w:t>
            </w:r>
            <w:r>
              <w:rPr>
                <w:rFonts w:hint="eastAsia" w:cs="宋体"/>
                <w:bCs/>
                <w:sz w:val="21"/>
                <w:szCs w:val="21"/>
                <w:lang w:val="en-US" w:eastAsia="zh-CN"/>
              </w:rPr>
              <w:t>7</w:t>
            </w:r>
          </w:p>
        </w:tc>
        <w:tc>
          <w:tcPr>
            <w:tcW w:w="2250" w:type="dxa"/>
            <w:gridSpan w:val="3"/>
            <w:vAlign w:val="center"/>
          </w:tcPr>
          <w:p w14:paraId="01A663BA">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p>
          <w:p w14:paraId="5A860F94">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施工组织设计编制要求</w:t>
            </w:r>
          </w:p>
          <w:p w14:paraId="0418AAC1">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p>
        </w:tc>
        <w:tc>
          <w:tcPr>
            <w:tcW w:w="6287" w:type="dxa"/>
            <w:vAlign w:val="center"/>
          </w:tcPr>
          <w:p w14:paraId="54C2AC7A">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bookmarkStart w:id="164" w:name="_Hlk193207506"/>
            <w:r>
              <w:rPr>
                <w:rFonts w:hint="eastAsia" w:ascii="宋体" w:hAnsi="宋体" w:eastAsia="宋体" w:cs="宋体"/>
                <w:sz w:val="21"/>
                <w:szCs w:val="21"/>
              </w:rPr>
              <w:t>采用合理低价法、经评审的最低投标价法的，不要求编制施工组织设计。</w:t>
            </w:r>
          </w:p>
          <w:p w14:paraId="71824ADA">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采用技术评分最低价法、综合评估法1的</w:t>
            </w:r>
            <w:r>
              <w:rPr>
                <w:rFonts w:hint="eastAsia" w:ascii="宋体" w:hAnsi="宋体" w:eastAsia="宋体" w:cs="宋体"/>
                <w:sz w:val="21"/>
                <w:szCs w:val="21"/>
                <w:lang w:eastAsia="zh-CN"/>
              </w:rPr>
              <w:t>、</w:t>
            </w:r>
            <w:r>
              <w:rPr>
                <w:rFonts w:hint="eastAsia" w:cs="宋体"/>
                <w:sz w:val="21"/>
                <w:szCs w:val="21"/>
                <w:lang w:eastAsia="zh-CN"/>
              </w:rPr>
              <w:t>综合</w:t>
            </w:r>
            <w:r>
              <w:rPr>
                <w:rFonts w:hint="eastAsia" w:ascii="宋体" w:hAnsi="宋体" w:eastAsia="宋体" w:cs="宋体"/>
                <w:sz w:val="21"/>
                <w:szCs w:val="21"/>
              </w:rPr>
              <w:t>评估法2的，要求编制施工组织设计（暗标），采用计分制评审方式</w:t>
            </w:r>
            <w:bookmarkEnd w:id="164"/>
            <w:r>
              <w:rPr>
                <w:rFonts w:hint="eastAsia" w:ascii="宋体" w:hAnsi="宋体" w:eastAsia="宋体" w:cs="宋体"/>
                <w:sz w:val="21"/>
                <w:szCs w:val="21"/>
              </w:rPr>
              <w:t>。</w:t>
            </w:r>
          </w:p>
          <w:p w14:paraId="3B18C4D1">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投标人应按照第八章投标文件格式第三节“施工组织设计格式的编制要求”进行编制。</w:t>
            </w:r>
          </w:p>
        </w:tc>
      </w:tr>
      <w:tr w14:paraId="0000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65" w:type="dxa"/>
            <w:vAlign w:val="center"/>
          </w:tcPr>
          <w:p w14:paraId="140B4DF1">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rPr>
              <w:t>10.</w:t>
            </w:r>
            <w:r>
              <w:rPr>
                <w:rFonts w:hint="eastAsia" w:cs="宋体"/>
                <w:sz w:val="21"/>
                <w:szCs w:val="21"/>
                <w:lang w:val="en-US" w:eastAsia="zh-CN"/>
              </w:rPr>
              <w:t>8</w:t>
            </w:r>
          </w:p>
        </w:tc>
        <w:tc>
          <w:tcPr>
            <w:tcW w:w="2250" w:type="dxa"/>
            <w:gridSpan w:val="3"/>
            <w:vAlign w:val="center"/>
          </w:tcPr>
          <w:p w14:paraId="3543A4E2">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是否要求投标人代表出席开标会</w:t>
            </w:r>
          </w:p>
        </w:tc>
        <w:tc>
          <w:tcPr>
            <w:tcW w:w="6287" w:type="dxa"/>
            <w:vAlign w:val="center"/>
          </w:tcPr>
          <w:p w14:paraId="13204F22">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sz w:val="21"/>
                <w:szCs w:val="21"/>
              </w:rPr>
            </w:pPr>
            <w:r>
              <w:rPr>
                <w:rFonts w:hint="eastAsia" w:ascii="宋体" w:hAnsi="宋体" w:eastAsia="宋体" w:cs="宋体"/>
                <w:sz w:val="21"/>
                <w:szCs w:val="21"/>
              </w:rPr>
              <w:t>不要求</w:t>
            </w:r>
          </w:p>
        </w:tc>
      </w:tr>
      <w:tr w14:paraId="77A56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65" w:type="dxa"/>
            <w:vAlign w:val="center"/>
          </w:tcPr>
          <w:p w14:paraId="50665BF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eastAsia="宋体" w:cs="宋体"/>
                <w:bCs/>
                <w:sz w:val="21"/>
                <w:szCs w:val="21"/>
                <w:lang w:val="en-US" w:eastAsia="zh-CN"/>
              </w:rPr>
            </w:pPr>
            <w:r>
              <w:rPr>
                <w:rFonts w:hint="eastAsia" w:ascii="宋体" w:hAnsi="宋体" w:eastAsia="宋体" w:cs="宋体"/>
                <w:bCs/>
                <w:sz w:val="21"/>
                <w:szCs w:val="21"/>
              </w:rPr>
              <w:t>10.</w:t>
            </w:r>
            <w:r>
              <w:rPr>
                <w:rFonts w:hint="eastAsia" w:cs="宋体"/>
                <w:bCs/>
                <w:sz w:val="21"/>
                <w:szCs w:val="21"/>
                <w:lang w:val="en-US" w:eastAsia="zh-CN"/>
              </w:rPr>
              <w:t>9</w:t>
            </w:r>
          </w:p>
        </w:tc>
        <w:tc>
          <w:tcPr>
            <w:tcW w:w="2250" w:type="dxa"/>
            <w:gridSpan w:val="3"/>
            <w:vAlign w:val="center"/>
          </w:tcPr>
          <w:p w14:paraId="37D30677">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省外入</w:t>
            </w:r>
            <w:r>
              <w:rPr>
                <w:rFonts w:hint="eastAsia" w:ascii="宋体" w:hAnsi="宋体" w:eastAsia="宋体" w:cs="宋体"/>
                <w:bCs/>
                <w:color w:val="auto"/>
                <w:sz w:val="21"/>
                <w:szCs w:val="21"/>
                <w:lang w:val="en-US" w:eastAsia="zh-CN"/>
              </w:rPr>
              <w:t>鲁</w:t>
            </w:r>
            <w:r>
              <w:rPr>
                <w:rFonts w:hint="eastAsia" w:ascii="宋体" w:hAnsi="宋体" w:eastAsia="宋体" w:cs="宋体"/>
                <w:bCs/>
                <w:color w:val="auto"/>
                <w:sz w:val="21"/>
                <w:szCs w:val="21"/>
                <w:lang w:eastAsia="en-US"/>
              </w:rPr>
              <w:t>信息报送要求</w:t>
            </w:r>
          </w:p>
        </w:tc>
        <w:tc>
          <w:tcPr>
            <w:tcW w:w="6287" w:type="dxa"/>
            <w:vAlign w:val="center"/>
          </w:tcPr>
          <w:p w14:paraId="27687259">
            <w:pPr>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省外施工入</w:t>
            </w:r>
            <w:r>
              <w:rPr>
                <w:rFonts w:hint="eastAsia" w:ascii="宋体" w:hAnsi="宋体" w:eastAsia="宋体" w:cs="宋体"/>
                <w:sz w:val="21"/>
                <w:szCs w:val="21"/>
                <w:lang w:val="en-US" w:eastAsia="zh-CN"/>
              </w:rPr>
              <w:t>鲁</w:t>
            </w:r>
            <w:r>
              <w:rPr>
                <w:rFonts w:hint="eastAsia" w:ascii="宋体" w:hAnsi="宋体" w:eastAsia="宋体" w:cs="宋体"/>
                <w:sz w:val="21"/>
                <w:szCs w:val="21"/>
              </w:rPr>
              <w:t>企业在“山东省建筑市场监管</w:t>
            </w:r>
            <w:r>
              <w:rPr>
                <w:rFonts w:hint="eastAsia" w:ascii="宋体" w:hAnsi="宋体" w:eastAsia="宋体" w:cs="宋体"/>
                <w:sz w:val="21"/>
                <w:szCs w:val="21"/>
                <w:lang w:val="en-US" w:eastAsia="zh-CN"/>
              </w:rPr>
              <w:t>与诚信信息一体化平台</w:t>
            </w:r>
            <w:r>
              <w:rPr>
                <w:rFonts w:hint="eastAsia" w:ascii="宋体" w:hAnsi="宋体" w:eastAsia="宋体" w:cs="宋体"/>
                <w:sz w:val="21"/>
                <w:szCs w:val="21"/>
              </w:rPr>
              <w:t>”进行基本信息报送，由交易系统匹对主体库内的入</w:t>
            </w:r>
            <w:r>
              <w:rPr>
                <w:rFonts w:hint="eastAsia" w:ascii="宋体" w:hAnsi="宋体" w:eastAsia="宋体" w:cs="宋体"/>
                <w:sz w:val="21"/>
                <w:szCs w:val="21"/>
                <w:lang w:val="en-US" w:eastAsia="zh-CN"/>
              </w:rPr>
              <w:t>鲁</w:t>
            </w:r>
            <w:r>
              <w:rPr>
                <w:rFonts w:hint="eastAsia" w:ascii="宋体" w:hAnsi="宋体" w:eastAsia="宋体" w:cs="宋体"/>
                <w:sz w:val="21"/>
                <w:szCs w:val="21"/>
              </w:rPr>
              <w:t>报送信息进行比对。</w:t>
            </w:r>
          </w:p>
        </w:tc>
      </w:tr>
      <w:tr w14:paraId="3A6FF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165" w:type="dxa"/>
            <w:vAlign w:val="center"/>
          </w:tcPr>
          <w:p w14:paraId="3778AC8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eastAsia="宋体" w:cs="宋体"/>
                <w:bCs/>
                <w:sz w:val="21"/>
                <w:szCs w:val="21"/>
                <w:lang w:val="en-US" w:eastAsia="zh-CN"/>
              </w:rPr>
            </w:pPr>
            <w:r>
              <w:rPr>
                <w:rFonts w:hint="eastAsia" w:ascii="宋体" w:hAnsi="宋体" w:eastAsia="宋体" w:cs="宋体"/>
                <w:bCs/>
                <w:sz w:val="21"/>
                <w:szCs w:val="21"/>
              </w:rPr>
              <w:t>10.</w:t>
            </w:r>
            <w:r>
              <w:rPr>
                <w:rFonts w:hint="eastAsia" w:cs="宋体"/>
                <w:bCs/>
                <w:sz w:val="21"/>
                <w:szCs w:val="21"/>
                <w:lang w:val="en-US" w:eastAsia="zh-CN"/>
              </w:rPr>
              <w:t>10</w:t>
            </w:r>
          </w:p>
        </w:tc>
        <w:tc>
          <w:tcPr>
            <w:tcW w:w="2250" w:type="dxa"/>
            <w:gridSpan w:val="3"/>
            <w:vAlign w:val="center"/>
          </w:tcPr>
          <w:p w14:paraId="7A6911E5">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知识产权</w:t>
            </w:r>
          </w:p>
        </w:tc>
        <w:tc>
          <w:tcPr>
            <w:tcW w:w="6287" w:type="dxa"/>
            <w:vAlign w:val="center"/>
          </w:tcPr>
          <w:p w14:paraId="2EBAC954">
            <w:pPr>
              <w:keepNext w:val="0"/>
              <w:keepLines w:val="0"/>
              <w:pageBreakBefore w:val="0"/>
              <w:widowControl/>
              <w:overflow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招标人全部或者部分使用未中标人投标文件中的</w:t>
            </w:r>
            <w:r>
              <w:rPr>
                <w:rFonts w:hint="eastAsia" w:ascii="宋体" w:hAnsi="宋体" w:eastAsia="宋体" w:cs="宋体"/>
                <w:bCs/>
                <w:sz w:val="21"/>
                <w:szCs w:val="21"/>
              </w:rPr>
              <w:t>技术</w:t>
            </w:r>
            <w:r>
              <w:rPr>
                <w:rFonts w:hint="eastAsia" w:ascii="宋体" w:hAnsi="宋体" w:eastAsia="宋体" w:cs="宋体"/>
                <w:sz w:val="21"/>
                <w:szCs w:val="21"/>
              </w:rPr>
              <w:t>成果或技术方案时，需征得其书面同意，并不得擅自复印或提供给第三人。</w:t>
            </w:r>
          </w:p>
        </w:tc>
      </w:tr>
      <w:tr w14:paraId="51962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165" w:type="dxa"/>
            <w:vAlign w:val="center"/>
          </w:tcPr>
          <w:p w14:paraId="0EFF664C">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zh-CN"/>
              </w:rPr>
            </w:pPr>
            <w:r>
              <w:rPr>
                <w:rFonts w:hint="eastAsia" w:ascii="宋体" w:hAnsi="宋体" w:eastAsia="宋体" w:cs="宋体"/>
                <w:bCs/>
                <w:sz w:val="21"/>
                <w:szCs w:val="21"/>
              </w:rPr>
              <w:t>10.1</w:t>
            </w:r>
            <w:r>
              <w:rPr>
                <w:rFonts w:hint="eastAsia" w:cs="宋体"/>
                <w:bCs/>
                <w:sz w:val="21"/>
                <w:szCs w:val="21"/>
                <w:lang w:val="en-US" w:eastAsia="zh-CN"/>
              </w:rPr>
              <w:t>1</w:t>
            </w:r>
          </w:p>
        </w:tc>
        <w:tc>
          <w:tcPr>
            <w:tcW w:w="2250" w:type="dxa"/>
            <w:gridSpan w:val="3"/>
            <w:vAlign w:val="center"/>
          </w:tcPr>
          <w:p w14:paraId="7FCE7168">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同义词语</w:t>
            </w:r>
          </w:p>
        </w:tc>
        <w:tc>
          <w:tcPr>
            <w:tcW w:w="6287" w:type="dxa"/>
            <w:vAlign w:val="center"/>
          </w:tcPr>
          <w:p w14:paraId="7B1A8E5F">
            <w:pPr>
              <w:keepNext w:val="0"/>
              <w:keepLines w:val="0"/>
              <w:pageBreakBefore w:val="0"/>
              <w:widowControl/>
              <w:overflow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构成招标文件组成部分的“通用合同条款</w:t>
            </w:r>
            <w:r>
              <w:rPr>
                <w:rFonts w:hint="eastAsia" w:cs="宋体"/>
                <w:sz w:val="21"/>
                <w:szCs w:val="21"/>
                <w:lang w:eastAsia="zh-CN"/>
              </w:rPr>
              <w:t>”“</w:t>
            </w:r>
            <w:r>
              <w:rPr>
                <w:rFonts w:hint="eastAsia" w:ascii="宋体" w:hAnsi="宋体" w:eastAsia="宋体" w:cs="宋体"/>
                <w:sz w:val="21"/>
                <w:szCs w:val="21"/>
              </w:rPr>
              <w:t>专用合同条款</w:t>
            </w:r>
            <w:r>
              <w:rPr>
                <w:rFonts w:hint="eastAsia" w:cs="宋体"/>
                <w:sz w:val="21"/>
                <w:szCs w:val="21"/>
                <w:lang w:eastAsia="zh-CN"/>
              </w:rPr>
              <w:t>”“</w:t>
            </w:r>
            <w:r>
              <w:rPr>
                <w:rFonts w:hint="eastAsia" w:ascii="宋体" w:hAnsi="宋体" w:eastAsia="宋体" w:cs="宋体"/>
                <w:sz w:val="21"/>
                <w:szCs w:val="21"/>
              </w:rPr>
              <w:t>技术标准和要求”和“工程量清单”等章节中出现的措辞“发包人”和“承包人”，在招标投标阶段应当分别按“招标人”和“投标人”进行理解。</w:t>
            </w:r>
          </w:p>
        </w:tc>
      </w:tr>
      <w:tr w14:paraId="7840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1165" w:type="dxa"/>
            <w:vAlign w:val="center"/>
          </w:tcPr>
          <w:p w14:paraId="366474FD">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zh-CN"/>
              </w:rPr>
            </w:pPr>
            <w:r>
              <w:rPr>
                <w:rFonts w:hint="eastAsia" w:ascii="宋体" w:hAnsi="宋体" w:eastAsia="宋体" w:cs="宋体"/>
                <w:bCs/>
                <w:sz w:val="21"/>
                <w:szCs w:val="21"/>
              </w:rPr>
              <w:t>10.1</w:t>
            </w:r>
            <w:r>
              <w:rPr>
                <w:rFonts w:hint="eastAsia" w:cs="宋体"/>
                <w:bCs/>
                <w:sz w:val="21"/>
                <w:szCs w:val="21"/>
                <w:lang w:val="en-US" w:eastAsia="zh-CN"/>
              </w:rPr>
              <w:t>2</w:t>
            </w:r>
          </w:p>
        </w:tc>
        <w:tc>
          <w:tcPr>
            <w:tcW w:w="2250" w:type="dxa"/>
            <w:gridSpan w:val="3"/>
            <w:vAlign w:val="center"/>
          </w:tcPr>
          <w:p w14:paraId="07356D61">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监  督</w:t>
            </w:r>
          </w:p>
        </w:tc>
        <w:tc>
          <w:tcPr>
            <w:tcW w:w="6287" w:type="dxa"/>
            <w:vAlign w:val="center"/>
          </w:tcPr>
          <w:p w14:paraId="78C06F67">
            <w:pPr>
              <w:keepNext w:val="0"/>
              <w:keepLines w:val="0"/>
              <w:pageBreakBefore w:val="0"/>
              <w:widowControl/>
              <w:overflow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本项目的</w:t>
            </w:r>
            <w:r>
              <w:rPr>
                <w:rFonts w:hint="eastAsia" w:ascii="宋体" w:hAnsi="宋体" w:eastAsia="宋体" w:cs="宋体"/>
                <w:bCs/>
                <w:sz w:val="21"/>
                <w:szCs w:val="21"/>
              </w:rPr>
              <w:t>招标</w:t>
            </w:r>
            <w:r>
              <w:rPr>
                <w:rFonts w:hint="eastAsia" w:ascii="宋体" w:hAnsi="宋体" w:eastAsia="宋体" w:cs="宋体"/>
                <w:sz w:val="21"/>
                <w:szCs w:val="21"/>
              </w:rPr>
              <w:t>投标活动及其相关当事人应当接受有管辖权的建设工程招标投标行政监督部门依法实施的监督。</w:t>
            </w:r>
          </w:p>
        </w:tc>
      </w:tr>
      <w:tr w14:paraId="06B5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9" w:hRule="atLeast"/>
        </w:trPr>
        <w:tc>
          <w:tcPr>
            <w:tcW w:w="1165" w:type="dxa"/>
            <w:vMerge w:val="restart"/>
            <w:vAlign w:val="center"/>
          </w:tcPr>
          <w:p w14:paraId="4FEB9225">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val="en-US" w:eastAsia="zh-CN"/>
              </w:rPr>
            </w:pPr>
            <w:r>
              <w:rPr>
                <w:rFonts w:hint="eastAsia" w:ascii="宋体" w:hAnsi="宋体" w:eastAsia="宋体" w:cs="宋体"/>
                <w:bCs/>
                <w:sz w:val="21"/>
                <w:szCs w:val="21"/>
              </w:rPr>
              <w:t>10.</w:t>
            </w:r>
            <w:r>
              <w:rPr>
                <w:rFonts w:hint="eastAsia" w:ascii="宋体" w:hAnsi="宋体" w:eastAsia="宋体" w:cs="宋体"/>
                <w:bCs/>
                <w:sz w:val="21"/>
                <w:szCs w:val="21"/>
                <w:lang w:val="en-US" w:eastAsia="zh-CN"/>
              </w:rPr>
              <w:t>1</w:t>
            </w:r>
            <w:r>
              <w:rPr>
                <w:rFonts w:hint="eastAsia" w:cs="宋体"/>
                <w:bCs/>
                <w:sz w:val="21"/>
                <w:szCs w:val="21"/>
                <w:lang w:val="en-US" w:eastAsia="zh-CN"/>
              </w:rPr>
              <w:t>3</w:t>
            </w:r>
          </w:p>
        </w:tc>
        <w:tc>
          <w:tcPr>
            <w:tcW w:w="1025" w:type="dxa"/>
            <w:vMerge w:val="restart"/>
            <w:vAlign w:val="center"/>
          </w:tcPr>
          <w:p w14:paraId="34BCF1BF">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投标报价澄清或说明（</w:t>
            </w:r>
            <w:bookmarkStart w:id="165" w:name="_Hlk210057967"/>
            <w:r>
              <w:rPr>
                <w:rFonts w:hint="eastAsia" w:ascii="宋体" w:hAnsi="宋体" w:eastAsia="宋体" w:cs="宋体"/>
                <w:bCs/>
                <w:sz w:val="21"/>
                <w:szCs w:val="21"/>
              </w:rPr>
              <w:t>适用于采用“24清单标准”的项目</w:t>
            </w:r>
            <w:bookmarkEnd w:id="165"/>
            <w:r>
              <w:rPr>
                <w:rFonts w:hint="eastAsia" w:ascii="宋体" w:hAnsi="宋体" w:eastAsia="宋体" w:cs="宋体"/>
                <w:bCs/>
                <w:sz w:val="21"/>
                <w:szCs w:val="21"/>
              </w:rPr>
              <w:t>）</w:t>
            </w:r>
          </w:p>
        </w:tc>
        <w:tc>
          <w:tcPr>
            <w:tcW w:w="1225" w:type="dxa"/>
            <w:gridSpan w:val="2"/>
            <w:vAlign w:val="center"/>
          </w:tcPr>
          <w:p w14:paraId="4A2BEC60">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时间</w:t>
            </w:r>
          </w:p>
        </w:tc>
        <w:tc>
          <w:tcPr>
            <w:tcW w:w="6287" w:type="dxa"/>
            <w:vAlign w:val="center"/>
          </w:tcPr>
          <w:p w14:paraId="11C3A12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bCs/>
                <w:sz w:val="21"/>
                <w:szCs w:val="21"/>
                <w:lang w:eastAsia="zh-CN"/>
              </w:rPr>
              <w:t>□</w:t>
            </w:r>
            <w:r>
              <w:rPr>
                <w:rFonts w:hint="eastAsia" w:ascii="宋体" w:hAnsi="宋体" w:eastAsia="宋体" w:cs="宋体"/>
                <w:bCs/>
                <w:sz w:val="21"/>
                <w:szCs w:val="21"/>
              </w:rPr>
              <w:t>评标阶段，</w:t>
            </w:r>
            <w:bookmarkStart w:id="166" w:name="_Hlk210058010"/>
            <w:r>
              <w:rPr>
                <w:rFonts w:hint="eastAsia" w:ascii="宋体" w:hAnsi="宋体" w:eastAsia="宋体" w:cs="宋体"/>
                <w:bCs/>
                <w:sz w:val="21"/>
                <w:szCs w:val="21"/>
              </w:rPr>
              <w:t>交易系统检查投标人投标报价是否有算术误差、细微偏差、报价合理性、报价完整性</w:t>
            </w:r>
            <w:r>
              <w:rPr>
                <w:rFonts w:hint="eastAsia" w:cs="宋体"/>
                <w:bCs/>
                <w:sz w:val="21"/>
                <w:szCs w:val="21"/>
                <w:lang w:eastAsia="zh-CN"/>
              </w:rPr>
              <w:t>（</w:t>
            </w:r>
            <w:r>
              <w:rPr>
                <w:rFonts w:hint="eastAsia" w:ascii="宋体" w:hAnsi="宋体" w:eastAsia="宋体" w:cs="宋体"/>
                <w:bCs/>
                <w:sz w:val="21"/>
                <w:szCs w:val="21"/>
              </w:rPr>
              <w:t>漏报或未报</w:t>
            </w:r>
            <w:r>
              <w:rPr>
                <w:rFonts w:hint="eastAsia" w:cs="宋体"/>
                <w:bCs/>
                <w:sz w:val="21"/>
                <w:szCs w:val="21"/>
                <w:lang w:eastAsia="zh-CN"/>
              </w:rPr>
              <w:t>）</w:t>
            </w:r>
            <w:r>
              <w:rPr>
                <w:rFonts w:hint="eastAsia" w:ascii="宋体" w:hAnsi="宋体" w:eastAsia="宋体" w:cs="宋体"/>
                <w:bCs/>
                <w:sz w:val="21"/>
                <w:szCs w:val="21"/>
              </w:rPr>
              <w:t>问题，并按下列规定由评标委员会启动投标报价澄清或说明</w:t>
            </w:r>
          </w:p>
          <w:bookmarkEnd w:id="166"/>
          <w:p w14:paraId="575A104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rPr>
            </w:pPr>
            <w:r>
              <w:rPr>
                <w:rFonts w:hint="eastAsia" w:ascii="宋体" w:hAnsi="宋体" w:eastAsia="宋体" w:cs="宋体"/>
                <w:bCs/>
                <w:sz w:val="21"/>
                <w:szCs w:val="21"/>
              </w:rPr>
              <w:t>□定标阶段，招标人启动投标报价澄清或说明（适用于采用评定分离法确定中标人的项目）</w:t>
            </w:r>
          </w:p>
        </w:tc>
      </w:tr>
      <w:tr w14:paraId="1A21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165" w:type="dxa"/>
            <w:vMerge w:val="continue"/>
            <w:vAlign w:val="center"/>
          </w:tcPr>
          <w:p w14:paraId="3132D1AE">
            <w:pPr>
              <w:keepNext w:val="0"/>
              <w:keepLines w:val="0"/>
              <w:pageBreakBefore w:val="0"/>
              <w:overflowPunct/>
              <w:bidi w:val="0"/>
              <w:adjustRightInd/>
              <w:snapToGrid w:val="0"/>
              <w:spacing w:line="300" w:lineRule="exact"/>
              <w:ind w:left="48" w:leftChars="20" w:right="48" w:rightChars="20"/>
              <w:jc w:val="center"/>
              <w:rPr>
                <w:rFonts w:hint="eastAsia" w:ascii="宋体" w:hAnsi="宋体" w:eastAsia="宋体" w:cs="宋体"/>
                <w:sz w:val="21"/>
                <w:szCs w:val="21"/>
              </w:rPr>
            </w:pPr>
          </w:p>
        </w:tc>
        <w:tc>
          <w:tcPr>
            <w:tcW w:w="1025" w:type="dxa"/>
            <w:vMerge w:val="continue"/>
            <w:vAlign w:val="center"/>
          </w:tcPr>
          <w:p w14:paraId="6BE410BB">
            <w:pPr>
              <w:keepNext w:val="0"/>
              <w:keepLines w:val="0"/>
              <w:pageBreakBefore w:val="0"/>
              <w:overflowPunct/>
              <w:bidi w:val="0"/>
              <w:adjustRightInd/>
              <w:spacing w:line="300" w:lineRule="exact"/>
              <w:ind w:left="48" w:leftChars="20" w:right="48" w:rightChars="20" w:firstLine="420" w:firstLineChars="200"/>
              <w:jc w:val="center"/>
              <w:rPr>
                <w:rFonts w:hint="eastAsia" w:ascii="宋体" w:hAnsi="宋体" w:eastAsia="宋体" w:cs="宋体"/>
                <w:bCs/>
                <w:sz w:val="21"/>
                <w:szCs w:val="21"/>
              </w:rPr>
            </w:pPr>
          </w:p>
        </w:tc>
        <w:tc>
          <w:tcPr>
            <w:tcW w:w="1225" w:type="dxa"/>
            <w:gridSpan w:val="2"/>
            <w:vAlign w:val="center"/>
          </w:tcPr>
          <w:p w14:paraId="3CABEB82">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r>
              <w:rPr>
                <w:rFonts w:hint="eastAsia" w:ascii="宋体" w:hAnsi="宋体" w:eastAsia="宋体" w:cs="宋体"/>
                <w:bCs/>
                <w:sz w:val="21"/>
                <w:szCs w:val="21"/>
                <w:highlight w:val="none"/>
              </w:rPr>
              <w:t>规定</w:t>
            </w:r>
          </w:p>
        </w:tc>
        <w:tc>
          <w:tcPr>
            <w:tcW w:w="6287" w:type="dxa"/>
            <w:vAlign w:val="center"/>
          </w:tcPr>
          <w:p w14:paraId="7FA9CE03">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1.对响应招标文件实质性要求的投标文件，可就投标文件中的算术误差、细微偏差、报价合理性、报价完整性</w:t>
            </w:r>
            <w:r>
              <w:rPr>
                <w:rFonts w:hint="eastAsia" w:cs="宋体"/>
                <w:bCs/>
                <w:sz w:val="21"/>
                <w:szCs w:val="21"/>
                <w:highlight w:val="none"/>
                <w:lang w:eastAsia="zh-CN"/>
              </w:rPr>
              <w:t>（</w:t>
            </w:r>
            <w:r>
              <w:rPr>
                <w:rFonts w:hint="eastAsia" w:ascii="宋体" w:hAnsi="宋体" w:eastAsia="宋体" w:cs="宋体"/>
                <w:bCs/>
                <w:sz w:val="21"/>
                <w:szCs w:val="21"/>
                <w:highlight w:val="none"/>
              </w:rPr>
              <w:t>漏报或未报</w:t>
            </w:r>
            <w:r>
              <w:rPr>
                <w:rFonts w:hint="eastAsia" w:cs="宋体"/>
                <w:bCs/>
                <w:sz w:val="21"/>
                <w:szCs w:val="21"/>
                <w:highlight w:val="none"/>
                <w:lang w:eastAsia="zh-CN"/>
              </w:rPr>
              <w:t>）</w:t>
            </w:r>
            <w:r>
              <w:rPr>
                <w:rFonts w:hint="eastAsia" w:ascii="宋体" w:hAnsi="宋体" w:eastAsia="宋体" w:cs="宋体"/>
                <w:bCs/>
                <w:sz w:val="21"/>
                <w:szCs w:val="21"/>
                <w:highlight w:val="none"/>
              </w:rPr>
              <w:t>等要求投标人澄清或说明，但要求投标人澄清或说明的文件以及投标人的澄清或说明文件不可变更招标文件规定的工程范围、工期要求及合同条件，也不可对投标总价和投标工期进行修改。</w:t>
            </w:r>
          </w:p>
          <w:p w14:paraId="44B8047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bookmarkStart w:id="167" w:name="_Hlk210058413"/>
            <w:r>
              <w:rPr>
                <w:rFonts w:hint="eastAsia" w:ascii="宋体" w:hAnsi="宋体" w:eastAsia="宋体" w:cs="宋体"/>
                <w:bCs/>
                <w:sz w:val="21"/>
                <w:szCs w:val="21"/>
                <w:highlight w:val="none"/>
              </w:rPr>
              <w:t>2.投标人的投标文件存在算术误差及细微偏差的，按下列规定修正，但投标总价不得做任何调整，修正报价汇总后的总价应与投标总价扉页内填报的投标总价一致：</w:t>
            </w:r>
          </w:p>
          <w:bookmarkEnd w:id="167"/>
          <w:p w14:paraId="56773F99">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（1）</w:t>
            </w:r>
            <w:r>
              <w:rPr>
                <w:rFonts w:hint="eastAsia" w:ascii="宋体" w:hAnsi="宋体" w:eastAsia="宋体" w:cs="宋体"/>
                <w:bCs/>
                <w:sz w:val="21"/>
                <w:szCs w:val="21"/>
                <w:highlight w:val="none"/>
              </w:rPr>
              <w:t>投标总价扉页内填报的投标总价大写金额与小写金额不一致的，应以大写金额为准，修正相应小写金额。</w:t>
            </w:r>
          </w:p>
          <w:p w14:paraId="0471501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（2）</w:t>
            </w:r>
            <w:r>
              <w:rPr>
                <w:rFonts w:hint="eastAsia" w:ascii="宋体" w:hAnsi="宋体" w:eastAsia="宋体" w:cs="宋体"/>
                <w:bCs/>
                <w:sz w:val="21"/>
                <w:szCs w:val="21"/>
                <w:highlight w:val="none"/>
              </w:rPr>
              <w:t>投标人所报的投标总价与已标价工程量清单项目填报的价格累计总额不一致的，应以投标总价为准，修正工程量清单项目报价累计总额。</w:t>
            </w:r>
          </w:p>
          <w:p w14:paraId="2A228BFB">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（3）</w:t>
            </w:r>
            <w:r>
              <w:rPr>
                <w:rFonts w:hint="eastAsia" w:ascii="宋体" w:hAnsi="宋体" w:eastAsia="宋体" w:cs="宋体"/>
                <w:bCs/>
                <w:sz w:val="21"/>
                <w:szCs w:val="21"/>
                <w:highlight w:val="none"/>
              </w:rPr>
              <w:t>投标人所报的已标价工程量清单项目的合价与其清单项目数量乘以综合单价计算结果不一致的，应以清单项目综合单价为准，修正合价。但如相应清单项目的合价除以其工程数量得到的综合单价与已标价工程量清单内相同清单项目的综合单价相符，或清单项目的综合单价小数点有明显错误或明显不合理的，应以清单项目合价为准，修正其综合单价。</w:t>
            </w:r>
          </w:p>
          <w:p w14:paraId="745C2CC1">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（4）</w:t>
            </w:r>
            <w:r>
              <w:rPr>
                <w:rFonts w:hint="eastAsia" w:ascii="宋体" w:hAnsi="宋体" w:eastAsia="宋体" w:cs="宋体"/>
                <w:bCs/>
                <w:sz w:val="21"/>
                <w:szCs w:val="21"/>
                <w:highlight w:val="none"/>
              </w:rPr>
              <w:t>投标人所报的单价计价的已标价工程量清单项目综合单价与其综合单价分析表中的综合单价不一致，或总价计价清单项目价格与其构成明细分析表中的清单项目价格不一致的，应以已标价工程量清单的清单项目综合单价和</w:t>
            </w:r>
            <w:r>
              <w:rPr>
                <w:rFonts w:hint="eastAsia" w:cs="宋体"/>
                <w:bCs/>
                <w:sz w:val="21"/>
                <w:szCs w:val="21"/>
                <w:highlight w:val="none"/>
                <w:lang w:eastAsia="zh-CN"/>
              </w:rPr>
              <w:t>（</w:t>
            </w:r>
            <w:r>
              <w:rPr>
                <w:rFonts w:hint="eastAsia" w:ascii="宋体" w:hAnsi="宋体" w:eastAsia="宋体" w:cs="宋体"/>
                <w:bCs/>
                <w:sz w:val="21"/>
                <w:szCs w:val="21"/>
                <w:highlight w:val="none"/>
              </w:rPr>
              <w:t>或</w:t>
            </w:r>
            <w:r>
              <w:rPr>
                <w:rFonts w:hint="eastAsia" w:cs="宋体"/>
                <w:bCs/>
                <w:sz w:val="21"/>
                <w:szCs w:val="21"/>
                <w:highlight w:val="none"/>
                <w:lang w:eastAsia="zh-CN"/>
              </w:rPr>
              <w:t>）</w:t>
            </w:r>
            <w:r>
              <w:rPr>
                <w:rFonts w:hint="eastAsia" w:ascii="宋体" w:hAnsi="宋体" w:eastAsia="宋体" w:cs="宋体"/>
                <w:bCs/>
                <w:sz w:val="21"/>
                <w:szCs w:val="21"/>
                <w:highlight w:val="none"/>
              </w:rPr>
              <w:t>清单项目价格为准，修正其分析表的报价。</w:t>
            </w:r>
          </w:p>
          <w:p w14:paraId="0E0F3684">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（5）</w:t>
            </w:r>
            <w:r>
              <w:rPr>
                <w:rFonts w:hint="eastAsia" w:ascii="宋体" w:hAnsi="宋体" w:eastAsia="宋体" w:cs="宋体"/>
                <w:bCs/>
                <w:sz w:val="21"/>
                <w:szCs w:val="21"/>
                <w:highlight w:val="none"/>
              </w:rPr>
              <w:t>增值税应依据修正后的分部分项工程项目清单、措施项目清单、其他项目清单</w:t>
            </w:r>
            <w:r>
              <w:rPr>
                <w:rFonts w:hint="eastAsia" w:cs="宋体"/>
                <w:bCs/>
                <w:sz w:val="21"/>
                <w:szCs w:val="21"/>
                <w:highlight w:val="none"/>
                <w:lang w:eastAsia="zh-CN"/>
              </w:rPr>
              <w:t>（</w:t>
            </w:r>
            <w:r>
              <w:rPr>
                <w:rFonts w:hint="eastAsia" w:ascii="宋体" w:hAnsi="宋体" w:eastAsia="宋体" w:cs="宋体"/>
                <w:bCs/>
                <w:sz w:val="21"/>
                <w:szCs w:val="21"/>
                <w:highlight w:val="none"/>
              </w:rPr>
              <w:t>专业工程暂估价除外</w:t>
            </w:r>
            <w:r>
              <w:rPr>
                <w:rFonts w:hint="eastAsia" w:cs="宋体"/>
                <w:bCs/>
                <w:sz w:val="21"/>
                <w:szCs w:val="21"/>
                <w:highlight w:val="none"/>
                <w:lang w:eastAsia="zh-CN"/>
              </w:rPr>
              <w:t>）</w:t>
            </w:r>
            <w:r>
              <w:rPr>
                <w:rFonts w:hint="eastAsia" w:ascii="宋体" w:hAnsi="宋体" w:eastAsia="宋体" w:cs="宋体"/>
                <w:bCs/>
                <w:sz w:val="21"/>
                <w:szCs w:val="21"/>
                <w:highlight w:val="none"/>
              </w:rPr>
              <w:t>的算术总价乘以税率修正其报价。</w:t>
            </w:r>
          </w:p>
          <w:p w14:paraId="1CDB3738">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（6）</w:t>
            </w:r>
            <w:r>
              <w:rPr>
                <w:rFonts w:hint="eastAsia" w:ascii="宋体" w:hAnsi="宋体" w:eastAsia="宋体" w:cs="宋体"/>
                <w:bCs/>
                <w:sz w:val="21"/>
                <w:szCs w:val="21"/>
                <w:highlight w:val="none"/>
              </w:rPr>
              <w:t>按本条第</w:t>
            </w:r>
            <w:r>
              <w:rPr>
                <w:rFonts w:hint="eastAsia" w:cs="宋体"/>
                <w:bCs/>
                <w:sz w:val="21"/>
                <w:szCs w:val="21"/>
                <w:highlight w:val="none"/>
                <w:lang w:eastAsia="zh-CN"/>
              </w:rPr>
              <w:t>（</w:t>
            </w:r>
            <w:r>
              <w:rPr>
                <w:rFonts w:hint="eastAsia" w:ascii="宋体" w:hAnsi="宋体" w:eastAsia="宋体" w:cs="宋体"/>
                <w:bCs/>
                <w:sz w:val="21"/>
                <w:szCs w:val="21"/>
                <w:highlight w:val="none"/>
              </w:rPr>
              <w:t>2</w:t>
            </w:r>
            <w:r>
              <w:rPr>
                <w:rFonts w:hint="eastAsia" w:cs="宋体"/>
                <w:bCs/>
                <w:sz w:val="21"/>
                <w:szCs w:val="21"/>
                <w:highlight w:val="none"/>
                <w:lang w:eastAsia="zh-CN"/>
              </w:rPr>
              <w:t>）</w:t>
            </w:r>
            <w:r>
              <w:rPr>
                <w:rFonts w:hint="eastAsia" w:ascii="宋体" w:hAnsi="宋体" w:eastAsia="宋体" w:cs="宋体"/>
                <w:bCs/>
                <w:sz w:val="21"/>
                <w:szCs w:val="21"/>
                <w:highlight w:val="none"/>
              </w:rPr>
              <w:t>款～第</w:t>
            </w:r>
            <w:r>
              <w:rPr>
                <w:rFonts w:hint="eastAsia" w:cs="宋体"/>
                <w:bCs/>
                <w:sz w:val="21"/>
                <w:szCs w:val="21"/>
                <w:highlight w:val="none"/>
                <w:lang w:eastAsia="zh-CN"/>
              </w:rPr>
              <w:t>（</w:t>
            </w:r>
            <w:r>
              <w:rPr>
                <w:rFonts w:hint="eastAsia" w:ascii="宋体" w:hAnsi="宋体" w:eastAsia="宋体" w:cs="宋体"/>
                <w:bCs/>
                <w:sz w:val="21"/>
                <w:szCs w:val="21"/>
                <w:highlight w:val="none"/>
              </w:rPr>
              <w:t>6</w:t>
            </w:r>
            <w:r>
              <w:rPr>
                <w:rFonts w:hint="eastAsia" w:cs="宋体"/>
                <w:bCs/>
                <w:sz w:val="21"/>
                <w:szCs w:val="21"/>
                <w:highlight w:val="none"/>
                <w:lang w:eastAsia="zh-CN"/>
              </w:rPr>
              <w:t>）</w:t>
            </w:r>
            <w:r>
              <w:rPr>
                <w:rFonts w:hint="eastAsia" w:ascii="宋体" w:hAnsi="宋体" w:eastAsia="宋体" w:cs="宋体"/>
                <w:bCs/>
                <w:sz w:val="21"/>
                <w:szCs w:val="21"/>
                <w:highlight w:val="none"/>
              </w:rPr>
              <w:t>款规定完成修正的算术正确投标总价与投标总价扉页内的投标总价存在误差的，应按总误差金额占分部分项工程项目清单报价总额</w:t>
            </w:r>
            <w:r>
              <w:rPr>
                <w:rFonts w:hint="eastAsia" w:cs="宋体"/>
                <w:bCs/>
                <w:sz w:val="21"/>
                <w:szCs w:val="21"/>
                <w:highlight w:val="none"/>
                <w:lang w:eastAsia="zh-CN"/>
              </w:rPr>
              <w:t>（</w:t>
            </w:r>
            <w:r>
              <w:rPr>
                <w:rFonts w:hint="eastAsia" w:ascii="宋体" w:hAnsi="宋体" w:eastAsia="宋体" w:cs="宋体"/>
                <w:bCs/>
                <w:sz w:val="21"/>
                <w:szCs w:val="21"/>
                <w:highlight w:val="none"/>
              </w:rPr>
              <w:t>不含材料暂估价项目</w:t>
            </w:r>
            <w:r>
              <w:rPr>
                <w:rFonts w:hint="eastAsia" w:cs="宋体"/>
                <w:bCs/>
                <w:sz w:val="21"/>
                <w:szCs w:val="21"/>
                <w:highlight w:val="none"/>
                <w:lang w:eastAsia="zh-CN"/>
              </w:rPr>
              <w:t>）</w:t>
            </w:r>
            <w:r>
              <w:rPr>
                <w:rFonts w:hint="eastAsia" w:ascii="宋体" w:hAnsi="宋体" w:eastAsia="宋体" w:cs="宋体"/>
                <w:bCs/>
                <w:sz w:val="21"/>
                <w:szCs w:val="21"/>
                <w:highlight w:val="none"/>
              </w:rPr>
              <w:t>的比率分摊到各分部分项工程清单项目的综合单价及其合价上，但分摊后综合单价内所含的材料暂估价仍应按招标工程量清单提供的材料暂估价计算。</w:t>
            </w:r>
          </w:p>
          <w:p w14:paraId="51450BE6">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3.投标报价存在下列报价合理性疑问的，可要求投标人作出相应的澄清或说明：</w:t>
            </w:r>
          </w:p>
          <w:p w14:paraId="4EA73D7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（1）</w:t>
            </w:r>
            <w:r>
              <w:rPr>
                <w:rFonts w:hint="eastAsia" w:ascii="宋体" w:hAnsi="宋体" w:eastAsia="宋体" w:cs="宋体"/>
                <w:bCs/>
                <w:sz w:val="21"/>
                <w:szCs w:val="21"/>
                <w:highlight w:val="none"/>
              </w:rPr>
              <w:t>材料暂估价清单项目的综合单价与类似工程量清单项目综合单价相比，非合理性偏低或偏高；</w:t>
            </w:r>
          </w:p>
          <w:p w14:paraId="223A877A">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（2）</w:t>
            </w:r>
            <w:r>
              <w:rPr>
                <w:rFonts w:hint="eastAsia" w:ascii="宋体" w:hAnsi="宋体" w:eastAsia="宋体" w:cs="宋体"/>
                <w:bCs/>
                <w:sz w:val="21"/>
                <w:szCs w:val="21"/>
                <w:highlight w:val="none"/>
              </w:rPr>
              <w:t>承包人负责安装的由发包人提供材料的清单项目综合单价非合理性偏高或偏低；</w:t>
            </w:r>
          </w:p>
          <w:p w14:paraId="3C17FF39">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（3）</w:t>
            </w:r>
            <w:r>
              <w:rPr>
                <w:rFonts w:hint="eastAsia" w:ascii="宋体" w:hAnsi="宋体" w:eastAsia="宋体" w:cs="宋体"/>
                <w:bCs/>
                <w:sz w:val="21"/>
                <w:szCs w:val="21"/>
                <w:highlight w:val="none"/>
              </w:rPr>
              <w:t>分部分项工程清单项目的综合单价与同类工程的同期市场竞争合理价格相比非合理性偏低或偏高，可要求投标人提供证明其所报综合单价不低于成本价或报价合理的支持资料。并可要求投标人在不改变投标总价的前提下，提供用于已标价工程量清单所列清单项目数量增减的计价和工程变更计价的合理修正综合单价。</w:t>
            </w:r>
          </w:p>
          <w:p w14:paraId="6F3F302F">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4.投标人存在下列未按要求完整</w:t>
            </w:r>
            <w:r>
              <w:rPr>
                <w:rFonts w:hint="eastAsia" w:cs="宋体"/>
                <w:bCs/>
                <w:sz w:val="21"/>
                <w:szCs w:val="21"/>
                <w:highlight w:val="none"/>
                <w:lang w:eastAsia="zh-CN"/>
              </w:rPr>
              <w:t>（</w:t>
            </w:r>
            <w:r>
              <w:rPr>
                <w:rFonts w:hint="eastAsia" w:ascii="宋体" w:hAnsi="宋体" w:eastAsia="宋体" w:cs="宋体"/>
                <w:bCs/>
                <w:sz w:val="21"/>
                <w:szCs w:val="21"/>
                <w:highlight w:val="none"/>
              </w:rPr>
              <w:t>漏报或未报</w:t>
            </w:r>
            <w:r>
              <w:rPr>
                <w:rFonts w:hint="eastAsia" w:cs="宋体"/>
                <w:bCs/>
                <w:sz w:val="21"/>
                <w:szCs w:val="21"/>
                <w:highlight w:val="none"/>
                <w:lang w:eastAsia="zh-CN"/>
              </w:rPr>
              <w:t>）</w:t>
            </w:r>
            <w:r>
              <w:rPr>
                <w:rFonts w:hint="eastAsia" w:ascii="宋体" w:hAnsi="宋体" w:eastAsia="宋体" w:cs="宋体"/>
                <w:bCs/>
                <w:sz w:val="21"/>
                <w:szCs w:val="21"/>
                <w:highlight w:val="none"/>
              </w:rPr>
              <w:t>填写投标报价的，可要求投标人澄清或说明：</w:t>
            </w:r>
          </w:p>
          <w:p w14:paraId="0DF07F7C">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（1）</w:t>
            </w:r>
            <w:r>
              <w:rPr>
                <w:rFonts w:hint="eastAsia" w:ascii="宋体" w:hAnsi="宋体" w:eastAsia="宋体" w:cs="宋体"/>
                <w:bCs/>
                <w:sz w:val="21"/>
                <w:szCs w:val="21"/>
                <w:highlight w:val="none"/>
              </w:rPr>
              <w:t>未按要求填报总价合同中分部分项工程清单项目综合单价及合价的，其费用可视为已包含在其他的清单项目综合单价、合价及投标总价中，工程结算时不做重新计价及调整；</w:t>
            </w:r>
          </w:p>
          <w:p w14:paraId="5168DCE6">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（2）</w:t>
            </w:r>
            <w:r>
              <w:rPr>
                <w:rFonts w:hint="eastAsia" w:ascii="宋体" w:hAnsi="宋体" w:eastAsia="宋体" w:cs="宋体"/>
                <w:bCs/>
                <w:sz w:val="21"/>
                <w:szCs w:val="21"/>
                <w:highlight w:val="none"/>
              </w:rPr>
              <w:t>未按要求填报措施清单项目的价格、按项计价的分部分项工程清单项目的价格，其费用可视为已包含在其他的清单项目综合单价、合价及投标总价中，工程结算时不做重新计价及调整；</w:t>
            </w:r>
          </w:p>
          <w:p w14:paraId="110E5A0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cs="宋体"/>
                <w:bCs/>
                <w:sz w:val="21"/>
                <w:szCs w:val="21"/>
                <w:highlight w:val="none"/>
                <w:lang w:eastAsia="zh-CN"/>
              </w:rPr>
              <w:t>（3）</w:t>
            </w:r>
            <w:r>
              <w:rPr>
                <w:rFonts w:hint="eastAsia" w:ascii="宋体" w:hAnsi="宋体" w:eastAsia="宋体" w:cs="宋体"/>
                <w:bCs/>
                <w:sz w:val="21"/>
                <w:szCs w:val="21"/>
                <w:highlight w:val="none"/>
              </w:rPr>
              <w:t>未按要求填报单价合同中分部分项工程清单项目的综合单价及合价的，可要求投标人澄清或说明未填报清单项目的综合单价及合价，并确认由此增加的清单项目合价从措施项目清单的报价总额中扣减，且扣减的措施项目费用视为不影响投标人按合同要求履行措施</w:t>
            </w:r>
            <w:r>
              <w:rPr>
                <w:rFonts w:hint="eastAsia" w:cs="宋体"/>
                <w:bCs/>
                <w:sz w:val="21"/>
                <w:szCs w:val="21"/>
                <w:highlight w:val="none"/>
                <w:lang w:eastAsia="zh-CN"/>
              </w:rPr>
              <w:t>项目</w:t>
            </w:r>
            <w:r>
              <w:rPr>
                <w:rFonts w:hint="eastAsia" w:ascii="宋体" w:hAnsi="宋体" w:eastAsia="宋体" w:cs="宋体"/>
                <w:bCs/>
                <w:sz w:val="21"/>
                <w:szCs w:val="21"/>
                <w:highlight w:val="none"/>
              </w:rPr>
              <w:t>责任及其费用包干的约定，如措施项目清单的报价总额不足以扣除，不足部分可按比例分摊到各分部分项工程量清单项目的综合单价和合价中。</w:t>
            </w:r>
          </w:p>
          <w:p w14:paraId="47C4B4A7">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5.如响应要求澄清或说明的文件，提交回复文件的投标人中标，则中标人接收的要求澄清或说明的文件和回复文件构成合同文件的组成部分，其已标价工程量清单的综合单价及其修正综合单价可作为合同单价。</w:t>
            </w:r>
          </w:p>
          <w:p w14:paraId="6A39E72B">
            <w:pPr>
              <w:keepNext w:val="0"/>
              <w:keepLines w:val="0"/>
              <w:pageBreakBefore w:val="0"/>
              <w:overflowPunct/>
              <w:bidi w:val="0"/>
              <w:adjustRightInd/>
              <w:spacing w:after="0" w:line="300" w:lineRule="exact"/>
              <w:ind w:left="48" w:leftChars="20" w:right="48" w:rightChars="2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6.完成投标报价澄清或说明后，评标委员会（或招标人）应出具投标报价澄清或说明报告，并载明澄清或说明工作程序、存在的主要问题、要求澄清或说明的问题、相应回复意见的简述等内容。</w:t>
            </w:r>
          </w:p>
        </w:tc>
      </w:tr>
      <w:tr w14:paraId="2BA0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165" w:type="dxa"/>
            <w:vAlign w:val="center"/>
          </w:tcPr>
          <w:p w14:paraId="1B0C8A9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sz w:val="21"/>
                <w:szCs w:val="21"/>
                <w:lang w:eastAsia="zh-CN"/>
              </w:rPr>
            </w:pPr>
            <w:r>
              <w:rPr>
                <w:rFonts w:hint="eastAsia" w:ascii="宋体" w:hAnsi="宋体" w:eastAsia="宋体" w:cs="宋体"/>
                <w:bCs/>
                <w:sz w:val="21"/>
                <w:szCs w:val="21"/>
              </w:rPr>
              <w:t>10.1</w:t>
            </w:r>
            <w:r>
              <w:rPr>
                <w:rFonts w:hint="eastAsia" w:cs="宋体"/>
                <w:bCs/>
                <w:sz w:val="21"/>
                <w:szCs w:val="21"/>
                <w:lang w:val="en-US" w:eastAsia="zh-CN"/>
              </w:rPr>
              <w:t>4</w:t>
            </w:r>
          </w:p>
        </w:tc>
        <w:tc>
          <w:tcPr>
            <w:tcW w:w="2250" w:type="dxa"/>
            <w:gridSpan w:val="3"/>
            <w:vAlign w:val="center"/>
          </w:tcPr>
          <w:p w14:paraId="2B7B134B">
            <w:pPr>
              <w:keepNext w:val="0"/>
              <w:keepLines w:val="0"/>
              <w:pageBreakBefore w:val="0"/>
              <w:wordWrap w:val="0"/>
              <w:overflowPunct/>
              <w:topLinePunct/>
              <w:bidi w:val="0"/>
              <w:adjustRightInd/>
              <w:spacing w:before="80" w:after="80" w:line="300" w:lineRule="exact"/>
              <w:ind w:left="48" w:leftChars="20" w:right="48" w:rightChars="20" w:firstLine="0" w:firstLineChars="0"/>
              <w:jc w:val="center"/>
              <w:rPr>
                <w:rFonts w:hint="eastAsia" w:ascii="宋体" w:hAnsi="宋体" w:eastAsia="宋体" w:cs="宋体"/>
                <w:bCs/>
                <w:sz w:val="21"/>
                <w:szCs w:val="21"/>
              </w:rPr>
            </w:pPr>
            <w:r>
              <w:rPr>
                <w:rFonts w:hint="eastAsia" w:ascii="宋体" w:hAnsi="宋体" w:eastAsia="宋体" w:cs="宋体"/>
                <w:bCs/>
                <w:sz w:val="21"/>
                <w:szCs w:val="21"/>
              </w:rPr>
              <w:t>落实政府</w:t>
            </w:r>
          </w:p>
          <w:p w14:paraId="30376CC4">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采购政策</w:t>
            </w:r>
          </w:p>
        </w:tc>
        <w:tc>
          <w:tcPr>
            <w:tcW w:w="6287" w:type="dxa"/>
            <w:vAlign w:val="center"/>
          </w:tcPr>
          <w:p w14:paraId="2DD757A3">
            <w:pPr>
              <w:keepNext w:val="0"/>
              <w:keepLines w:val="0"/>
              <w:pageBreakBefore w:val="0"/>
              <w:widowControl/>
              <w:overflow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□本项目不落实</w:t>
            </w:r>
            <w:r>
              <w:rPr>
                <w:rFonts w:hint="eastAsia" w:ascii="宋体" w:hAnsi="宋体" w:eastAsia="宋体" w:cs="宋体"/>
                <w:snapToGrid w:val="0"/>
                <w:kern w:val="0"/>
                <w:sz w:val="21"/>
                <w:szCs w:val="21"/>
                <w:lang w:val="en-US" w:eastAsia="zh-CN"/>
              </w:rPr>
              <w:t>政府</w:t>
            </w:r>
            <w:r>
              <w:rPr>
                <w:rFonts w:hint="eastAsia" w:ascii="宋体" w:hAnsi="宋体" w:eastAsia="宋体" w:cs="宋体"/>
                <w:snapToGrid w:val="0"/>
                <w:kern w:val="0"/>
                <w:sz w:val="21"/>
                <w:szCs w:val="21"/>
              </w:rPr>
              <w:t>采购政策；</w:t>
            </w:r>
          </w:p>
          <w:p w14:paraId="64223032">
            <w:pPr>
              <w:keepNext w:val="0"/>
              <w:keepLines w:val="0"/>
              <w:pageBreakBefore w:val="0"/>
              <w:widowControl/>
              <w:overflow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□本项目专门面向中小微企业；</w:t>
            </w:r>
          </w:p>
          <w:p w14:paraId="5973F645">
            <w:pPr>
              <w:keepNext w:val="0"/>
              <w:keepLines w:val="0"/>
              <w:pageBreakBefore w:val="0"/>
              <w:widowControl/>
              <w:overflow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□本项目</w:t>
            </w:r>
            <w:r>
              <w:rPr>
                <w:rFonts w:hint="eastAsia" w:ascii="宋体" w:hAnsi="宋体" w:eastAsia="宋体" w:cs="宋体"/>
                <w:snapToGrid w:val="0"/>
                <w:kern w:val="0"/>
                <w:sz w:val="21"/>
                <w:szCs w:val="21"/>
                <w:lang w:val="en-US" w:eastAsia="zh-CN"/>
              </w:rPr>
              <w:t>不</w:t>
            </w:r>
            <w:r>
              <w:rPr>
                <w:rFonts w:hint="eastAsia" w:ascii="宋体" w:hAnsi="宋体" w:eastAsia="宋体" w:cs="宋体"/>
                <w:snapToGrid w:val="0"/>
                <w:kern w:val="0"/>
                <w:sz w:val="21"/>
                <w:szCs w:val="21"/>
              </w:rPr>
              <w:t>专门面向中小微企业；</w:t>
            </w:r>
          </w:p>
          <w:p w14:paraId="56F234B9">
            <w:pPr>
              <w:keepNext w:val="0"/>
              <w:keepLines w:val="0"/>
              <w:pageBreakBefore w:val="0"/>
              <w:widowControl/>
              <w:overflowPunct/>
              <w:bidi w:val="0"/>
              <w:adjustRightInd/>
              <w:spacing w:after="0" w:line="300" w:lineRule="exact"/>
              <w:ind w:left="48" w:leftChars="20" w:right="48" w:rightChars="20" w:firstLine="0" w:firstLineChars="0"/>
              <w:jc w:val="left"/>
              <w:rPr>
                <w:rFonts w:hint="eastAsia" w:ascii="宋体" w:hAnsi="宋体" w:eastAsia="宋体" w:cs="宋体"/>
                <w:color w:val="000000"/>
                <w:kern w:val="0"/>
                <w:sz w:val="21"/>
                <w:szCs w:val="21"/>
                <w:lang w:bidi="ar"/>
              </w:rPr>
            </w:pPr>
            <w:r>
              <w:rPr>
                <w:rFonts w:hint="eastAsia" w:ascii="宋体" w:hAnsi="宋体" w:eastAsia="宋体" w:cs="宋体"/>
                <w:snapToGrid w:val="0"/>
                <w:kern w:val="0"/>
                <w:sz w:val="21"/>
                <w:szCs w:val="21"/>
              </w:rPr>
              <w:t>□</w:t>
            </w:r>
            <w:r>
              <w:rPr>
                <w:rFonts w:hint="eastAsia" w:ascii="宋体" w:hAnsi="宋体" w:eastAsia="宋体" w:cs="宋体"/>
                <w:snapToGrid w:val="0"/>
                <w:kern w:val="0"/>
                <w:sz w:val="21"/>
                <w:szCs w:val="21"/>
                <w:lang w:val="en-US" w:eastAsia="zh-CN"/>
              </w:rPr>
              <w:t>财政性资金：</w:t>
            </w:r>
            <w:r>
              <w:rPr>
                <w:rFonts w:hint="eastAsia" w:ascii="宋体" w:hAnsi="宋体" w:eastAsia="宋体" w:cs="宋体"/>
                <w:color w:val="000000"/>
                <w:kern w:val="0"/>
                <w:sz w:val="21"/>
                <w:szCs w:val="21"/>
                <w:lang w:bidi="ar"/>
              </w:rPr>
              <w:t>本项目预留 45%及以上的合同金额专门面向中小企业招标，其中预留给小微企业的比例不低于 70%（即 31.5%及以上的合同金额），预留方式采用以下一种或多种方式实施： 投标人承诺中标后按上述比例将项目分包给一家或者多家中小企业。如投标人为大型企业，须承诺中标后将不低于 45%的合同金额面向一家或多家中小企业分包（其中，小微企业采购比例不低于合同金额的31.5%）。如投标人为中型企业，则须承诺中标后将不低于 31.5%的合同金额面向一家或多家小微企业分包。具体落实方式、份额由招标人与中标人在合同中明确。接受分包合同的中小企业与分包企业之间不得存在直接控股、管理关系。（监狱企业、残疾人福利性单位视同小微企业），上述中小企业，须不属于大型企业的分支机构，不存在控股股东为大型企业的情形，也不存在与大型企业的负责人为同一人的情形。</w:t>
            </w:r>
          </w:p>
          <w:p w14:paraId="3F1F4D5D">
            <w:pPr>
              <w:pStyle w:val="51"/>
              <w:keepNext w:val="0"/>
              <w:keepLines w:val="0"/>
              <w:pageBreakBefore w:val="0"/>
              <w:widowControl w:val="0"/>
              <w:kinsoku/>
              <w:wordWrap/>
              <w:overflowPunct/>
              <w:topLinePunct w:val="0"/>
              <w:autoSpaceDE/>
              <w:autoSpaceDN/>
              <w:bidi w:val="0"/>
              <w:adjustRightInd/>
              <w:snapToGrid/>
              <w:spacing w:after="0" w:line="300" w:lineRule="exact"/>
              <w:ind w:left="48" w:leftChars="20" w:right="48" w:rightChars="2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napToGrid w:val="0"/>
                <w:kern w:val="0"/>
                <w:sz w:val="21"/>
                <w:szCs w:val="21"/>
              </w:rPr>
              <w:t>□</w:t>
            </w:r>
            <w:r>
              <w:rPr>
                <w:rFonts w:hint="eastAsia" w:ascii="宋体" w:hAnsi="宋体" w:eastAsia="宋体" w:cs="宋体"/>
                <w:color w:val="000000"/>
                <w:kern w:val="0"/>
                <w:sz w:val="21"/>
                <w:szCs w:val="21"/>
                <w:lang w:val="en-US" w:eastAsia="zh-CN" w:bidi="ar"/>
              </w:rPr>
              <w:t>其他资金：</w:t>
            </w:r>
            <w:r>
              <w:rPr>
                <w:rFonts w:hint="eastAsia" w:ascii="宋体" w:hAnsi="宋体" w:eastAsia="宋体" w:cs="宋体"/>
                <w:color w:val="000000"/>
                <w:kern w:val="0"/>
                <w:sz w:val="21"/>
                <w:szCs w:val="21"/>
                <w:u w:val="single"/>
                <w:lang w:val="en-US" w:eastAsia="zh-CN" w:bidi="ar"/>
              </w:rPr>
              <w:t xml:space="preserve">     。</w:t>
            </w:r>
          </w:p>
        </w:tc>
      </w:tr>
      <w:tr w14:paraId="75AE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165" w:type="dxa"/>
            <w:vAlign w:val="center"/>
          </w:tcPr>
          <w:p w14:paraId="0CA05700">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lang w:eastAsia="zh-CN"/>
              </w:rPr>
            </w:pPr>
            <w:bookmarkStart w:id="168" w:name="_Toc300677998"/>
            <w:r>
              <w:rPr>
                <w:rFonts w:hint="eastAsia" w:ascii="宋体" w:hAnsi="宋体" w:eastAsia="宋体" w:cs="宋体"/>
                <w:bCs/>
                <w:sz w:val="21"/>
                <w:szCs w:val="21"/>
              </w:rPr>
              <w:t>10.1</w:t>
            </w:r>
            <w:r>
              <w:rPr>
                <w:rFonts w:hint="eastAsia" w:cs="宋体"/>
                <w:bCs/>
                <w:sz w:val="21"/>
                <w:szCs w:val="21"/>
                <w:lang w:val="en-US" w:eastAsia="zh-CN"/>
              </w:rPr>
              <w:t>5</w:t>
            </w:r>
          </w:p>
        </w:tc>
        <w:tc>
          <w:tcPr>
            <w:tcW w:w="2250" w:type="dxa"/>
            <w:gridSpan w:val="3"/>
            <w:vAlign w:val="center"/>
          </w:tcPr>
          <w:p w14:paraId="78A52991">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严重失信行为</w:t>
            </w:r>
          </w:p>
        </w:tc>
        <w:tc>
          <w:tcPr>
            <w:tcW w:w="6287" w:type="dxa"/>
            <w:vAlign w:val="center"/>
          </w:tcPr>
          <w:p w14:paraId="0764835F">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存在严重失信，被列入严重违法失信名单，被列入失信被执行人名单情形之一的。</w:t>
            </w:r>
          </w:p>
          <w:p w14:paraId="4782CE45">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查询网址：</w:t>
            </w:r>
          </w:p>
          <w:p w14:paraId="7AAC33DC">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信用中国（https：//www.creditchina.gov.cn）</w:t>
            </w:r>
          </w:p>
          <w:p w14:paraId="77F27224">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国家企业信用信息公示系统（http：//www.gsxt.gov.cn/index.htm1）；</w:t>
            </w:r>
          </w:p>
          <w:p w14:paraId="6E7141B2">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中国执行信息公开网（http://zxgk.court.gov.cn/）</w:t>
            </w:r>
          </w:p>
          <w:p w14:paraId="50451103">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查询时间：同投标截止时间。</w:t>
            </w:r>
          </w:p>
        </w:tc>
      </w:tr>
      <w:tr w14:paraId="10FB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165" w:type="dxa"/>
            <w:vAlign w:val="center"/>
          </w:tcPr>
          <w:p w14:paraId="7AD3BC07">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eastAsia="宋体" w:cs="宋体"/>
                <w:bCs/>
                <w:sz w:val="21"/>
                <w:szCs w:val="21"/>
                <w:lang w:val="en-US" w:eastAsia="zh-CN"/>
              </w:rPr>
            </w:pPr>
            <w:r>
              <w:rPr>
                <w:rFonts w:hint="eastAsia" w:ascii="宋体" w:hAnsi="宋体" w:eastAsia="宋体" w:cs="宋体"/>
                <w:bCs/>
                <w:sz w:val="21"/>
                <w:szCs w:val="21"/>
              </w:rPr>
              <w:t>10.</w:t>
            </w:r>
            <w:r>
              <w:rPr>
                <w:rFonts w:hint="eastAsia" w:ascii="宋体" w:hAnsi="宋体" w:eastAsia="宋体" w:cs="宋体"/>
                <w:bCs/>
                <w:sz w:val="21"/>
                <w:szCs w:val="21"/>
                <w:lang w:val="en-US" w:eastAsia="zh-CN"/>
              </w:rPr>
              <w:t>1</w:t>
            </w:r>
            <w:r>
              <w:rPr>
                <w:rFonts w:hint="eastAsia" w:cs="宋体"/>
                <w:bCs/>
                <w:sz w:val="21"/>
                <w:szCs w:val="21"/>
                <w:lang w:val="en-US" w:eastAsia="zh-CN"/>
              </w:rPr>
              <w:t>6</w:t>
            </w:r>
          </w:p>
        </w:tc>
        <w:tc>
          <w:tcPr>
            <w:tcW w:w="2250" w:type="dxa"/>
            <w:gridSpan w:val="3"/>
            <w:vAlign w:val="center"/>
          </w:tcPr>
          <w:p w14:paraId="774CFA68">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eastAsia="en-US"/>
              </w:rPr>
            </w:pPr>
            <w:r>
              <w:rPr>
                <w:rFonts w:hint="eastAsia" w:ascii="宋体" w:hAnsi="宋体" w:eastAsia="宋体" w:cs="宋体"/>
                <w:bCs/>
                <w:color w:val="auto"/>
                <w:sz w:val="21"/>
                <w:szCs w:val="21"/>
                <w:lang w:eastAsia="en-US"/>
              </w:rPr>
              <w:t>投标人资质达标</w:t>
            </w:r>
          </w:p>
        </w:tc>
        <w:tc>
          <w:tcPr>
            <w:tcW w:w="6287" w:type="dxa"/>
            <w:vAlign w:val="center"/>
          </w:tcPr>
          <w:p w14:paraId="7D5C522C">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根据《关于调整房屋建筑和市政公用工程投标人资格核对标准的通知》烟建建管</w:t>
            </w:r>
            <w:r>
              <w:rPr>
                <w:rFonts w:hint="eastAsia" w:cs="宋体"/>
                <w:snapToGrid w:val="0"/>
                <w:kern w:val="0"/>
                <w:sz w:val="21"/>
                <w:szCs w:val="21"/>
                <w:lang w:eastAsia="zh-CN"/>
              </w:rPr>
              <w:t>〔2024〕2号</w:t>
            </w:r>
            <w:r>
              <w:rPr>
                <w:rFonts w:hint="eastAsia" w:ascii="宋体" w:hAnsi="宋体" w:eastAsia="宋体" w:cs="宋体"/>
                <w:snapToGrid w:val="0"/>
                <w:kern w:val="0"/>
                <w:sz w:val="21"/>
                <w:szCs w:val="21"/>
              </w:rPr>
              <w:t>文规定，投标人须提供注册建造师数量证明材料（住建部“全国建筑市场监管公共服务平台”注册人员截图），注册建造师数量须满足有关资质标准的配置要求。</w:t>
            </w:r>
          </w:p>
          <w:p w14:paraId="5FAE0E02">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napToGrid w:val="0"/>
                <w:kern w:val="0"/>
                <w:sz w:val="21"/>
                <w:szCs w:val="21"/>
              </w:rPr>
              <w:t>根据《住房城乡建设部办公厅关于做好有关建设工程企业资质证书换领和延续工作的通知》</w:t>
            </w:r>
            <w:r>
              <w:rPr>
                <w:rFonts w:hint="eastAsia" w:cs="宋体"/>
                <w:snapToGrid w:val="0"/>
                <w:kern w:val="0"/>
                <w:sz w:val="21"/>
                <w:szCs w:val="21"/>
                <w:lang w:eastAsia="zh-CN"/>
              </w:rPr>
              <w:t>（</w:t>
            </w:r>
            <w:r>
              <w:rPr>
                <w:rFonts w:hint="eastAsia" w:ascii="宋体" w:hAnsi="宋体" w:eastAsia="宋体" w:cs="宋体"/>
                <w:snapToGrid w:val="0"/>
                <w:kern w:val="0"/>
                <w:sz w:val="21"/>
                <w:szCs w:val="21"/>
              </w:rPr>
              <w:t>建办市</w:t>
            </w:r>
            <w:r>
              <w:rPr>
                <w:rFonts w:hint="eastAsia" w:cs="宋体"/>
                <w:snapToGrid w:val="0"/>
                <w:kern w:val="0"/>
                <w:sz w:val="21"/>
                <w:szCs w:val="21"/>
                <w:lang w:eastAsia="zh-CN"/>
              </w:rPr>
              <w:t>〔2023〕</w:t>
            </w:r>
            <w:r>
              <w:rPr>
                <w:rFonts w:hint="eastAsia" w:ascii="宋体" w:hAnsi="宋体" w:eastAsia="宋体" w:cs="宋体"/>
                <w:snapToGrid w:val="0"/>
                <w:kern w:val="0"/>
                <w:sz w:val="21"/>
                <w:szCs w:val="21"/>
              </w:rPr>
              <w:t>47 号</w:t>
            </w:r>
            <w:r>
              <w:rPr>
                <w:rFonts w:hint="eastAsia" w:cs="宋体"/>
                <w:snapToGrid w:val="0"/>
                <w:kern w:val="0"/>
                <w:sz w:val="21"/>
                <w:szCs w:val="21"/>
                <w:lang w:eastAsia="zh-CN"/>
              </w:rPr>
              <w:t>）</w:t>
            </w:r>
            <w:r>
              <w:rPr>
                <w:rFonts w:hint="eastAsia" w:ascii="宋体" w:hAnsi="宋体" w:eastAsia="宋体" w:cs="宋体"/>
                <w:snapToGrid w:val="0"/>
                <w:kern w:val="0"/>
                <w:sz w:val="21"/>
                <w:szCs w:val="21"/>
              </w:rPr>
              <w:t>，申请1年有效期资质证书的企业，暂不对企业的注册建造师等进行核查。</w:t>
            </w:r>
          </w:p>
        </w:tc>
      </w:tr>
      <w:tr w14:paraId="30B6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165" w:type="dxa"/>
            <w:vAlign w:val="center"/>
          </w:tcPr>
          <w:p w14:paraId="5C3FC1B6">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eastAsia="宋体" w:cs="宋体"/>
                <w:bCs/>
                <w:sz w:val="21"/>
                <w:szCs w:val="21"/>
                <w:lang w:val="en-US" w:eastAsia="zh-CN"/>
              </w:rPr>
            </w:pPr>
            <w:r>
              <w:rPr>
                <w:rFonts w:hint="eastAsia" w:ascii="宋体" w:hAnsi="宋体" w:eastAsia="宋体" w:cs="宋体"/>
                <w:bCs/>
                <w:sz w:val="21"/>
                <w:szCs w:val="21"/>
                <w:lang w:val="en-US" w:eastAsia="zh-CN"/>
              </w:rPr>
              <w:t>10.1</w:t>
            </w:r>
            <w:r>
              <w:rPr>
                <w:rFonts w:hint="eastAsia" w:cs="宋体"/>
                <w:bCs/>
                <w:sz w:val="21"/>
                <w:szCs w:val="21"/>
                <w:lang w:val="en-US" w:eastAsia="zh-CN"/>
              </w:rPr>
              <w:t>7</w:t>
            </w:r>
          </w:p>
        </w:tc>
        <w:tc>
          <w:tcPr>
            <w:tcW w:w="2250" w:type="dxa"/>
            <w:gridSpan w:val="3"/>
            <w:vAlign w:val="center"/>
          </w:tcPr>
          <w:p w14:paraId="34EDB88B">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color w:val="auto"/>
                <w:sz w:val="21"/>
                <w:szCs w:val="21"/>
                <w:lang w:val="en-US" w:eastAsia="zh-CN"/>
              </w:rPr>
            </w:pPr>
            <w:r>
              <w:rPr>
                <w:rFonts w:hint="eastAsia" w:ascii="宋体" w:hAnsi="宋体" w:eastAsia="宋体" w:cs="宋体"/>
                <w:bCs/>
                <w:color w:val="auto"/>
                <w:sz w:val="21"/>
                <w:szCs w:val="21"/>
                <w:lang w:val="en-US" w:eastAsia="zh-CN"/>
              </w:rPr>
              <w:t>开标现场公示信息</w:t>
            </w:r>
          </w:p>
        </w:tc>
        <w:tc>
          <w:tcPr>
            <w:tcW w:w="6287" w:type="dxa"/>
            <w:vAlign w:val="center"/>
          </w:tcPr>
          <w:p w14:paraId="06A16F08">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1.投标人的资质资格、工程业绩、获奖情况等涉及评标评审的信息，要在开标现场向所有投标人进行公示（详见附表《开标现场公示信息表》，投标人可根据实际情况对该表进行补充），未经公示的信息不得作为评审依据。执行《关于进一步加强房屋建筑和市政工程招标投标监督管理的意见》（鲁政办字</w:t>
            </w:r>
            <w:r>
              <w:rPr>
                <w:rFonts w:hint="eastAsia" w:cs="宋体"/>
                <w:snapToGrid w:val="0"/>
                <w:kern w:val="0"/>
                <w:sz w:val="21"/>
                <w:szCs w:val="21"/>
                <w:lang w:eastAsia="zh-CN"/>
              </w:rPr>
              <w:t>〔2014〕122号</w:t>
            </w:r>
            <w:r>
              <w:rPr>
                <w:rFonts w:hint="eastAsia" w:ascii="宋体" w:hAnsi="宋体" w:eastAsia="宋体" w:cs="宋体"/>
                <w:snapToGrid w:val="0"/>
                <w:kern w:val="0"/>
                <w:sz w:val="21"/>
                <w:szCs w:val="21"/>
              </w:rPr>
              <w:t>）。</w:t>
            </w:r>
          </w:p>
          <w:p w14:paraId="7F62B18D">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rPr>
              <w:t>2.投标人通过“信用中国”网站www.creditchina.gov.cn的“信用信息”栏目，查询并免费</w:t>
            </w:r>
            <w:r>
              <w:rPr>
                <w:rFonts w:hint="eastAsia" w:cs="宋体"/>
                <w:snapToGrid w:val="0"/>
                <w:kern w:val="0"/>
                <w:sz w:val="21"/>
                <w:szCs w:val="21"/>
                <w:lang w:eastAsia="zh-CN"/>
              </w:rPr>
              <w:t>下载</w:t>
            </w:r>
            <w:r>
              <w:rPr>
                <w:rFonts w:hint="eastAsia" w:ascii="宋体" w:hAnsi="宋体" w:eastAsia="宋体" w:cs="宋体"/>
                <w:snapToGrid w:val="0"/>
                <w:kern w:val="0"/>
                <w:sz w:val="21"/>
                <w:szCs w:val="21"/>
              </w:rPr>
              <w:t>信用信息报告，也可使用具有国家认可资质的第三方信用服务机构出具的信用信息报告，将其作为投标文件中投标函的内容。执行《关于在招标投标和政府采购活动中实行应用信用信息报告制度的通知》（烟发改公管〔2022〕334号）。</w:t>
            </w:r>
          </w:p>
          <w:p w14:paraId="244A369F">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rPr>
            </w:pPr>
            <w:r>
              <w:rPr>
                <w:rFonts w:hint="eastAsia" w:ascii="宋体" w:hAnsi="宋体" w:eastAsia="宋体" w:cs="宋体"/>
                <w:snapToGrid w:val="0"/>
                <w:kern w:val="0"/>
                <w:sz w:val="21"/>
                <w:szCs w:val="21"/>
                <w:lang w:val="en-US" w:eastAsia="zh-CN"/>
              </w:rPr>
              <w:t>3.</w:t>
            </w:r>
            <w:r>
              <w:rPr>
                <w:rFonts w:hint="eastAsia" w:ascii="宋体" w:hAnsi="宋体" w:eastAsia="宋体" w:cs="宋体"/>
                <w:snapToGrid w:val="0"/>
                <w:kern w:val="0"/>
                <w:sz w:val="21"/>
                <w:szCs w:val="21"/>
              </w:rPr>
              <w:t>信用信息报告及《开标现场公示信息表》随投标函一同上传公示。</w:t>
            </w:r>
          </w:p>
          <w:p w14:paraId="0446503A">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lang w:eastAsia="zh-CN"/>
              </w:rPr>
            </w:pPr>
            <w:r>
              <w:rPr>
                <w:rFonts w:hint="eastAsia" w:ascii="宋体" w:hAnsi="宋体" w:eastAsia="宋体" w:cs="宋体"/>
                <w:snapToGrid w:val="0"/>
                <w:kern w:val="0"/>
                <w:sz w:val="21"/>
                <w:szCs w:val="21"/>
                <w:lang w:val="en-US" w:eastAsia="zh-CN"/>
              </w:rPr>
              <w:t>4.</w:t>
            </w:r>
            <w:r>
              <w:rPr>
                <w:rFonts w:hint="eastAsia" w:ascii="宋体" w:hAnsi="宋体" w:eastAsia="宋体" w:cs="宋体"/>
                <w:snapToGrid w:val="0"/>
                <w:kern w:val="0"/>
                <w:sz w:val="21"/>
                <w:szCs w:val="21"/>
              </w:rPr>
              <w:t>在公示期内若投标人提供的</w:t>
            </w:r>
            <w:r>
              <w:rPr>
                <w:rFonts w:hint="eastAsia" w:ascii="宋体" w:hAnsi="宋体" w:eastAsia="宋体" w:cs="宋体"/>
                <w:snapToGrid w:val="0"/>
                <w:kern w:val="0"/>
                <w:sz w:val="21"/>
                <w:szCs w:val="21"/>
                <w:lang w:val="en-US" w:eastAsia="zh-CN"/>
              </w:rPr>
              <w:t>商务标</w:t>
            </w:r>
            <w:r>
              <w:rPr>
                <w:rFonts w:hint="eastAsia" w:ascii="宋体" w:hAnsi="宋体" w:eastAsia="宋体" w:cs="宋体"/>
                <w:snapToGrid w:val="0"/>
                <w:kern w:val="0"/>
                <w:sz w:val="21"/>
                <w:szCs w:val="21"/>
              </w:rPr>
              <w:t>内容为虚假材料被查实的，不因此改变其余投标人的评分结果。</w:t>
            </w:r>
          </w:p>
        </w:tc>
      </w:tr>
      <w:tr w14:paraId="1543D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165" w:type="dxa"/>
            <w:vAlign w:val="center"/>
          </w:tcPr>
          <w:p w14:paraId="1BECC9B7">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eastAsia="宋体" w:cs="宋体"/>
                <w:bCs/>
                <w:sz w:val="21"/>
                <w:szCs w:val="21"/>
                <w:lang w:val="en-US" w:eastAsia="zh-CN"/>
              </w:rPr>
            </w:pPr>
            <w:r>
              <w:rPr>
                <w:rFonts w:hint="eastAsia" w:ascii="宋体" w:hAnsi="宋体" w:eastAsia="宋体" w:cs="宋体"/>
                <w:bCs/>
                <w:sz w:val="21"/>
                <w:szCs w:val="21"/>
                <w:lang w:val="en-US" w:eastAsia="zh-CN"/>
              </w:rPr>
              <w:t>10.1</w:t>
            </w:r>
            <w:r>
              <w:rPr>
                <w:rFonts w:hint="eastAsia" w:cs="宋体"/>
                <w:bCs/>
                <w:sz w:val="21"/>
                <w:szCs w:val="21"/>
                <w:lang w:val="en-US" w:eastAsia="zh-CN"/>
              </w:rPr>
              <w:t>8</w:t>
            </w:r>
          </w:p>
        </w:tc>
        <w:tc>
          <w:tcPr>
            <w:tcW w:w="2250" w:type="dxa"/>
            <w:gridSpan w:val="3"/>
            <w:vAlign w:val="center"/>
          </w:tcPr>
          <w:p w14:paraId="43C6EEA7">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eastAsia" w:ascii="宋体" w:hAnsi="宋体" w:eastAsia="宋体" w:cs="宋体"/>
                <w:bCs/>
                <w:sz w:val="21"/>
                <w:szCs w:val="21"/>
                <w:lang w:val="en-US" w:eastAsia="zh-CN"/>
              </w:rPr>
            </w:pPr>
            <w:r>
              <w:rPr>
                <w:rFonts w:hint="eastAsia" w:ascii="宋体" w:hAnsi="宋体" w:eastAsia="宋体" w:cs="宋体"/>
                <w:bCs/>
                <w:sz w:val="21"/>
                <w:szCs w:val="21"/>
                <w:lang w:val="en-US" w:eastAsia="zh-CN"/>
              </w:rPr>
              <w:t>评审争议</w:t>
            </w:r>
            <w:r>
              <w:rPr>
                <w:rFonts w:hint="eastAsia" w:ascii="宋体" w:hAnsi="宋体" w:eastAsia="宋体" w:cs="宋体"/>
                <w:bCs/>
                <w:color w:val="auto"/>
                <w:sz w:val="21"/>
                <w:szCs w:val="21"/>
                <w:lang w:val="en-US" w:eastAsia="zh-CN"/>
              </w:rPr>
              <w:t>处理</w:t>
            </w:r>
          </w:p>
        </w:tc>
        <w:tc>
          <w:tcPr>
            <w:tcW w:w="6287" w:type="dxa"/>
            <w:vAlign w:val="center"/>
          </w:tcPr>
          <w:p w14:paraId="0DC32DBE">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lang w:val="en-US" w:eastAsia="zh-CN"/>
              </w:rPr>
            </w:pPr>
            <w:r>
              <w:rPr>
                <w:rFonts w:hint="eastAsia" w:ascii="宋体" w:hAnsi="宋体" w:eastAsia="宋体" w:cs="宋体"/>
                <w:snapToGrid w:val="0"/>
                <w:kern w:val="0"/>
                <w:sz w:val="21"/>
                <w:szCs w:val="21"/>
                <w:lang w:val="en-US" w:eastAsia="zh-CN"/>
              </w:rPr>
              <w:t>评标过程中，评标委员会成员提交评标委员会讨论的问题，评标委员会应当按照下列原则及时处理：</w:t>
            </w:r>
          </w:p>
          <w:p w14:paraId="40BE79BA">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lang w:val="en-US" w:eastAsia="zh-CN"/>
              </w:rPr>
            </w:pPr>
            <w:r>
              <w:rPr>
                <w:rFonts w:hint="eastAsia" w:ascii="宋体" w:hAnsi="宋体" w:eastAsia="宋体" w:cs="宋体"/>
                <w:snapToGrid w:val="0"/>
                <w:kern w:val="0"/>
                <w:sz w:val="21"/>
                <w:szCs w:val="21"/>
                <w:lang w:val="en-US" w:eastAsia="zh-CN"/>
              </w:rPr>
              <w:t>（1）按照</w:t>
            </w:r>
            <w:r>
              <w:rPr>
                <w:rFonts w:hint="eastAsia" w:cs="宋体"/>
                <w:snapToGrid w:val="0"/>
                <w:kern w:val="0"/>
                <w:sz w:val="21"/>
                <w:szCs w:val="21"/>
                <w:lang w:val="en-US" w:eastAsia="zh-CN"/>
              </w:rPr>
              <w:t>法律法规</w:t>
            </w:r>
            <w:r>
              <w:rPr>
                <w:rFonts w:hint="eastAsia" w:ascii="宋体" w:hAnsi="宋体" w:eastAsia="宋体" w:cs="宋体"/>
                <w:snapToGrid w:val="0"/>
                <w:kern w:val="0"/>
                <w:sz w:val="21"/>
                <w:szCs w:val="21"/>
                <w:lang w:val="en-US" w:eastAsia="zh-CN"/>
              </w:rPr>
              <w:t>、规章和政策规定执行；</w:t>
            </w:r>
          </w:p>
          <w:p w14:paraId="58355C70">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lang w:val="en-US" w:eastAsia="zh-CN"/>
              </w:rPr>
            </w:pPr>
            <w:r>
              <w:rPr>
                <w:rFonts w:hint="eastAsia" w:ascii="宋体" w:hAnsi="宋体" w:eastAsia="宋体" w:cs="宋体"/>
                <w:snapToGrid w:val="0"/>
                <w:kern w:val="0"/>
                <w:sz w:val="21"/>
                <w:szCs w:val="21"/>
                <w:lang w:val="en-US" w:eastAsia="zh-CN"/>
              </w:rPr>
              <w:t>（2）属于招标文件明确规定的，按照招标文件执行；</w:t>
            </w:r>
          </w:p>
          <w:p w14:paraId="71A3A6C6">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lang w:val="en-US" w:eastAsia="zh-CN"/>
              </w:rPr>
            </w:pPr>
            <w:r>
              <w:rPr>
                <w:rFonts w:hint="eastAsia" w:ascii="宋体" w:hAnsi="宋体" w:eastAsia="宋体" w:cs="宋体"/>
                <w:snapToGrid w:val="0"/>
                <w:kern w:val="0"/>
                <w:sz w:val="21"/>
                <w:szCs w:val="21"/>
                <w:lang w:val="en-US" w:eastAsia="zh-CN"/>
              </w:rPr>
              <w:t>（3）属于对招标文件存在不同理解的，由招标人负责并出具书面解释；</w:t>
            </w:r>
          </w:p>
          <w:p w14:paraId="34957B8F">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lang w:val="en-US" w:eastAsia="zh-CN"/>
              </w:rPr>
            </w:pPr>
            <w:r>
              <w:rPr>
                <w:rFonts w:hint="eastAsia" w:ascii="宋体" w:hAnsi="宋体" w:eastAsia="宋体" w:cs="宋体"/>
                <w:snapToGrid w:val="0"/>
                <w:kern w:val="0"/>
                <w:sz w:val="21"/>
                <w:szCs w:val="21"/>
                <w:lang w:val="en-US" w:eastAsia="zh-CN"/>
              </w:rPr>
              <w:t>（4）评标委员会成员意见不一致时，按照少数服从多数原则采用记名投票表决方式决定；涉及否决投标人投标的表决，认定票数应当不少于三分之二。</w:t>
            </w:r>
          </w:p>
        </w:tc>
      </w:tr>
      <w:tr w14:paraId="6386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165" w:type="dxa"/>
            <w:vAlign w:val="center"/>
          </w:tcPr>
          <w:p w14:paraId="70900389">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eastAsia="宋体" w:cs="宋体"/>
                <w:bCs/>
                <w:sz w:val="21"/>
                <w:szCs w:val="21"/>
                <w:lang w:val="en-US" w:eastAsia="zh-CN"/>
              </w:rPr>
            </w:pPr>
            <w:r>
              <w:rPr>
                <w:rFonts w:hint="eastAsia" w:ascii="宋体" w:hAnsi="宋体" w:eastAsia="宋体" w:cs="宋体"/>
                <w:bCs/>
                <w:sz w:val="21"/>
                <w:szCs w:val="21"/>
                <w:lang w:val="en-US" w:eastAsia="zh-CN"/>
              </w:rPr>
              <w:t>10.</w:t>
            </w:r>
            <w:r>
              <w:rPr>
                <w:rFonts w:hint="eastAsia" w:cs="宋体"/>
                <w:bCs/>
                <w:sz w:val="21"/>
                <w:szCs w:val="21"/>
                <w:lang w:val="en-US" w:eastAsia="zh-CN"/>
              </w:rPr>
              <w:t>19</w:t>
            </w:r>
          </w:p>
        </w:tc>
        <w:tc>
          <w:tcPr>
            <w:tcW w:w="2250" w:type="dxa"/>
            <w:gridSpan w:val="3"/>
            <w:vAlign w:val="center"/>
          </w:tcPr>
          <w:p w14:paraId="3F34231F">
            <w:pPr>
              <w:keepNext w:val="0"/>
              <w:keepLines w:val="0"/>
              <w:pageBreakBefore w:val="0"/>
              <w:widowControl w:val="0"/>
              <w:kinsoku/>
              <w:wordWrap w:val="0"/>
              <w:overflowPunct/>
              <w:topLinePunct/>
              <w:autoSpaceDE w:val="0"/>
              <w:autoSpaceDN w:val="0"/>
              <w:bidi w:val="0"/>
              <w:adjustRightInd/>
              <w:snapToGrid/>
              <w:spacing w:after="0" w:line="300" w:lineRule="exact"/>
              <w:ind w:left="48" w:leftChars="20" w:right="48" w:rightChars="20" w:firstLine="0" w:firstLineChars="0"/>
              <w:jc w:val="center"/>
              <w:textAlignment w:val="auto"/>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评标期间澄清要求</w:t>
            </w:r>
          </w:p>
        </w:tc>
        <w:tc>
          <w:tcPr>
            <w:tcW w:w="6287" w:type="dxa"/>
            <w:vAlign w:val="center"/>
          </w:tcPr>
          <w:p w14:paraId="4BE99FFA">
            <w:pPr>
              <w:keepNext w:val="0"/>
              <w:keepLines w:val="0"/>
              <w:pageBreakBefore w:val="0"/>
              <w:wordWrap w:val="0"/>
              <w:overflowPunct/>
              <w:topLinePunct/>
              <w:bidi w:val="0"/>
              <w:adjustRightInd/>
              <w:spacing w:after="0" w:line="300" w:lineRule="exact"/>
              <w:ind w:left="48" w:leftChars="20" w:right="48" w:rightChars="20" w:firstLine="0" w:firstLineChars="0"/>
              <w:jc w:val="left"/>
              <w:rPr>
                <w:rFonts w:hint="eastAsia" w:ascii="宋体" w:hAnsi="宋体" w:eastAsia="宋体" w:cs="宋体"/>
                <w:snapToGrid w:val="0"/>
                <w:kern w:val="0"/>
                <w:sz w:val="21"/>
                <w:szCs w:val="21"/>
                <w:highlight w:val="none"/>
                <w:lang w:val="en-US" w:eastAsia="zh-CN"/>
              </w:rPr>
            </w:pPr>
            <w:r>
              <w:rPr>
                <w:rFonts w:hint="eastAsia" w:ascii="宋体" w:hAnsi="宋体" w:eastAsia="宋体" w:cs="宋体"/>
                <w:sz w:val="21"/>
                <w:szCs w:val="21"/>
                <w:highlight w:val="none"/>
              </w:rPr>
              <w:t>评标期间，投标人代表应全程在线等候，随时回复评标委员会提出的问题，本项目要求提出问题后</w:t>
            </w:r>
            <w:r>
              <w:rPr>
                <w:rFonts w:hint="eastAsia" w:ascii="宋体" w:hAnsi="宋体" w:eastAsia="宋体" w:cs="宋体"/>
                <w:sz w:val="21"/>
                <w:szCs w:val="21"/>
                <w:highlight w:val="none"/>
                <w:lang w:val="en-US" w:eastAsia="zh-CN"/>
              </w:rPr>
              <w:t>30</w:t>
            </w:r>
            <w:r>
              <w:rPr>
                <w:rFonts w:hint="eastAsia" w:ascii="宋体" w:hAnsi="宋体" w:eastAsia="宋体" w:cs="宋体"/>
                <w:sz w:val="21"/>
                <w:szCs w:val="21"/>
                <w:highlight w:val="none"/>
              </w:rPr>
              <w:t>分钟内，投标人将书面回复加盖单位电子印章回传系统，届时系统未收到投标人书面回复的，评标委员会可以针对该问题</w:t>
            </w:r>
            <w:r>
              <w:rPr>
                <w:rFonts w:hint="eastAsia" w:cs="宋体"/>
                <w:sz w:val="21"/>
                <w:szCs w:val="21"/>
                <w:highlight w:val="none"/>
                <w:lang w:eastAsia="zh-CN"/>
              </w:rPr>
              <w:t>做</w:t>
            </w:r>
            <w:r>
              <w:rPr>
                <w:rFonts w:hint="eastAsia" w:ascii="宋体" w:hAnsi="宋体" w:eastAsia="宋体" w:cs="宋体"/>
                <w:sz w:val="21"/>
                <w:szCs w:val="21"/>
                <w:highlight w:val="none"/>
              </w:rPr>
              <w:t>不利于投标人的评审。</w:t>
            </w:r>
          </w:p>
        </w:tc>
      </w:tr>
      <w:tr w14:paraId="589B2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165" w:type="dxa"/>
            <w:vAlign w:val="center"/>
          </w:tcPr>
          <w:p w14:paraId="2D278176">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10.2</w:t>
            </w:r>
            <w:r>
              <w:rPr>
                <w:rFonts w:hint="eastAsia" w:cs="宋体"/>
                <w:bCs/>
                <w:sz w:val="21"/>
                <w:szCs w:val="21"/>
                <w:highlight w:val="none"/>
                <w:lang w:val="en-US" w:eastAsia="zh-CN"/>
              </w:rPr>
              <w:t>0</w:t>
            </w:r>
          </w:p>
        </w:tc>
        <w:tc>
          <w:tcPr>
            <w:tcW w:w="8537" w:type="dxa"/>
            <w:gridSpan w:val="4"/>
            <w:vAlign w:val="center"/>
          </w:tcPr>
          <w:p w14:paraId="0737796A">
            <w:pPr>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bCs/>
                <w:sz w:val="21"/>
                <w:szCs w:val="21"/>
                <w:lang w:val="en-US"/>
              </w:rPr>
            </w:pPr>
            <w:r>
              <w:rPr>
                <w:rFonts w:hint="eastAsia" w:ascii="宋体" w:hAnsi="宋体" w:eastAsia="宋体" w:cs="宋体"/>
                <w:bCs/>
                <w:sz w:val="21"/>
                <w:szCs w:val="21"/>
                <w:lang w:eastAsia="zh-CN"/>
              </w:rPr>
              <w:t>□</w:t>
            </w:r>
            <w:r>
              <w:rPr>
                <w:rFonts w:hint="eastAsia" w:ascii="宋体" w:hAnsi="宋体" w:eastAsia="宋体" w:cs="宋体"/>
                <w:bCs/>
                <w:sz w:val="21"/>
                <w:szCs w:val="21"/>
                <w:lang w:val="en-US" w:eastAsia="zh-CN"/>
              </w:rPr>
              <w:t>有暂估价：</w:t>
            </w:r>
            <w:r>
              <w:rPr>
                <w:rFonts w:hint="eastAsia" w:ascii="宋体" w:hAnsi="宋体" w:eastAsia="宋体" w:cs="宋体"/>
                <w:bCs/>
                <w:sz w:val="21"/>
                <w:szCs w:val="21"/>
              </w:rPr>
              <w:t>以暂估价形式包括在总承包范围内的工程、货物、服务属于依法必须进行招标的项目范围且达到国家规定规模标准的，应当依法进行招标。</w:t>
            </w:r>
          </w:p>
          <w:p w14:paraId="2BEB421D">
            <w:pPr>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sz w:val="21"/>
                <w:szCs w:val="21"/>
                <w:highlight w:val="yellow"/>
              </w:rPr>
            </w:pPr>
            <w:r>
              <w:rPr>
                <w:rFonts w:hint="eastAsia" w:ascii="宋体" w:hAnsi="宋体" w:eastAsia="宋体" w:cs="宋体"/>
                <w:bCs/>
                <w:sz w:val="21"/>
                <w:szCs w:val="21"/>
                <w:lang w:eastAsia="zh-CN"/>
              </w:rPr>
              <w:t>□</w:t>
            </w:r>
            <w:r>
              <w:rPr>
                <w:rFonts w:hint="eastAsia" w:ascii="宋体" w:hAnsi="宋体" w:eastAsia="宋体" w:cs="宋体"/>
                <w:bCs/>
                <w:sz w:val="21"/>
                <w:szCs w:val="21"/>
                <w:lang w:val="en-US" w:eastAsia="zh-CN"/>
              </w:rPr>
              <w:t>无暂估价</w:t>
            </w:r>
          </w:p>
        </w:tc>
      </w:tr>
      <w:tr w14:paraId="1C24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1165" w:type="dxa"/>
            <w:vAlign w:val="center"/>
          </w:tcPr>
          <w:p w14:paraId="6164EF90">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10.2</w:t>
            </w:r>
            <w:r>
              <w:rPr>
                <w:rFonts w:hint="eastAsia" w:cs="宋体"/>
                <w:bCs/>
                <w:sz w:val="21"/>
                <w:szCs w:val="21"/>
                <w:highlight w:val="none"/>
                <w:lang w:val="en-US" w:eastAsia="zh-CN"/>
              </w:rPr>
              <w:t>1</w:t>
            </w:r>
          </w:p>
        </w:tc>
        <w:tc>
          <w:tcPr>
            <w:tcW w:w="8537" w:type="dxa"/>
            <w:gridSpan w:val="4"/>
            <w:vAlign w:val="center"/>
          </w:tcPr>
          <w:p w14:paraId="777DA350">
            <w:pPr>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sz w:val="21"/>
                <w:szCs w:val="21"/>
              </w:rPr>
            </w:pPr>
            <w:r>
              <w:rPr>
                <w:rFonts w:hint="eastAsia" w:ascii="宋体" w:hAnsi="宋体" w:eastAsia="宋体" w:cs="宋体"/>
                <w:sz w:val="21"/>
                <w:szCs w:val="21"/>
              </w:rPr>
              <w:t>1.招标文件中所设置的内容、条款及未尽事宜，以国家或省有关规定为准；</w:t>
            </w:r>
          </w:p>
          <w:p w14:paraId="6FC2ABF2">
            <w:pPr>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sz w:val="21"/>
                <w:szCs w:val="21"/>
                <w:highlight w:val="yellow"/>
              </w:rPr>
            </w:pPr>
            <w:r>
              <w:rPr>
                <w:rFonts w:hint="eastAsia" w:ascii="宋体" w:hAnsi="宋体" w:eastAsia="宋体" w:cs="宋体"/>
                <w:sz w:val="21"/>
                <w:szCs w:val="21"/>
              </w:rPr>
              <w:t>2.</w:t>
            </w:r>
            <w:r>
              <w:rPr>
                <w:rFonts w:hint="eastAsia" w:cs="宋体"/>
                <w:sz w:val="21"/>
                <w:szCs w:val="21"/>
                <w:lang w:eastAsia="zh-CN"/>
              </w:rPr>
              <w:t>其他</w:t>
            </w:r>
            <w:r>
              <w:rPr>
                <w:rFonts w:hint="eastAsia" w:ascii="宋体" w:hAnsi="宋体" w:eastAsia="宋体" w:cs="宋体"/>
                <w:sz w:val="21"/>
                <w:szCs w:val="21"/>
              </w:rPr>
              <w:t>：</w:t>
            </w:r>
          </w:p>
        </w:tc>
      </w:tr>
      <w:tr w14:paraId="28B4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65" w:type="dxa"/>
            <w:vAlign w:val="center"/>
          </w:tcPr>
          <w:p w14:paraId="5D5D6CA2">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10.2</w:t>
            </w:r>
            <w:r>
              <w:rPr>
                <w:rFonts w:hint="eastAsia" w:cs="宋体"/>
                <w:bCs/>
                <w:sz w:val="21"/>
                <w:szCs w:val="21"/>
                <w:highlight w:val="none"/>
                <w:lang w:val="en-US" w:eastAsia="zh-CN"/>
              </w:rPr>
              <w:t>2</w:t>
            </w:r>
          </w:p>
        </w:tc>
        <w:tc>
          <w:tcPr>
            <w:tcW w:w="8537" w:type="dxa"/>
            <w:gridSpan w:val="4"/>
            <w:vAlign w:val="center"/>
          </w:tcPr>
          <w:p w14:paraId="5D49722B">
            <w:pPr>
              <w:pStyle w:val="79"/>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sz w:val="21"/>
                <w:szCs w:val="21"/>
                <w:highlight w:val="yellow"/>
              </w:rPr>
            </w:pPr>
            <w:r>
              <w:rPr>
                <w:rFonts w:hint="eastAsia" w:ascii="宋体" w:hAnsi="宋体" w:eastAsia="宋体" w:cs="宋体"/>
                <w:sz w:val="21"/>
                <w:szCs w:val="21"/>
              </w:rPr>
              <w:t>本招标文件要求的复印件是指复印件或扫描件或影印件。</w:t>
            </w:r>
          </w:p>
        </w:tc>
      </w:tr>
      <w:tr w14:paraId="04E7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165" w:type="dxa"/>
            <w:vAlign w:val="center"/>
          </w:tcPr>
          <w:p w14:paraId="78CF2CBA">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10.2</w:t>
            </w:r>
            <w:r>
              <w:rPr>
                <w:rFonts w:hint="eastAsia" w:cs="宋体"/>
                <w:bCs/>
                <w:sz w:val="21"/>
                <w:szCs w:val="21"/>
                <w:highlight w:val="none"/>
                <w:lang w:val="en-US" w:eastAsia="zh-CN"/>
              </w:rPr>
              <w:t>3</w:t>
            </w:r>
          </w:p>
        </w:tc>
        <w:tc>
          <w:tcPr>
            <w:tcW w:w="8537" w:type="dxa"/>
            <w:gridSpan w:val="4"/>
            <w:vAlign w:val="center"/>
          </w:tcPr>
          <w:p w14:paraId="35995E7F">
            <w:pPr>
              <w:pStyle w:val="79"/>
              <w:keepNext w:val="0"/>
              <w:keepLines w:val="0"/>
              <w:pageBreakBefore w:val="0"/>
              <w:overflowPunct/>
              <w:bidi w:val="0"/>
              <w:adjustRightInd/>
              <w:spacing w:after="0" w:line="300" w:lineRule="exact"/>
              <w:ind w:left="48" w:leftChars="20" w:right="48" w:rightChars="20" w:firstLine="0" w:firstLineChars="0"/>
              <w:jc w:val="left"/>
              <w:rPr>
                <w:rFonts w:hint="eastAsia" w:ascii="宋体" w:hAnsi="宋体" w:eastAsia="宋体" w:cs="宋体"/>
                <w:sz w:val="21"/>
                <w:szCs w:val="21"/>
                <w:highlight w:val="yellow"/>
              </w:rPr>
            </w:pPr>
            <w:r>
              <w:rPr>
                <w:rFonts w:hint="eastAsia" w:ascii="宋体" w:hAnsi="宋体" w:eastAsia="宋体" w:cs="宋体"/>
                <w:sz w:val="21"/>
                <w:szCs w:val="21"/>
              </w:rPr>
              <w:t>招标代理服务费：</w:t>
            </w:r>
          </w:p>
        </w:tc>
      </w:tr>
    </w:tbl>
    <w:p w14:paraId="235838E8">
      <w:pPr>
        <w:snapToGrid w:val="0"/>
        <w:jc w:val="center"/>
        <w:rPr>
          <w:rFonts w:hint="eastAsia" w:ascii="宋体" w:hAnsi="宋体" w:eastAsia="宋体" w:cs="宋体"/>
          <w:sz w:val="28"/>
          <w:szCs w:val="28"/>
        </w:rPr>
      </w:pPr>
    </w:p>
    <w:p w14:paraId="3EEC99AA">
      <w:pPr>
        <w:snapToGrid/>
        <w:jc w:val="left"/>
        <w:rPr>
          <w:rFonts w:hint="eastAsia" w:ascii="宋体" w:hAnsi="宋体" w:eastAsia="宋体" w:cs="宋体"/>
          <w:sz w:val="28"/>
          <w:szCs w:val="28"/>
        </w:rPr>
      </w:pPr>
      <w:r>
        <w:rPr>
          <w:rFonts w:hint="eastAsia" w:ascii="宋体" w:hAnsi="宋体" w:eastAsia="宋体" w:cs="宋体"/>
          <w:sz w:val="28"/>
          <w:szCs w:val="28"/>
        </w:rPr>
        <w:br w:type="page"/>
      </w:r>
    </w:p>
    <w:p w14:paraId="266627C2">
      <w:pPr>
        <w:snapToGrid w:val="0"/>
        <w:ind w:left="0" w:leftChars="0" w:firstLine="0" w:firstLineChars="0"/>
        <w:jc w:val="center"/>
        <w:rPr>
          <w:rFonts w:hint="eastAsia" w:ascii="宋体" w:hAnsi="宋体" w:eastAsia="宋体" w:cs="宋体"/>
          <w:b/>
          <w:bCs/>
          <w:sz w:val="30"/>
          <w:szCs w:val="30"/>
          <w:lang w:val="en-US" w:eastAsia="zh-CN"/>
        </w:rPr>
      </w:pPr>
      <w:r>
        <w:rPr>
          <w:rFonts w:hint="eastAsia" w:ascii="宋体" w:hAnsi="宋体" w:eastAsia="宋体" w:cs="宋体"/>
          <w:b/>
          <w:bCs/>
          <w:sz w:val="30"/>
          <w:szCs w:val="30"/>
        </w:rPr>
        <w:t>投标人须知</w:t>
      </w:r>
      <w:bookmarkEnd w:id="168"/>
      <w:r>
        <w:rPr>
          <w:rFonts w:hint="eastAsia" w:cs="宋体"/>
          <w:b/>
          <w:bCs/>
          <w:sz w:val="30"/>
          <w:szCs w:val="30"/>
          <w:lang w:val="en-US" w:eastAsia="zh-CN"/>
        </w:rPr>
        <w:t>正文</w:t>
      </w:r>
    </w:p>
    <w:p w14:paraId="5B52C11E">
      <w:pPr>
        <w:pStyle w:val="79"/>
        <w:pageBreakBefore w:val="0"/>
        <w:kinsoku/>
        <w:overflowPunct/>
        <w:autoSpaceDE w:val="0"/>
        <w:autoSpaceDN w:val="0"/>
        <w:bidi w:val="0"/>
        <w:spacing w:after="160" w:line="400" w:lineRule="exact"/>
        <w:textAlignment w:val="auto"/>
        <w:rPr>
          <w:rFonts w:hint="eastAsia" w:ascii="宋体" w:hAnsi="宋体" w:eastAsia="宋体" w:cs="宋体"/>
        </w:rPr>
      </w:pPr>
    </w:p>
    <w:p w14:paraId="4468DA71">
      <w:pPr>
        <w:pStyle w:val="3"/>
        <w:keepNext w:val="0"/>
        <w:keepLines w:val="0"/>
        <w:pageBreakBefore w:val="0"/>
        <w:widowControl w:val="0"/>
        <w:numPr>
          <w:ilvl w:val="0"/>
          <w:numId w:val="0"/>
        </w:numPr>
        <w:kinsoku/>
        <w:overflowPunct/>
        <w:autoSpaceDE w:val="0"/>
        <w:autoSpaceDN w:val="0"/>
        <w:bidi w:val="0"/>
        <w:spacing w:after="160" w:line="400" w:lineRule="exact"/>
        <w:textAlignment w:val="auto"/>
        <w:rPr>
          <w:rFonts w:hint="eastAsia"/>
        </w:rPr>
      </w:pPr>
      <w:bookmarkStart w:id="169" w:name="_Toc211498595"/>
      <w:bookmarkStart w:id="170" w:name="_Toc80006089"/>
      <w:bookmarkStart w:id="171" w:name="_Toc300677999"/>
      <w:bookmarkStart w:id="172" w:name="_Toc9178518"/>
      <w:bookmarkStart w:id="173" w:name="_Toc27467"/>
      <w:r>
        <w:rPr>
          <w:rFonts w:hint="eastAsia"/>
          <w:lang w:val="en-US" w:eastAsia="zh-CN"/>
        </w:rPr>
        <w:t>1.</w:t>
      </w:r>
      <w:r>
        <w:rPr>
          <w:rFonts w:hint="eastAsia"/>
        </w:rPr>
        <w:t>总则</w:t>
      </w:r>
      <w:bookmarkEnd w:id="169"/>
      <w:bookmarkEnd w:id="170"/>
      <w:bookmarkEnd w:id="171"/>
      <w:bookmarkEnd w:id="172"/>
      <w:bookmarkEnd w:id="173"/>
    </w:p>
    <w:p w14:paraId="2F84F08B">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174" w:name="_Toc300678000"/>
      <w:r>
        <w:rPr>
          <w:rFonts w:hint="eastAsia" w:ascii="宋体" w:hAnsi="宋体" w:eastAsia="宋体" w:cs="宋体"/>
          <w:b w:val="0"/>
          <w:bCs w:val="0"/>
          <w:sz w:val="24"/>
          <w:szCs w:val="24"/>
        </w:rPr>
        <w:t>1.1 项目概况</w:t>
      </w:r>
      <w:bookmarkEnd w:id="174"/>
    </w:p>
    <w:p w14:paraId="6071060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1.1.1</w:t>
      </w:r>
      <w:r>
        <w:rPr>
          <w:rFonts w:hint="eastAsia" w:cs="宋体"/>
          <w:sz w:val="24"/>
          <w:szCs w:val="24"/>
          <w:lang w:val="en-US" w:eastAsia="zh-CN"/>
        </w:rPr>
        <w:t xml:space="preserve"> </w:t>
      </w:r>
      <w:r>
        <w:rPr>
          <w:rFonts w:hint="eastAsia" w:ascii="宋体" w:hAnsi="宋体" w:eastAsia="宋体" w:cs="宋体"/>
          <w:sz w:val="24"/>
          <w:szCs w:val="24"/>
        </w:rPr>
        <w:t>根</w:t>
      </w:r>
      <w:r>
        <w:rPr>
          <w:rFonts w:hint="eastAsia" w:ascii="宋体" w:hAnsi="宋体" w:eastAsia="宋体" w:cs="宋体"/>
          <w:color w:val="auto"/>
          <w:sz w:val="24"/>
          <w:szCs w:val="24"/>
        </w:rPr>
        <w:t>据《中华人民共和国招标投标法</w:t>
      </w:r>
      <w:r>
        <w:rPr>
          <w:rFonts w:hint="eastAsia" w:cs="宋体"/>
          <w:color w:val="auto"/>
          <w:sz w:val="24"/>
          <w:szCs w:val="24"/>
          <w:lang w:eastAsia="zh-CN"/>
        </w:rPr>
        <w:t>》《</w:t>
      </w:r>
      <w:r>
        <w:rPr>
          <w:rFonts w:hint="eastAsia" w:ascii="宋体" w:hAnsi="宋体" w:eastAsia="宋体" w:cs="宋体"/>
          <w:color w:val="auto"/>
          <w:sz w:val="24"/>
          <w:szCs w:val="24"/>
        </w:rPr>
        <w:t>中华人民共</w:t>
      </w:r>
      <w:r>
        <w:rPr>
          <w:rFonts w:hint="eastAsia" w:ascii="宋体" w:hAnsi="宋体" w:eastAsia="宋体" w:cs="宋体"/>
          <w:sz w:val="24"/>
          <w:szCs w:val="24"/>
        </w:rPr>
        <w:t>和国招标投标法实施条例》 等有关</w:t>
      </w:r>
      <w:r>
        <w:rPr>
          <w:rFonts w:hint="eastAsia" w:cs="宋体"/>
          <w:sz w:val="24"/>
          <w:szCs w:val="24"/>
          <w:lang w:eastAsia="zh-CN"/>
        </w:rPr>
        <w:t>法律法规</w:t>
      </w:r>
      <w:r>
        <w:rPr>
          <w:rFonts w:hint="eastAsia" w:ascii="宋体" w:hAnsi="宋体" w:eastAsia="宋体" w:cs="宋体"/>
          <w:sz w:val="24"/>
          <w:szCs w:val="24"/>
        </w:rPr>
        <w:t>和规章的规定，本招标项目已具备招标条件，现对施工进行招标。</w:t>
      </w:r>
    </w:p>
    <w:p w14:paraId="48AA5F1D">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1.1.2</w:t>
      </w:r>
      <w:r>
        <w:rPr>
          <w:rFonts w:hint="eastAsia" w:cs="宋体"/>
          <w:sz w:val="24"/>
          <w:szCs w:val="24"/>
          <w:lang w:val="en-US" w:eastAsia="zh-CN"/>
        </w:rPr>
        <w:t xml:space="preserve"> </w:t>
      </w:r>
      <w:r>
        <w:rPr>
          <w:rFonts w:hint="eastAsia" w:ascii="宋体" w:hAnsi="宋体" w:eastAsia="宋体" w:cs="宋体"/>
          <w:sz w:val="24"/>
          <w:szCs w:val="24"/>
        </w:rPr>
        <w:t>招标人：见投标人须知前附表。</w:t>
      </w:r>
    </w:p>
    <w:p w14:paraId="1710D83B">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1.1.3</w:t>
      </w:r>
      <w:r>
        <w:rPr>
          <w:rFonts w:hint="eastAsia" w:cs="宋体"/>
          <w:sz w:val="24"/>
          <w:szCs w:val="24"/>
          <w:lang w:val="en-US" w:eastAsia="zh-CN"/>
        </w:rPr>
        <w:t xml:space="preserve"> </w:t>
      </w:r>
      <w:r>
        <w:rPr>
          <w:rFonts w:hint="eastAsia" w:ascii="宋体" w:hAnsi="宋体" w:eastAsia="宋体" w:cs="宋体"/>
          <w:sz w:val="24"/>
          <w:szCs w:val="24"/>
        </w:rPr>
        <w:t>招标代理机构：见投标人须知前附表。</w:t>
      </w:r>
    </w:p>
    <w:p w14:paraId="72F3069A">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1.1.4</w:t>
      </w:r>
      <w:r>
        <w:rPr>
          <w:rFonts w:hint="eastAsia" w:cs="宋体"/>
          <w:sz w:val="24"/>
          <w:szCs w:val="24"/>
          <w:lang w:val="en-US" w:eastAsia="zh-CN"/>
        </w:rPr>
        <w:t xml:space="preserve"> </w:t>
      </w:r>
      <w:r>
        <w:rPr>
          <w:rFonts w:hint="eastAsia" w:ascii="宋体" w:hAnsi="宋体" w:eastAsia="宋体" w:cs="宋体"/>
          <w:sz w:val="24"/>
          <w:szCs w:val="24"/>
        </w:rPr>
        <w:t>招标项目名称：见投标人须知前附表。</w:t>
      </w:r>
    </w:p>
    <w:p w14:paraId="1C76C8ED">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1.1.5</w:t>
      </w:r>
      <w:r>
        <w:rPr>
          <w:rFonts w:hint="eastAsia" w:cs="宋体"/>
          <w:sz w:val="24"/>
          <w:szCs w:val="24"/>
          <w:lang w:val="en-US" w:eastAsia="zh-CN"/>
        </w:rPr>
        <w:t xml:space="preserve"> </w:t>
      </w:r>
      <w:r>
        <w:rPr>
          <w:rFonts w:hint="eastAsia" w:ascii="宋体" w:hAnsi="宋体" w:eastAsia="宋体" w:cs="宋体"/>
          <w:sz w:val="24"/>
          <w:szCs w:val="24"/>
        </w:rPr>
        <w:t>建设地点：见投标人须知前附表。</w:t>
      </w:r>
    </w:p>
    <w:p w14:paraId="7C94137D">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kern w:val="2"/>
          <w:sz w:val="24"/>
          <w:szCs w:val="24"/>
          <w:lang w:val="en-US" w:eastAsia="zh-CN" w:bidi="ar-SA"/>
        </w:rPr>
      </w:pPr>
      <w:bookmarkStart w:id="175" w:name="_Toc300678001"/>
      <w:r>
        <w:rPr>
          <w:rFonts w:hint="eastAsia" w:ascii="宋体" w:hAnsi="宋体" w:eastAsia="宋体" w:cs="宋体"/>
          <w:b w:val="0"/>
          <w:bCs w:val="0"/>
          <w:sz w:val="24"/>
          <w:szCs w:val="24"/>
        </w:rPr>
        <w:t>1.2 资金来源和落实情况</w:t>
      </w:r>
      <w:bookmarkEnd w:id="175"/>
      <w:r>
        <w:rPr>
          <w:rFonts w:hint="eastAsia" w:ascii="宋体" w:hAnsi="宋体" w:cs="宋体"/>
          <w:b w:val="0"/>
          <w:bCs w:val="0"/>
          <w:sz w:val="24"/>
          <w:szCs w:val="24"/>
          <w:lang w:eastAsia="zh-CN"/>
        </w:rPr>
        <w:t>：</w:t>
      </w:r>
      <w:r>
        <w:rPr>
          <w:rFonts w:hint="eastAsia" w:ascii="宋体" w:hAnsi="宋体" w:eastAsia="宋体" w:cs="宋体"/>
          <w:b w:val="0"/>
          <w:bCs w:val="0"/>
          <w:kern w:val="2"/>
          <w:sz w:val="24"/>
          <w:szCs w:val="24"/>
          <w:lang w:val="en-US" w:eastAsia="zh-CN" w:bidi="ar-SA"/>
        </w:rPr>
        <w:t>详见招标公告或投标邀请书 。</w:t>
      </w:r>
    </w:p>
    <w:p w14:paraId="72BB9223">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176" w:name="_Toc300678002"/>
      <w:r>
        <w:rPr>
          <w:rFonts w:hint="eastAsia" w:ascii="宋体" w:hAnsi="宋体" w:eastAsia="宋体" w:cs="宋体"/>
          <w:b w:val="0"/>
          <w:bCs w:val="0"/>
          <w:sz w:val="24"/>
          <w:szCs w:val="24"/>
        </w:rPr>
        <w:t>1.3 招标范围、计划工期和质量要求</w:t>
      </w:r>
      <w:bookmarkEnd w:id="176"/>
    </w:p>
    <w:p w14:paraId="3390DFA0">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1.3.1</w:t>
      </w:r>
      <w:r>
        <w:rPr>
          <w:rFonts w:hint="eastAsia" w:cs="宋体"/>
          <w:sz w:val="24"/>
          <w:szCs w:val="24"/>
          <w:lang w:val="en-US" w:eastAsia="zh-CN"/>
        </w:rPr>
        <w:t xml:space="preserve"> </w:t>
      </w:r>
      <w:r>
        <w:rPr>
          <w:rFonts w:hint="eastAsia" w:ascii="宋体" w:hAnsi="宋体" w:eastAsia="宋体" w:cs="宋体"/>
          <w:sz w:val="24"/>
          <w:szCs w:val="24"/>
        </w:rPr>
        <w:t>招标范围：见投标人须知前附表。</w:t>
      </w:r>
    </w:p>
    <w:p w14:paraId="1FAB056B">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1.3.2</w:t>
      </w:r>
      <w:r>
        <w:rPr>
          <w:rFonts w:hint="eastAsia" w:cs="宋体"/>
          <w:sz w:val="24"/>
          <w:szCs w:val="24"/>
          <w:lang w:val="en-US" w:eastAsia="zh-CN"/>
        </w:rPr>
        <w:t xml:space="preserve"> </w:t>
      </w:r>
      <w:r>
        <w:rPr>
          <w:rFonts w:hint="eastAsia" w:ascii="宋体" w:hAnsi="宋体" w:eastAsia="宋体" w:cs="宋体"/>
          <w:sz w:val="24"/>
          <w:szCs w:val="24"/>
        </w:rPr>
        <w:t>计划工期：见投标人须知前附表。</w:t>
      </w:r>
    </w:p>
    <w:p w14:paraId="3746FA35">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1.3.3</w:t>
      </w:r>
      <w:r>
        <w:rPr>
          <w:rFonts w:hint="eastAsia" w:cs="宋体"/>
          <w:sz w:val="24"/>
          <w:szCs w:val="24"/>
          <w:lang w:val="en-US" w:eastAsia="zh-CN"/>
        </w:rPr>
        <w:t xml:space="preserve"> </w:t>
      </w:r>
      <w:r>
        <w:rPr>
          <w:rFonts w:hint="eastAsia" w:ascii="宋体" w:hAnsi="宋体" w:eastAsia="宋体" w:cs="宋体"/>
          <w:sz w:val="24"/>
          <w:szCs w:val="24"/>
        </w:rPr>
        <w:t>质量标准和保修要求：见投标人须知前附表。</w:t>
      </w:r>
    </w:p>
    <w:p w14:paraId="533E5BBA">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177" w:name="_Toc300678003"/>
      <w:r>
        <w:rPr>
          <w:rFonts w:hint="eastAsia" w:ascii="宋体" w:hAnsi="宋体" w:eastAsia="宋体" w:cs="宋体"/>
          <w:b w:val="0"/>
          <w:bCs w:val="0"/>
          <w:sz w:val="24"/>
          <w:szCs w:val="24"/>
        </w:rPr>
        <w:t>1.4 投标人资格要求</w:t>
      </w:r>
    </w:p>
    <w:p w14:paraId="014D1E7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trike/>
          <w:sz w:val="24"/>
          <w:szCs w:val="24"/>
        </w:rPr>
      </w:pPr>
      <w:bookmarkStart w:id="178" w:name="_Toc300678004"/>
      <w:r>
        <w:rPr>
          <w:rFonts w:hint="eastAsia" w:ascii="宋体" w:hAnsi="宋体" w:eastAsia="宋体" w:cs="宋体"/>
          <w:sz w:val="24"/>
          <w:szCs w:val="24"/>
        </w:rPr>
        <w:t>采用资格预审方式，投标人应是收到招标人发出投标邀请书的单位。</w:t>
      </w:r>
      <w:bookmarkEnd w:id="178"/>
    </w:p>
    <w:p w14:paraId="20CF91A4">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sz w:val="24"/>
          <w:szCs w:val="24"/>
        </w:rPr>
        <w:t>采用资格后审方式，</w:t>
      </w:r>
      <w:r>
        <w:rPr>
          <w:rFonts w:hint="eastAsia" w:ascii="宋体" w:hAnsi="宋体" w:eastAsia="宋体" w:cs="宋体"/>
          <w:b w:val="0"/>
          <w:bCs w:val="0"/>
          <w:sz w:val="24"/>
          <w:szCs w:val="24"/>
        </w:rPr>
        <w:t>投标人资格要求</w:t>
      </w:r>
      <w:bookmarkEnd w:id="177"/>
      <w:r>
        <w:rPr>
          <w:rFonts w:hint="eastAsia" w:ascii="宋体" w:hAnsi="宋体" w:eastAsia="宋体" w:cs="宋体"/>
          <w:b w:val="0"/>
          <w:bCs w:val="0"/>
          <w:sz w:val="24"/>
          <w:szCs w:val="24"/>
        </w:rPr>
        <w:t>：</w:t>
      </w:r>
    </w:p>
    <w:p w14:paraId="464BD012">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1.4.1</w:t>
      </w:r>
      <w:r>
        <w:rPr>
          <w:rFonts w:hint="eastAsia" w:cs="宋体"/>
          <w:sz w:val="24"/>
          <w:szCs w:val="24"/>
          <w:lang w:val="en-US" w:eastAsia="zh-CN"/>
        </w:rPr>
        <w:t xml:space="preserve"> </w:t>
      </w:r>
      <w:r>
        <w:rPr>
          <w:rFonts w:hint="eastAsia" w:ascii="宋体" w:hAnsi="宋体" w:eastAsia="宋体" w:cs="宋体"/>
          <w:sz w:val="24"/>
          <w:szCs w:val="24"/>
        </w:rPr>
        <w:t>投标人应具备承担本项目施工的资质条件：见投标人须知前附表；</w:t>
      </w:r>
    </w:p>
    <w:p w14:paraId="1BB7671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1.4.2</w:t>
      </w:r>
      <w:r>
        <w:rPr>
          <w:rFonts w:hint="eastAsia" w:cs="宋体"/>
          <w:sz w:val="24"/>
          <w:szCs w:val="24"/>
          <w:lang w:val="en-US" w:eastAsia="zh-CN"/>
        </w:rPr>
        <w:t xml:space="preserve"> </w:t>
      </w:r>
      <w:r>
        <w:rPr>
          <w:rFonts w:hint="eastAsia" w:ascii="宋体" w:hAnsi="宋体" w:eastAsia="宋体" w:cs="宋体"/>
          <w:sz w:val="24"/>
          <w:szCs w:val="24"/>
        </w:rPr>
        <w:t>投标人须知前附表规定接受联合体投标的，除应符合本须知第1.4.1项和投标人须知前附表的要求外，还应遵守以下规定：</w:t>
      </w:r>
    </w:p>
    <w:p w14:paraId="2978141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（1）联合体各方应按招标文件提供的格式签订联合体协议书，明确联合体牵头人和各方权利义务；</w:t>
      </w:r>
    </w:p>
    <w:p w14:paraId="511F435A">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w:t>
      </w:r>
      <w:bookmarkStart w:id="179" w:name="_Hlk211438299"/>
      <w:r>
        <w:rPr>
          <w:rFonts w:hint="eastAsia" w:ascii="宋体" w:hAnsi="宋体" w:eastAsia="宋体" w:cs="宋体"/>
          <w:sz w:val="24"/>
          <w:szCs w:val="24"/>
        </w:rPr>
        <w:t>由同一专业的单位组成的联合体，按照资质等级较低的单位确定资质等级；</w:t>
      </w:r>
      <w:bookmarkEnd w:id="179"/>
    </w:p>
    <w:p w14:paraId="0A42851C">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bookmarkStart w:id="180" w:name="_Hlk210289815"/>
      <w:r>
        <w:rPr>
          <w:rFonts w:hint="eastAsia" w:ascii="宋体" w:hAnsi="宋体" w:eastAsia="宋体" w:cs="宋体"/>
          <w:bCs/>
          <w:sz w:val="24"/>
          <w:szCs w:val="24"/>
        </w:rPr>
        <w:t>（3）通过资格预审的联合体，其各方组成结构或职责，以及资格条件不得改变；</w:t>
      </w:r>
    </w:p>
    <w:bookmarkEnd w:id="180"/>
    <w:p w14:paraId="698CCA3B">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（4）联合体各方不得再以自己名义单独或参加其他联合体在同一标段中投标。</w:t>
      </w:r>
    </w:p>
    <w:p w14:paraId="45B1FD3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1.4.3 投标人不得存在下列情形之一：</w:t>
      </w:r>
    </w:p>
    <w:p w14:paraId="51555D4E">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（l）为招标人的不具有独立法人资格的附属机构（单位）；</w:t>
      </w:r>
    </w:p>
    <w:p w14:paraId="421075F0">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（2）为本招标项目前期准备提供设计或咨询服务的；</w:t>
      </w:r>
    </w:p>
    <w:p w14:paraId="196B1B9B">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（3）为本招标项目的监理人；</w:t>
      </w:r>
    </w:p>
    <w:p w14:paraId="15AB17A0">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（4）为本招标项目的代建人；</w:t>
      </w:r>
    </w:p>
    <w:p w14:paraId="2079E2EB">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（5）为本招标项目的招标代理机构；</w:t>
      </w:r>
    </w:p>
    <w:p w14:paraId="6F52C79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（6）与本招标项目的监理人或代建人或招标代理机构同为一个法定代表人的；</w:t>
      </w:r>
    </w:p>
    <w:p w14:paraId="1FDFF078">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（7）与本招标项目的监理人或代建人或招标代理机构相互控股或参股的；</w:t>
      </w:r>
    </w:p>
    <w:p w14:paraId="4EF472AC">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（8）与本招标项目的监理人或代建人或招标代理机构相互任职或工作的；</w:t>
      </w:r>
    </w:p>
    <w:p w14:paraId="2DA65F96">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（9）被责令停业的；</w:t>
      </w:r>
    </w:p>
    <w:p w14:paraId="72D5217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（10）被招标项目所在地住房城乡建设主管部门取消参加本地区依法必须招标项目投标资格的；</w:t>
      </w:r>
    </w:p>
    <w:p w14:paraId="113ED6D3">
      <w:pPr>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（11）与招标人存在利害关系可能影响招标公正性的法人、其他组织或者个人；</w:t>
      </w:r>
    </w:p>
    <w:p w14:paraId="15B6CFD5">
      <w:pPr>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（12）单位负责人为同一人或者存在控股、管理关系的不同单位参加同一标段或者未划分标段的同一招标项目投标的；</w:t>
      </w:r>
    </w:p>
    <w:p w14:paraId="0E85F29D">
      <w:pPr>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（13）不接受在国家企业信用信息公示系统中被列入严重违法失信企业名单、在“信用中国”网站中被列入失信被执行人名单以及省级行政监督部门根据有关信用管理规定不接受其参与投标的投标；</w:t>
      </w:r>
    </w:p>
    <w:p w14:paraId="46858E43">
      <w:pPr>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14）企业资质不符合相应建筑业企业资质标准要求条件，被县级以上地方人民政府住房城乡建设主管部门、其他有关部门责令其限期改正处于企业整改期间的；或者逾期仍未达到建筑业企业资质标准要求条件，被资质许可机关撤回其建筑业企业资质证书的；</w:t>
      </w:r>
    </w:p>
    <w:p w14:paraId="29387917">
      <w:pPr>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（15）</w:t>
      </w:r>
      <w:r>
        <w:rPr>
          <w:rFonts w:hint="eastAsia" w:cs="宋体"/>
          <w:bCs/>
          <w:sz w:val="24"/>
          <w:szCs w:val="24"/>
          <w:lang w:eastAsia="zh-CN"/>
        </w:rPr>
        <w:t>法律法规</w:t>
      </w:r>
      <w:r>
        <w:rPr>
          <w:rFonts w:hint="eastAsia" w:ascii="宋体" w:hAnsi="宋体" w:eastAsia="宋体" w:cs="宋体"/>
          <w:bCs/>
          <w:sz w:val="24"/>
          <w:szCs w:val="24"/>
        </w:rPr>
        <w:t>规定的其他情形。</w:t>
      </w:r>
    </w:p>
    <w:p w14:paraId="5A8163EF">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181" w:name="_Toc300678005"/>
      <w:r>
        <w:rPr>
          <w:rFonts w:hint="eastAsia" w:ascii="宋体" w:hAnsi="宋体" w:eastAsia="宋体" w:cs="宋体"/>
          <w:b w:val="0"/>
          <w:bCs w:val="0"/>
          <w:sz w:val="24"/>
          <w:szCs w:val="24"/>
        </w:rPr>
        <w:t>1.5 费用承担</w:t>
      </w:r>
      <w:bookmarkEnd w:id="181"/>
    </w:p>
    <w:p w14:paraId="22184085">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投标人准备和参加投标活动发生的费用自理。</w:t>
      </w:r>
    </w:p>
    <w:p w14:paraId="78ADE2D0">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182" w:name="_Toc300678006"/>
      <w:r>
        <w:rPr>
          <w:rFonts w:hint="eastAsia" w:ascii="宋体" w:hAnsi="宋体" w:eastAsia="宋体" w:cs="宋体"/>
          <w:b w:val="0"/>
          <w:bCs w:val="0"/>
          <w:sz w:val="24"/>
          <w:szCs w:val="24"/>
        </w:rPr>
        <w:t>1.6 保密</w:t>
      </w:r>
      <w:bookmarkEnd w:id="182"/>
    </w:p>
    <w:p w14:paraId="7216829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参与招标投标活动的各方应对招标文件和投标文件中的商业和技术等秘密保密，违者应对由此造成的后果承担法律责任。</w:t>
      </w:r>
    </w:p>
    <w:p w14:paraId="06A7C4CA">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183" w:name="_Toc300678007"/>
      <w:r>
        <w:rPr>
          <w:rFonts w:hint="eastAsia" w:ascii="宋体" w:hAnsi="宋体" w:eastAsia="宋体" w:cs="宋体"/>
          <w:b w:val="0"/>
          <w:bCs w:val="0"/>
          <w:sz w:val="24"/>
          <w:szCs w:val="24"/>
        </w:rPr>
        <w:t>1.7 语言文字</w:t>
      </w:r>
      <w:bookmarkEnd w:id="183"/>
    </w:p>
    <w:p w14:paraId="7E116F06">
      <w:pPr>
        <w:pStyle w:val="79"/>
        <w:keepNext w:val="0"/>
        <w:keepLines w:val="0"/>
        <w:pageBreakBefore w:val="0"/>
        <w:widowControl w:val="0"/>
        <w:kinsoku/>
        <w:overflowPunct/>
        <w:autoSpaceDE w:val="0"/>
        <w:autoSpaceDN w:val="0"/>
        <w:bidi w:val="0"/>
        <w:spacing w:after="160" w:line="400" w:lineRule="exact"/>
        <w:ind w:firstLine="456" w:firstLineChars="200"/>
        <w:textAlignment w:val="auto"/>
        <w:rPr>
          <w:rFonts w:hint="eastAsia" w:ascii="宋体" w:hAnsi="宋体" w:eastAsia="宋体" w:cs="宋体"/>
          <w:spacing w:val="-6"/>
          <w:sz w:val="24"/>
          <w:szCs w:val="24"/>
        </w:rPr>
      </w:pPr>
      <w:r>
        <w:rPr>
          <w:rFonts w:hint="eastAsia" w:ascii="宋体" w:hAnsi="宋体" w:eastAsia="宋体" w:cs="宋体"/>
          <w:spacing w:val="-6"/>
          <w:sz w:val="24"/>
          <w:szCs w:val="24"/>
        </w:rPr>
        <w:t>除专用术语外，与招标投标有关的语言均使用中文。必要时专用术语应附有中文注释。</w:t>
      </w:r>
    </w:p>
    <w:p w14:paraId="028D697A">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184" w:name="_Toc300678008"/>
      <w:r>
        <w:rPr>
          <w:rFonts w:hint="eastAsia" w:ascii="宋体" w:hAnsi="宋体" w:eastAsia="宋体" w:cs="宋体"/>
          <w:b w:val="0"/>
          <w:bCs w:val="0"/>
          <w:sz w:val="24"/>
          <w:szCs w:val="24"/>
        </w:rPr>
        <w:t>1.8 计量单位</w:t>
      </w:r>
      <w:bookmarkEnd w:id="184"/>
    </w:p>
    <w:p w14:paraId="272C57B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所有计量均采用中华人民共和国法定计量单位。</w:t>
      </w:r>
    </w:p>
    <w:p w14:paraId="0E9E4445">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185" w:name="_Toc300678009"/>
      <w:r>
        <w:rPr>
          <w:rFonts w:hint="eastAsia" w:ascii="宋体" w:hAnsi="宋体" w:eastAsia="宋体" w:cs="宋体"/>
          <w:b w:val="0"/>
          <w:bCs w:val="0"/>
          <w:sz w:val="24"/>
          <w:szCs w:val="24"/>
        </w:rPr>
        <w:t>1.9 踏勘现场</w:t>
      </w:r>
      <w:bookmarkEnd w:id="185"/>
    </w:p>
    <w:p w14:paraId="7B04391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1.9.1</w:t>
      </w:r>
      <w:r>
        <w:rPr>
          <w:rFonts w:hint="eastAsia" w:cs="宋体"/>
          <w:sz w:val="24"/>
          <w:szCs w:val="24"/>
          <w:lang w:val="en-US" w:eastAsia="zh-CN"/>
        </w:rPr>
        <w:t xml:space="preserve"> </w:t>
      </w:r>
      <w:r>
        <w:rPr>
          <w:rFonts w:hint="eastAsia" w:ascii="宋体" w:hAnsi="宋体" w:eastAsia="宋体" w:cs="宋体"/>
          <w:sz w:val="24"/>
          <w:szCs w:val="24"/>
        </w:rPr>
        <w:t>按投标人须知前附表的规定执行。</w:t>
      </w:r>
    </w:p>
    <w:p w14:paraId="4A493303">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1.9.2</w:t>
      </w:r>
      <w:r>
        <w:rPr>
          <w:rFonts w:hint="eastAsia" w:cs="宋体"/>
          <w:sz w:val="24"/>
          <w:szCs w:val="24"/>
          <w:lang w:val="en-US" w:eastAsia="zh-CN"/>
        </w:rPr>
        <w:t xml:space="preserve"> </w:t>
      </w:r>
      <w:r>
        <w:rPr>
          <w:rFonts w:hint="eastAsia" w:ascii="宋体" w:hAnsi="宋体" w:eastAsia="宋体" w:cs="宋体"/>
          <w:sz w:val="24"/>
          <w:szCs w:val="24"/>
        </w:rPr>
        <w:t>投标人踏勘现场发生的费用自理。</w:t>
      </w:r>
    </w:p>
    <w:p w14:paraId="74F7BFC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1.9.3</w:t>
      </w:r>
      <w:r>
        <w:rPr>
          <w:rFonts w:hint="eastAsia" w:cs="宋体"/>
          <w:sz w:val="24"/>
          <w:szCs w:val="24"/>
          <w:lang w:val="en-US" w:eastAsia="zh-CN"/>
        </w:rPr>
        <w:t xml:space="preserve"> </w:t>
      </w:r>
      <w:r>
        <w:rPr>
          <w:rFonts w:hint="eastAsia" w:ascii="宋体" w:hAnsi="宋体" w:eastAsia="宋体" w:cs="宋体"/>
          <w:sz w:val="24"/>
          <w:szCs w:val="24"/>
        </w:rPr>
        <w:t>除招标人的原因外，投标人自行负责在踏勘现场中所发生的人员伤亡和财产损失。</w:t>
      </w:r>
    </w:p>
    <w:p w14:paraId="11A7AC7A">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1.9.4</w:t>
      </w:r>
      <w:r>
        <w:rPr>
          <w:rFonts w:hint="eastAsia" w:cs="宋体"/>
          <w:sz w:val="24"/>
          <w:szCs w:val="24"/>
          <w:lang w:val="en-US" w:eastAsia="zh-CN"/>
        </w:rPr>
        <w:t xml:space="preserve"> </w:t>
      </w:r>
      <w:r>
        <w:rPr>
          <w:rFonts w:hint="eastAsia" w:ascii="宋体" w:hAnsi="宋体" w:eastAsia="宋体" w:cs="宋体"/>
          <w:sz w:val="24"/>
          <w:szCs w:val="24"/>
        </w:rPr>
        <w:t>招标人在踏勘现场有关工程场地和相关环境等情况的介绍，供投标人参考。投标人对自身的判断和决策负责。</w:t>
      </w:r>
    </w:p>
    <w:p w14:paraId="43DC2387">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bookmarkStart w:id="186" w:name="_Toc300678011"/>
      <w:r>
        <w:rPr>
          <w:rFonts w:hint="eastAsia" w:ascii="宋体" w:hAnsi="宋体" w:eastAsia="宋体" w:cs="宋体"/>
          <w:sz w:val="24"/>
          <w:szCs w:val="24"/>
        </w:rPr>
        <w:t>1.10 投标预备会</w:t>
      </w:r>
    </w:p>
    <w:p w14:paraId="0A77338A">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1.10.1 投标人须知前附表规定召开投标预备会的，招标人按投标人须知前附表规定的时间和地点召开投标预备会，澄清投标人提出的问题。</w:t>
      </w:r>
    </w:p>
    <w:p w14:paraId="77BDB307">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1.10.2 投标人应按投标人须知前附表规定的时间和方式将问题提出，以便招标人在会议期间澄清。</w:t>
      </w:r>
    </w:p>
    <w:p w14:paraId="26D1D322">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1.10.3 投标预备会后，招标人将对投标人所提问题的澄清，在投标人须知前附表规定的时间和媒介发布。该澄清内容为招标文件的组成部分。</w:t>
      </w:r>
    </w:p>
    <w:p w14:paraId="2CF184C0">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1.11</w:t>
      </w: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rPr>
        <w:t>分包</w:t>
      </w:r>
      <w:bookmarkEnd w:id="186"/>
    </w:p>
    <w:p w14:paraId="7302E44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投标人拟在中标后将中标项目的部分非主体、非关键性工作进行分包的，应符合投标人须知前附表规定的分包内容、分包金额和接受分包的第三人资质要求等限制性条件。</w:t>
      </w:r>
    </w:p>
    <w:p w14:paraId="172E5943">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187" w:name="_Toc300678012"/>
      <w:r>
        <w:rPr>
          <w:rFonts w:hint="eastAsia" w:ascii="宋体" w:hAnsi="宋体" w:eastAsia="宋体" w:cs="宋体"/>
          <w:b w:val="0"/>
          <w:bCs w:val="0"/>
          <w:sz w:val="24"/>
          <w:szCs w:val="24"/>
        </w:rPr>
        <w:t>1.12 偏离</w:t>
      </w:r>
      <w:bookmarkEnd w:id="187"/>
    </w:p>
    <w:p w14:paraId="5215FA8C">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投标人须知前附表允许投标文件偏离招标文件某些要求的，偏离应当符合招标文件规定的偏离范围和幅度。</w:t>
      </w:r>
    </w:p>
    <w:p w14:paraId="2B270F9A">
      <w:pPr>
        <w:pStyle w:val="3"/>
        <w:keepNext w:val="0"/>
        <w:keepLines w:val="0"/>
        <w:pageBreakBefore w:val="0"/>
        <w:widowControl w:val="0"/>
        <w:numPr>
          <w:ilvl w:val="0"/>
          <w:numId w:val="0"/>
        </w:numPr>
        <w:kinsoku/>
        <w:wordWrap/>
        <w:overflowPunct/>
        <w:topLinePunct w:val="0"/>
        <w:autoSpaceDE w:val="0"/>
        <w:autoSpaceDN w:val="0"/>
        <w:bidi w:val="0"/>
        <w:adjustRightInd/>
        <w:snapToGrid/>
        <w:spacing w:after="160" w:line="400" w:lineRule="exact"/>
        <w:ind w:leftChars="0"/>
        <w:textAlignment w:val="auto"/>
        <w:rPr>
          <w:rFonts w:hint="eastAsia"/>
        </w:rPr>
      </w:pPr>
      <w:bookmarkStart w:id="188" w:name="_Toc9178519"/>
      <w:bookmarkStart w:id="189" w:name="_Toc211498596"/>
      <w:bookmarkStart w:id="190" w:name="_Toc80006090"/>
      <w:bookmarkStart w:id="191" w:name="_Toc24915"/>
      <w:bookmarkStart w:id="192" w:name="_Toc300678013"/>
      <w:r>
        <w:rPr>
          <w:rFonts w:hint="eastAsia"/>
          <w:lang w:val="en-US" w:eastAsia="zh-CN"/>
        </w:rPr>
        <w:t>2.</w:t>
      </w:r>
      <w:r>
        <w:rPr>
          <w:rFonts w:hint="eastAsia"/>
        </w:rPr>
        <w:t>招标文件</w:t>
      </w:r>
      <w:bookmarkEnd w:id="188"/>
      <w:bookmarkEnd w:id="189"/>
      <w:bookmarkEnd w:id="190"/>
      <w:bookmarkEnd w:id="191"/>
      <w:bookmarkEnd w:id="192"/>
    </w:p>
    <w:p w14:paraId="5783F7D5">
      <w:pPr>
        <w:pStyle w:val="5"/>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b w:val="0"/>
          <w:bCs w:val="0"/>
          <w:sz w:val="24"/>
          <w:szCs w:val="24"/>
        </w:rPr>
      </w:pPr>
      <w:bookmarkStart w:id="193" w:name="_Toc300678014"/>
      <w:r>
        <w:rPr>
          <w:rFonts w:hint="eastAsia" w:ascii="宋体" w:hAnsi="宋体" w:eastAsia="宋体" w:cs="宋体"/>
          <w:b w:val="0"/>
          <w:bCs w:val="0"/>
          <w:sz w:val="24"/>
          <w:szCs w:val="24"/>
        </w:rPr>
        <w:t>2.1 招标文件的组成</w:t>
      </w:r>
      <w:bookmarkEnd w:id="193"/>
    </w:p>
    <w:p w14:paraId="1A9EB78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本招标文件包括：</w:t>
      </w:r>
    </w:p>
    <w:p w14:paraId="322E46A8">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（1）招标公告（或投标邀请书）； </w:t>
      </w:r>
    </w:p>
    <w:p w14:paraId="61B51F9B">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（2）投标人须知；</w:t>
      </w:r>
    </w:p>
    <w:p w14:paraId="325348A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（3）评标办法；</w:t>
      </w:r>
    </w:p>
    <w:p w14:paraId="52F3B84A">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（4）合同条款及格式；</w:t>
      </w:r>
    </w:p>
    <w:p w14:paraId="187EDDD2">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（5）工程量清单；</w:t>
      </w:r>
    </w:p>
    <w:p w14:paraId="121A0C5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（6）图纸；</w:t>
      </w:r>
    </w:p>
    <w:p w14:paraId="12EAB4A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（7）技术标准和要求；</w:t>
      </w:r>
    </w:p>
    <w:p w14:paraId="0D3D75E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（8）投标文件格式；</w:t>
      </w:r>
    </w:p>
    <w:p w14:paraId="6339DE7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（9）投标人须知前附表规定的其他材料。</w:t>
      </w:r>
    </w:p>
    <w:p w14:paraId="695A7245">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根据本须知第2.2 项对招标文件所作的澄清和修改，构成招标文件的组成部分。</w:t>
      </w:r>
    </w:p>
    <w:p w14:paraId="0010D084">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194" w:name="_Toc300678015"/>
      <w:r>
        <w:rPr>
          <w:rFonts w:hint="eastAsia" w:ascii="宋体" w:hAnsi="宋体" w:eastAsia="宋体" w:cs="宋体"/>
          <w:b w:val="0"/>
          <w:bCs w:val="0"/>
          <w:sz w:val="24"/>
          <w:szCs w:val="24"/>
        </w:rPr>
        <w:t>2.2 招标文件的澄清</w:t>
      </w:r>
      <w:bookmarkEnd w:id="194"/>
      <w:r>
        <w:rPr>
          <w:rFonts w:hint="eastAsia" w:ascii="宋体" w:hAnsi="宋体" w:eastAsia="宋体" w:cs="宋体"/>
          <w:b w:val="0"/>
          <w:bCs w:val="0"/>
          <w:sz w:val="24"/>
          <w:szCs w:val="24"/>
        </w:rPr>
        <w:t>和修改</w:t>
      </w:r>
    </w:p>
    <w:p w14:paraId="4362E03C">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2.2.1 投标人应仔细阅读和检查招标文件的全部内容。如有疑问，应当在投标人须知前附表规定的时间之前，按照规定的方式，要求招标人澄清。</w:t>
      </w:r>
    </w:p>
    <w:p w14:paraId="71AC2D2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2.2.2 招标文件的澄清或者修改的内容可能影响投标文件编制的，由招标人在投标人须知前附表规定的投标截止时间至少15日前，在投标人须知前附表规定的媒介发布；不足15日，相应顺延投标截止时间。</w:t>
      </w:r>
    </w:p>
    <w:p w14:paraId="0ED83C0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2.2.3</w:t>
      </w:r>
      <w:r>
        <w:rPr>
          <w:rFonts w:hint="eastAsia" w:cs="宋体"/>
          <w:sz w:val="24"/>
          <w:szCs w:val="24"/>
          <w:lang w:val="en-US" w:eastAsia="zh-CN"/>
        </w:rPr>
        <w:t xml:space="preserve"> </w:t>
      </w:r>
      <w:r>
        <w:rPr>
          <w:rFonts w:hint="eastAsia" w:ascii="宋体" w:hAnsi="宋体" w:eastAsia="宋体" w:cs="宋体"/>
          <w:sz w:val="24"/>
          <w:szCs w:val="24"/>
        </w:rPr>
        <w:t>招标文件澄清或者修改的内容由投标人在投标人须知前附表规定的媒介上自行查阅。</w:t>
      </w:r>
    </w:p>
    <w:p w14:paraId="5FD162A8">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2.3.1</w:t>
      </w:r>
      <w:r>
        <w:rPr>
          <w:rFonts w:hint="eastAsia" w:cs="宋体"/>
          <w:sz w:val="24"/>
          <w:szCs w:val="24"/>
          <w:lang w:val="en-US" w:eastAsia="zh-CN"/>
        </w:rPr>
        <w:t xml:space="preserve"> </w:t>
      </w:r>
      <w:r>
        <w:rPr>
          <w:rFonts w:hint="eastAsia" w:ascii="宋体" w:hAnsi="宋体" w:eastAsia="宋体" w:cs="宋体"/>
          <w:bCs/>
          <w:sz w:val="24"/>
          <w:szCs w:val="24"/>
        </w:rPr>
        <w:t>投标人确认收到招标文件澄清的时间</w:t>
      </w:r>
      <w:r>
        <w:rPr>
          <w:rFonts w:hint="eastAsia" w:ascii="宋体" w:hAnsi="宋体" w:eastAsia="宋体" w:cs="宋体"/>
          <w:sz w:val="24"/>
          <w:szCs w:val="24"/>
        </w:rPr>
        <w:t>内容由投标人在投标人须知前附表规定的媒介上自行查阅。</w:t>
      </w:r>
    </w:p>
    <w:p w14:paraId="7F5A7C7B">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2.3.2</w:t>
      </w:r>
      <w:r>
        <w:rPr>
          <w:rFonts w:hint="eastAsia" w:cs="宋体"/>
          <w:sz w:val="24"/>
          <w:szCs w:val="24"/>
          <w:lang w:val="en-US" w:eastAsia="zh-CN"/>
        </w:rPr>
        <w:t xml:space="preserve"> </w:t>
      </w:r>
      <w:r>
        <w:rPr>
          <w:rFonts w:hint="eastAsia" w:ascii="宋体" w:hAnsi="宋体" w:eastAsia="宋体" w:cs="宋体"/>
          <w:bCs/>
          <w:sz w:val="24"/>
          <w:szCs w:val="24"/>
        </w:rPr>
        <w:t>投标人确认收到招标文件修改的时间</w:t>
      </w:r>
      <w:r>
        <w:rPr>
          <w:rFonts w:hint="eastAsia" w:ascii="宋体" w:hAnsi="宋体" w:eastAsia="宋体" w:cs="宋体"/>
          <w:sz w:val="24"/>
          <w:szCs w:val="24"/>
        </w:rPr>
        <w:t>由投标人在投标人须知前附表规定的媒介上自行查阅。</w:t>
      </w:r>
    </w:p>
    <w:p w14:paraId="22325485">
      <w:pPr>
        <w:pStyle w:val="3"/>
        <w:keepNext w:val="0"/>
        <w:keepLines w:val="0"/>
        <w:pageBreakBefore w:val="0"/>
        <w:widowControl w:val="0"/>
        <w:numPr>
          <w:ilvl w:val="0"/>
          <w:numId w:val="0"/>
        </w:numPr>
        <w:kinsoku/>
        <w:overflowPunct/>
        <w:autoSpaceDE w:val="0"/>
        <w:autoSpaceDN w:val="0"/>
        <w:bidi w:val="0"/>
        <w:spacing w:after="160" w:line="400" w:lineRule="exact"/>
        <w:ind w:leftChars="0"/>
        <w:textAlignment w:val="auto"/>
        <w:rPr>
          <w:rFonts w:hint="eastAsia"/>
        </w:rPr>
      </w:pPr>
      <w:bookmarkStart w:id="195" w:name="_Toc211498597"/>
      <w:bookmarkStart w:id="196" w:name="_Toc300678017"/>
      <w:bookmarkStart w:id="197" w:name="_Toc80006091"/>
      <w:bookmarkStart w:id="198" w:name="_Toc9178520"/>
      <w:bookmarkStart w:id="199" w:name="_Toc22178"/>
      <w:r>
        <w:rPr>
          <w:rFonts w:hint="eastAsia"/>
          <w:lang w:val="en-US" w:eastAsia="zh-CN"/>
        </w:rPr>
        <w:t>3.</w:t>
      </w:r>
      <w:r>
        <w:rPr>
          <w:rFonts w:hint="eastAsia"/>
        </w:rPr>
        <w:t>投标文件</w:t>
      </w:r>
      <w:bookmarkEnd w:id="195"/>
      <w:bookmarkEnd w:id="196"/>
      <w:bookmarkEnd w:id="197"/>
      <w:bookmarkEnd w:id="198"/>
      <w:bookmarkEnd w:id="199"/>
    </w:p>
    <w:p w14:paraId="5A6F3E09">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00" w:name="_Toc300678018"/>
      <w:r>
        <w:rPr>
          <w:rFonts w:hint="eastAsia" w:ascii="宋体" w:hAnsi="宋体" w:eastAsia="宋体" w:cs="宋体"/>
          <w:b w:val="0"/>
          <w:bCs w:val="0"/>
          <w:sz w:val="24"/>
          <w:szCs w:val="24"/>
        </w:rPr>
        <w:t>3.1 投标文件的组成</w:t>
      </w:r>
      <w:bookmarkEnd w:id="200"/>
    </w:p>
    <w:p w14:paraId="7B16A66C">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3.1.1 投标文件由投标函及附录、商务部分、资格审查资料、已标价工程量清单、技术部分（施工组织设计）五部分内容以及投标人须知前附表规定的其他资料组成，具体内容详见第八章投标文件格式。</w:t>
      </w:r>
    </w:p>
    <w:p w14:paraId="4D59390A">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3.1.2</w:t>
      </w:r>
      <w:r>
        <w:rPr>
          <w:rFonts w:hint="eastAsia" w:cs="宋体"/>
          <w:sz w:val="24"/>
          <w:szCs w:val="24"/>
          <w:lang w:val="en-US" w:eastAsia="zh-CN"/>
        </w:rPr>
        <w:t xml:space="preserve"> </w:t>
      </w:r>
      <w:r>
        <w:rPr>
          <w:rFonts w:hint="eastAsia" w:ascii="宋体" w:hAnsi="宋体" w:eastAsia="宋体" w:cs="宋体"/>
          <w:sz w:val="24"/>
          <w:szCs w:val="24"/>
        </w:rPr>
        <w:t>投标人须知前附表规定不接受联合体投标的，或投标人没有组成联合体的，投标文件不包括联合体协议书。</w:t>
      </w:r>
    </w:p>
    <w:p w14:paraId="547F6814">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01" w:name="_Toc300678019"/>
      <w:r>
        <w:rPr>
          <w:rFonts w:hint="eastAsia" w:ascii="宋体" w:hAnsi="宋体" w:eastAsia="宋体" w:cs="宋体"/>
          <w:b w:val="0"/>
          <w:bCs w:val="0"/>
          <w:sz w:val="24"/>
          <w:szCs w:val="24"/>
        </w:rPr>
        <w:t>3.2</w:t>
      </w: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rPr>
        <w:t>投标报价</w:t>
      </w:r>
      <w:bookmarkEnd w:id="201"/>
    </w:p>
    <w:p w14:paraId="0409EEB7">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3.2.1</w:t>
      </w:r>
      <w:r>
        <w:rPr>
          <w:rFonts w:hint="eastAsia" w:cs="宋体"/>
          <w:sz w:val="24"/>
          <w:szCs w:val="24"/>
          <w:lang w:val="en-US" w:eastAsia="zh-CN"/>
        </w:rPr>
        <w:t xml:space="preserve"> </w:t>
      </w:r>
      <w:r>
        <w:rPr>
          <w:rFonts w:hint="eastAsia" w:ascii="宋体" w:hAnsi="宋体" w:eastAsia="宋体" w:cs="宋体"/>
          <w:sz w:val="24"/>
          <w:szCs w:val="24"/>
        </w:rPr>
        <w:t>投标人应按第五章“工程量清单”的要求填写相应表格。</w:t>
      </w:r>
    </w:p>
    <w:p w14:paraId="6C039AAE">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3.2.2</w:t>
      </w:r>
      <w:r>
        <w:rPr>
          <w:rFonts w:hint="eastAsia" w:cs="宋体"/>
          <w:sz w:val="24"/>
          <w:szCs w:val="24"/>
          <w:lang w:val="en-US" w:eastAsia="zh-CN"/>
        </w:rPr>
        <w:t xml:space="preserve"> </w:t>
      </w:r>
      <w:r>
        <w:rPr>
          <w:rFonts w:hint="eastAsia" w:ascii="宋体" w:hAnsi="宋体" w:eastAsia="宋体" w:cs="宋体"/>
          <w:sz w:val="24"/>
          <w:szCs w:val="24"/>
        </w:rPr>
        <w:t>投标人在投标截止时间前修改投标函中的投标总报价，应同时修改其按第五章“工程量清单”要求填写的相应表格中的报价。此修改应当符合本须知第4.3 项的有关要求。</w:t>
      </w:r>
    </w:p>
    <w:p w14:paraId="0F7DB87E">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02" w:name="_Toc300678020"/>
      <w:r>
        <w:rPr>
          <w:rFonts w:hint="eastAsia" w:ascii="宋体" w:hAnsi="宋体" w:eastAsia="宋体" w:cs="宋体"/>
          <w:b w:val="0"/>
          <w:bCs w:val="0"/>
          <w:sz w:val="24"/>
          <w:szCs w:val="24"/>
        </w:rPr>
        <w:t>3.3</w:t>
      </w: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rPr>
        <w:t>投标有效期</w:t>
      </w:r>
      <w:bookmarkEnd w:id="202"/>
    </w:p>
    <w:p w14:paraId="5073A7AC">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3.3.1</w:t>
      </w:r>
      <w:r>
        <w:rPr>
          <w:rFonts w:hint="eastAsia" w:cs="宋体"/>
          <w:sz w:val="24"/>
          <w:szCs w:val="24"/>
          <w:lang w:val="en-US" w:eastAsia="zh-CN"/>
        </w:rPr>
        <w:t xml:space="preserve"> </w:t>
      </w:r>
      <w:r>
        <w:rPr>
          <w:rFonts w:hint="eastAsia" w:ascii="宋体" w:hAnsi="宋体" w:eastAsia="宋体" w:cs="宋体"/>
          <w:sz w:val="24"/>
          <w:szCs w:val="24"/>
        </w:rPr>
        <w:t>在投标人须知前附表规定的投标有效期内，投标人不得要求撤销或修改其投标文件。</w:t>
      </w:r>
    </w:p>
    <w:p w14:paraId="6040F463">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3.3.2</w:t>
      </w:r>
      <w:r>
        <w:rPr>
          <w:rFonts w:hint="eastAsia" w:cs="宋体"/>
          <w:sz w:val="24"/>
          <w:szCs w:val="24"/>
          <w:lang w:val="en-US" w:eastAsia="zh-CN"/>
        </w:rPr>
        <w:t xml:space="preserve"> </w:t>
      </w:r>
      <w:r>
        <w:rPr>
          <w:rFonts w:hint="eastAsia" w:ascii="宋体" w:hAnsi="宋体" w:eastAsia="宋体" w:cs="宋体"/>
          <w:sz w:val="24"/>
          <w:szCs w:val="24"/>
        </w:rPr>
        <w:t>出现特殊情况需要延长投标有效期的，招标人以书面形式通知所有投标人延长投标有效期。投标人同意延长的，应相应延长其投标保证的有效期，且不得要求或被允许修改或撤销其投标文件；投标人拒绝延长的，其投标失效，投标人有权收回其投标保证。</w:t>
      </w:r>
    </w:p>
    <w:p w14:paraId="16AD56FA">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03" w:name="_Toc300678021"/>
      <w:r>
        <w:rPr>
          <w:rFonts w:hint="eastAsia" w:ascii="宋体" w:hAnsi="宋体" w:eastAsia="宋体" w:cs="宋体"/>
          <w:b w:val="0"/>
          <w:bCs w:val="0"/>
          <w:sz w:val="24"/>
          <w:szCs w:val="24"/>
        </w:rPr>
        <w:t>3.4 投标保证</w:t>
      </w:r>
      <w:bookmarkEnd w:id="203"/>
    </w:p>
    <w:p w14:paraId="622E2FD6">
      <w:pPr>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3.4.1</w:t>
      </w:r>
      <w:r>
        <w:rPr>
          <w:rFonts w:hint="eastAsia" w:cs="宋体"/>
          <w:sz w:val="24"/>
          <w:szCs w:val="24"/>
          <w:lang w:val="en-US" w:eastAsia="zh-CN"/>
        </w:rPr>
        <w:t xml:space="preserve"> </w:t>
      </w:r>
      <w:r>
        <w:rPr>
          <w:rFonts w:hint="eastAsia" w:ascii="宋体" w:hAnsi="宋体" w:eastAsia="宋体" w:cs="宋体"/>
          <w:sz w:val="24"/>
          <w:szCs w:val="24"/>
        </w:rPr>
        <w:t>投标人在递交投标文件的同时，应当按照投标人须知前附表的规定递交投标担保，并作为投标文件的组成部分。</w:t>
      </w:r>
    </w:p>
    <w:p w14:paraId="2956238A">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3.4.2</w:t>
      </w:r>
      <w:r>
        <w:rPr>
          <w:rFonts w:hint="eastAsia" w:cs="宋体"/>
          <w:sz w:val="24"/>
          <w:szCs w:val="24"/>
          <w:lang w:val="en-US" w:eastAsia="zh-CN"/>
        </w:rPr>
        <w:t xml:space="preserve"> </w:t>
      </w:r>
      <w:r>
        <w:rPr>
          <w:rFonts w:hint="eastAsia" w:ascii="宋体" w:hAnsi="宋体" w:eastAsia="宋体" w:cs="宋体"/>
          <w:sz w:val="24"/>
          <w:szCs w:val="24"/>
        </w:rPr>
        <w:t>投标人不按本须知第3.4.1 项要求提交投标担保的，应当否决其投标。</w:t>
      </w:r>
    </w:p>
    <w:p w14:paraId="2114369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3.4.3</w:t>
      </w:r>
      <w:r>
        <w:rPr>
          <w:rFonts w:hint="eastAsia" w:cs="宋体"/>
          <w:sz w:val="24"/>
          <w:szCs w:val="24"/>
          <w:lang w:val="en-US" w:eastAsia="zh-CN"/>
        </w:rPr>
        <w:t xml:space="preserve"> </w:t>
      </w:r>
      <w:r>
        <w:rPr>
          <w:rFonts w:hint="eastAsia" w:ascii="宋体" w:hAnsi="宋体" w:eastAsia="宋体" w:cs="宋体"/>
          <w:sz w:val="24"/>
          <w:szCs w:val="24"/>
          <w:shd w:val="clear" w:color="auto" w:fill="FFFFFF"/>
        </w:rPr>
        <w:t>未中标的投标人的投标担保</w:t>
      </w:r>
      <w:r>
        <w:rPr>
          <w:rFonts w:hint="eastAsia" w:ascii="宋体" w:hAnsi="宋体" w:eastAsia="宋体" w:cs="宋体"/>
          <w:sz w:val="24"/>
          <w:szCs w:val="24"/>
        </w:rPr>
        <w:t>于中标通知书发出之日起5个工作日内退还。</w:t>
      </w:r>
    </w:p>
    <w:p w14:paraId="4DF227BB">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3.4.4</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中标人的投标担保在招标人与中标人签订合同后5 个工作日内退还。</w:t>
      </w:r>
    </w:p>
    <w:p w14:paraId="0791A262">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highlight w:val="none"/>
          <w:shd w:val="clear" w:color="auto" w:fill="FFFFFF"/>
        </w:rPr>
      </w:pPr>
      <w:r>
        <w:rPr>
          <w:rFonts w:hint="eastAsia" w:ascii="宋体" w:hAnsi="宋体" w:eastAsia="宋体" w:cs="宋体"/>
          <w:sz w:val="24"/>
          <w:szCs w:val="24"/>
          <w:highlight w:val="none"/>
        </w:rPr>
        <w:t>3.4.5</w:t>
      </w:r>
      <w:r>
        <w:rPr>
          <w:rFonts w:hint="eastAsia" w:cs="宋体"/>
          <w:sz w:val="24"/>
          <w:szCs w:val="24"/>
          <w:highlight w:val="none"/>
          <w:lang w:val="en-US" w:eastAsia="zh-CN"/>
        </w:rPr>
        <w:t xml:space="preserve"> </w:t>
      </w:r>
      <w:r>
        <w:rPr>
          <w:rFonts w:hint="eastAsia" w:ascii="宋体" w:hAnsi="宋体" w:eastAsia="宋体" w:cs="宋体"/>
          <w:sz w:val="24"/>
          <w:szCs w:val="24"/>
          <w:highlight w:val="none"/>
          <w:shd w:val="clear" w:color="auto" w:fill="FFFFFF"/>
        </w:rPr>
        <w:t>在投标截止时间前撤回已提交的投标文件的投标人的投标担保，自收到投标人书面撤回通知之日起5个工作日内退还；</w:t>
      </w:r>
    </w:p>
    <w:p w14:paraId="6DE4BD11">
      <w:pPr>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highlight w:val="none"/>
          <w:shd w:val="clear" w:color="auto" w:fill="FFFFFF"/>
        </w:rPr>
        <w:t>3.4.6</w:t>
      </w:r>
      <w:r>
        <w:rPr>
          <w:rFonts w:hint="eastAsia" w:cs="宋体"/>
          <w:sz w:val="24"/>
          <w:szCs w:val="24"/>
          <w:highlight w:val="none"/>
          <w:shd w:val="clear" w:color="auto" w:fill="FFFFFF"/>
          <w:lang w:val="en-US" w:eastAsia="zh-CN"/>
        </w:rPr>
        <w:t xml:space="preserve"> </w:t>
      </w:r>
      <w:r>
        <w:rPr>
          <w:rFonts w:hint="eastAsia" w:ascii="宋体" w:hAnsi="宋体" w:eastAsia="宋体" w:cs="宋体"/>
          <w:sz w:val="24"/>
          <w:szCs w:val="24"/>
          <w:highlight w:val="none"/>
          <w:shd w:val="clear" w:color="auto" w:fill="FFFFFF"/>
        </w:rPr>
        <w:t>不接受招标人延长投标有效期的投标人的投标担保，自收到投标人不予接受延长投标有效期的书面通知之日起5个工作日内退还。</w:t>
      </w:r>
      <w:r>
        <w:rPr>
          <w:rFonts w:hint="eastAsia" w:ascii="宋体" w:hAnsi="宋体" w:eastAsia="宋体" w:cs="宋体"/>
          <w:sz w:val="24"/>
          <w:szCs w:val="24"/>
          <w:highlight w:val="none"/>
        </w:rPr>
        <w:t xml:space="preserve"> </w:t>
      </w:r>
      <w:r>
        <w:rPr>
          <w:rFonts w:hint="eastAsia" w:ascii="宋体" w:hAnsi="宋体" w:eastAsia="宋体" w:cs="宋体"/>
          <w:sz w:val="24"/>
          <w:szCs w:val="24"/>
        </w:rPr>
        <w:t xml:space="preserve">  </w:t>
      </w:r>
    </w:p>
    <w:p w14:paraId="2DBD2AC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3.4.7</w:t>
      </w:r>
      <w:r>
        <w:rPr>
          <w:rFonts w:hint="eastAsia" w:cs="宋体"/>
          <w:sz w:val="24"/>
          <w:szCs w:val="24"/>
          <w:lang w:val="en-US" w:eastAsia="zh-CN"/>
        </w:rPr>
        <w:t xml:space="preserve"> </w:t>
      </w:r>
      <w:r>
        <w:rPr>
          <w:rFonts w:hint="eastAsia" w:ascii="宋体" w:hAnsi="宋体" w:eastAsia="宋体" w:cs="宋体"/>
          <w:sz w:val="24"/>
          <w:szCs w:val="24"/>
        </w:rPr>
        <w:t>有下列情形之一的，将对投标人以现金形式提交的投标担保不予退还；采用投标承诺的，将提请住房城乡建设主管部门给予投标人不良行为记录；采用保函的，将要求保函开立人支付经济补偿金。</w:t>
      </w:r>
    </w:p>
    <w:p w14:paraId="0E28F29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（1）投标人在规定的投标有效期内撤销或修改其投标文件；</w:t>
      </w:r>
    </w:p>
    <w:p w14:paraId="3702511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（2）投标人被确定为中标人后，无正当理由不与招标人订立合同，或者在签订合同时向招标人提出附加条件，或者不按招标文件要求提交履约担保。</w:t>
      </w:r>
    </w:p>
    <w:p w14:paraId="11884803">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04" w:name="_Toc300678022"/>
      <w:r>
        <w:rPr>
          <w:rFonts w:hint="eastAsia" w:ascii="宋体" w:hAnsi="宋体" w:eastAsia="宋体" w:cs="宋体"/>
          <w:b w:val="0"/>
          <w:bCs w:val="0"/>
          <w:sz w:val="24"/>
          <w:szCs w:val="24"/>
        </w:rPr>
        <w:t>3.5</w:t>
      </w: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rPr>
        <w:t>资格审查资料</w:t>
      </w:r>
    </w:p>
    <w:bookmarkEnd w:id="204"/>
    <w:p w14:paraId="6BC85CA9">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05" w:name="_Toc300678023"/>
      <w:r>
        <w:rPr>
          <w:rFonts w:hint="eastAsia" w:ascii="宋体" w:hAnsi="宋体" w:eastAsia="宋体" w:cs="宋体"/>
          <w:b w:val="0"/>
          <w:bCs w:val="0"/>
          <w:sz w:val="24"/>
          <w:szCs w:val="24"/>
        </w:rPr>
        <w:t>采用资格预审方式的，</w:t>
      </w:r>
      <w:bookmarkEnd w:id="205"/>
      <w:r>
        <w:rPr>
          <w:rFonts w:hint="eastAsia" w:ascii="宋体" w:hAnsi="宋体" w:eastAsia="宋体" w:cs="宋体"/>
          <w:b w:val="0"/>
          <w:bCs w:val="0"/>
          <w:sz w:val="24"/>
          <w:szCs w:val="24"/>
        </w:rPr>
        <w:t xml:space="preserve"> 投标人在编制投标文件时，应按新情况更新或补充其在申请资格预审时提供的资料，以证实其各项资格条件仍能继续满足资格预审文件的要求，具备承担本招标项目的资质条件、能力和信誉。</w:t>
      </w:r>
    </w:p>
    <w:p w14:paraId="11F125C0">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采用资格后审方式的，按照本须知第1.4.1项及第三章评标办法“资格审查标准”的规定提交资格审查资料。</w:t>
      </w:r>
    </w:p>
    <w:p w14:paraId="3D152F29">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3.6 备选投标方案</w:t>
      </w:r>
    </w:p>
    <w:p w14:paraId="678530F0">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除投标人须知前附表另有规定外，投标人不得递交备选投标方案。允许投标人递交备选投标方案的，只有中标人所递交的备选投标方案方可予以考虑。评标委员会认为中标人的备选投标方案优于其按照招标文件要求编制的投标方案的，招标人可以接受该备选投标方案。</w:t>
      </w:r>
    </w:p>
    <w:p w14:paraId="5CD9BD89">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06" w:name="_Toc300678025"/>
      <w:r>
        <w:rPr>
          <w:rFonts w:hint="eastAsia" w:ascii="宋体" w:hAnsi="宋体" w:eastAsia="宋体" w:cs="宋体"/>
          <w:b w:val="0"/>
          <w:bCs w:val="0"/>
          <w:sz w:val="24"/>
          <w:szCs w:val="24"/>
        </w:rPr>
        <w:t>3.7 投标文件的编制</w:t>
      </w:r>
      <w:bookmarkEnd w:id="206"/>
    </w:p>
    <w:p w14:paraId="48213295">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3.7.1 投标文件应按第八章“投标文件格式”编写。可以增加附页，作为投标文件的组成部分。其中，投标函附录在满足招标文件实质性要求的基础上，可以提出比招标文件要求更有利于招标人的承诺。</w:t>
      </w:r>
    </w:p>
    <w:p w14:paraId="44B84D0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3.7.2 投标文件应当对招标文件有关工期、投标有效期、质量要求、技术标准和要求、招标范围等内容作出实质性响应。</w:t>
      </w:r>
    </w:p>
    <w:p w14:paraId="1BF128C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3.7.3 投标文件应使用CA数字证书加盖投标人的单位电子公章、法定代表人的个人电子公章或电子签名章、委托代理人的个人电子公章或电子签名章。签字或盖章的具体要求见投标人须知前附表3.7.3要求。</w:t>
      </w:r>
    </w:p>
    <w:p w14:paraId="3D15773B">
      <w:pPr>
        <w:pStyle w:val="3"/>
        <w:keepNext w:val="0"/>
        <w:keepLines w:val="0"/>
        <w:pageBreakBefore w:val="0"/>
        <w:widowControl w:val="0"/>
        <w:kinsoku/>
        <w:overflowPunct/>
        <w:autoSpaceDE w:val="0"/>
        <w:autoSpaceDN w:val="0"/>
        <w:bidi w:val="0"/>
        <w:spacing w:after="160" w:line="400" w:lineRule="exact"/>
        <w:textAlignment w:val="auto"/>
        <w:rPr>
          <w:rFonts w:hint="eastAsia"/>
        </w:rPr>
      </w:pPr>
      <w:bookmarkStart w:id="207" w:name="_Toc300678026"/>
      <w:bookmarkStart w:id="208" w:name="_Toc1522"/>
      <w:bookmarkStart w:id="209" w:name="_Toc9178521"/>
      <w:bookmarkStart w:id="210" w:name="_Toc211498598"/>
      <w:bookmarkStart w:id="211" w:name="_Toc80006092"/>
      <w:r>
        <w:rPr>
          <w:rFonts w:hint="eastAsia"/>
        </w:rPr>
        <w:t>4.投标</w:t>
      </w:r>
      <w:bookmarkEnd w:id="207"/>
      <w:bookmarkEnd w:id="208"/>
      <w:bookmarkEnd w:id="209"/>
      <w:bookmarkEnd w:id="210"/>
      <w:bookmarkEnd w:id="211"/>
    </w:p>
    <w:p w14:paraId="02CE8260">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12" w:name="_Toc300678027"/>
      <w:r>
        <w:rPr>
          <w:rFonts w:hint="eastAsia" w:ascii="宋体" w:hAnsi="宋体" w:eastAsia="宋体" w:cs="宋体"/>
          <w:b w:val="0"/>
          <w:bCs w:val="0"/>
          <w:sz w:val="24"/>
          <w:szCs w:val="24"/>
        </w:rPr>
        <w:t>4.1 投标文件的密封和标记</w:t>
      </w:r>
      <w:bookmarkEnd w:id="212"/>
    </w:p>
    <w:p w14:paraId="12CA4CE6">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4.1.1投标人应当按照投标人须知前附表的规定加密投标文件。</w:t>
      </w:r>
    </w:p>
    <w:p w14:paraId="4C36C2C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pacing w:val="-6"/>
          <w:sz w:val="24"/>
          <w:szCs w:val="24"/>
        </w:rPr>
      </w:pPr>
      <w:r>
        <w:rPr>
          <w:rFonts w:hint="eastAsia" w:ascii="宋体" w:hAnsi="宋体" w:eastAsia="宋体" w:cs="宋体"/>
          <w:sz w:val="24"/>
          <w:szCs w:val="24"/>
        </w:rPr>
        <w:t>4.1.2</w:t>
      </w:r>
      <w:r>
        <w:rPr>
          <w:rFonts w:hint="eastAsia" w:ascii="宋体" w:hAnsi="宋体" w:eastAsia="宋体" w:cs="宋体"/>
          <w:spacing w:val="-6"/>
          <w:sz w:val="24"/>
          <w:szCs w:val="24"/>
        </w:rPr>
        <w:t>未按本须知第4.1.1 项要求加密的投标文件，电子招标投标交易平台予以拒收。</w:t>
      </w:r>
    </w:p>
    <w:p w14:paraId="70629018">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13" w:name="_Toc300678028"/>
      <w:r>
        <w:rPr>
          <w:rFonts w:hint="eastAsia" w:ascii="宋体" w:hAnsi="宋体" w:eastAsia="宋体" w:cs="宋体"/>
          <w:b w:val="0"/>
          <w:bCs w:val="0"/>
          <w:sz w:val="24"/>
          <w:szCs w:val="24"/>
        </w:rPr>
        <w:t>4.2 投标文件的递交</w:t>
      </w:r>
      <w:bookmarkEnd w:id="213"/>
    </w:p>
    <w:p w14:paraId="10D1151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4.2.1 投标人应当在投标人须知前附表规定的投标截止时间前递交投标文件。</w:t>
      </w:r>
    </w:p>
    <w:p w14:paraId="54BE4D78">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4.2.2投标人通过电子招标投标交易平台递交电子投标文件。</w:t>
      </w:r>
    </w:p>
    <w:p w14:paraId="00370F5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4.2.3 除投标人须知前附表另有规定外，投标人所递交的投标文件不予退还。</w:t>
      </w:r>
    </w:p>
    <w:p w14:paraId="0885F676">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4.2.4逾期提交的投标文件，电子招标投标交易平台将予以拒收。</w:t>
      </w:r>
    </w:p>
    <w:p w14:paraId="42C76738">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4.3 投标文件的修改与撤回</w:t>
      </w:r>
    </w:p>
    <w:p w14:paraId="04EA8773">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4.3.1  在投标人须知前附表规定的投标截止时间前，投标人可以修改或撤回已递交投标文件</w:t>
      </w:r>
      <w:r>
        <w:rPr>
          <w:rFonts w:hint="eastAsia" w:ascii="宋体" w:hAnsi="宋体" w:eastAsia="宋体" w:cs="宋体"/>
          <w:sz w:val="24"/>
          <w:szCs w:val="24"/>
          <w:lang w:eastAsia="zh-CN"/>
        </w:rPr>
        <w:t>。</w:t>
      </w:r>
    </w:p>
    <w:p w14:paraId="1E3C20F5">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4.3.2  投标人修改或撤回已递交投标文件的书面通知应按照本章第3.7.3 项的要求加盖电子公章。电子招标投标交易平台收到通知后，即时向投标人发出确认回执通知。</w:t>
      </w:r>
    </w:p>
    <w:p w14:paraId="18C06FA6">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4.3.3  修改的内容为投标文件的组成部分的，修改的投标文件应按照本章规定进行编制、密封、标记和递交，并标明“修改”字样。</w:t>
      </w:r>
    </w:p>
    <w:p w14:paraId="54B26520">
      <w:pPr>
        <w:pStyle w:val="3"/>
        <w:keepNext w:val="0"/>
        <w:keepLines w:val="0"/>
        <w:pageBreakBefore w:val="0"/>
        <w:widowControl w:val="0"/>
        <w:kinsoku/>
        <w:overflowPunct/>
        <w:autoSpaceDE w:val="0"/>
        <w:autoSpaceDN w:val="0"/>
        <w:bidi w:val="0"/>
        <w:spacing w:after="160" w:line="400" w:lineRule="exact"/>
        <w:textAlignment w:val="auto"/>
        <w:rPr>
          <w:rFonts w:hint="eastAsia"/>
        </w:rPr>
      </w:pPr>
      <w:bookmarkStart w:id="214" w:name="_Toc211498599"/>
      <w:bookmarkStart w:id="215" w:name="_Toc300678029"/>
      <w:bookmarkStart w:id="216" w:name="_Toc9178522"/>
      <w:bookmarkStart w:id="217" w:name="_Toc18939"/>
      <w:bookmarkStart w:id="218" w:name="_Toc80006093"/>
      <w:r>
        <w:rPr>
          <w:rFonts w:hint="eastAsia"/>
        </w:rPr>
        <w:t>5.开标</w:t>
      </w:r>
      <w:bookmarkEnd w:id="214"/>
      <w:bookmarkEnd w:id="215"/>
      <w:bookmarkEnd w:id="216"/>
      <w:bookmarkEnd w:id="217"/>
      <w:bookmarkEnd w:id="218"/>
    </w:p>
    <w:p w14:paraId="41E9106B">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19" w:name="_Toc300678030"/>
      <w:r>
        <w:rPr>
          <w:rFonts w:hint="eastAsia" w:ascii="宋体" w:hAnsi="宋体" w:eastAsia="宋体" w:cs="宋体"/>
          <w:b w:val="0"/>
          <w:bCs w:val="0"/>
          <w:sz w:val="24"/>
          <w:szCs w:val="24"/>
        </w:rPr>
        <w:t>5.1 开标时间和地点</w:t>
      </w:r>
      <w:bookmarkEnd w:id="219"/>
    </w:p>
    <w:p w14:paraId="72FA883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trike/>
          <w:sz w:val="24"/>
          <w:szCs w:val="24"/>
          <w:highlight w:val="none"/>
        </w:rPr>
      </w:pPr>
      <w:r>
        <w:rPr>
          <w:rFonts w:hint="eastAsia" w:ascii="宋体" w:hAnsi="宋体" w:eastAsia="宋体" w:cs="宋体"/>
          <w:sz w:val="24"/>
          <w:szCs w:val="24"/>
        </w:rPr>
        <w:t>招标人在投标人须知前附表规定的投标截止时间（开标时间），通过电子招标投标交易平台公</w:t>
      </w:r>
      <w:r>
        <w:rPr>
          <w:rFonts w:hint="eastAsia" w:ascii="宋体" w:hAnsi="宋体" w:eastAsia="宋体" w:cs="宋体"/>
          <w:sz w:val="24"/>
          <w:szCs w:val="24"/>
          <w:highlight w:val="none"/>
        </w:rPr>
        <w:t>开开标，所有投标人的法定代表人或其委托代理人应当准时在线参加。</w:t>
      </w:r>
    </w:p>
    <w:p w14:paraId="51047E75">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highlight w:val="none"/>
        </w:rPr>
      </w:pPr>
      <w:bookmarkStart w:id="220" w:name="_Toc300678031"/>
      <w:r>
        <w:rPr>
          <w:rFonts w:hint="eastAsia" w:ascii="宋体" w:hAnsi="宋体" w:eastAsia="宋体" w:cs="宋体"/>
          <w:b w:val="0"/>
          <w:bCs w:val="0"/>
          <w:sz w:val="24"/>
          <w:szCs w:val="24"/>
          <w:highlight w:val="none"/>
        </w:rPr>
        <w:t>5.2 开标程序</w:t>
      </w:r>
      <w:bookmarkEnd w:id="220"/>
    </w:p>
    <w:p w14:paraId="3917C7E7">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开标前准备：</w:t>
      </w:r>
    </w:p>
    <w:p w14:paraId="4013312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（1）开标前一小时系统自动开启签到窗口，投标人使用CA数字证书在线签到；</w:t>
      </w:r>
    </w:p>
    <w:p w14:paraId="50FDC528">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（2）代理机构填写开标准备表内容。</w:t>
      </w:r>
    </w:p>
    <w:p w14:paraId="68DA786E">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开标现场：</w:t>
      </w:r>
    </w:p>
    <w:p w14:paraId="349123F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（1）代理机构主持开标会，宣布开标；</w:t>
      </w:r>
    </w:p>
    <w:p w14:paraId="00D2FEB7">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（2）代理机构通过系统查看投标人签到情况；</w:t>
      </w:r>
    </w:p>
    <w:p w14:paraId="46A9448E">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（3）招标人代表随机抽取系数（如有）；</w:t>
      </w:r>
    </w:p>
    <w:p w14:paraId="3CE43B7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（4）代理机构启动解密，投标人使用CA数字证书在解密倒计时内点击【解密】按钮解密投标文件；</w:t>
      </w:r>
    </w:p>
    <w:p w14:paraId="41C0F3DD">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（5）代理机构启动保证金查询，完成保证金确认情况；</w:t>
      </w:r>
    </w:p>
    <w:p w14:paraId="0FDB1D9D">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（6）代理机构启动在线唱标，各投标人界面自动加载唱标内容</w:t>
      </w:r>
      <w:r>
        <w:rPr>
          <w:rFonts w:hint="eastAsia" w:cs="宋体"/>
          <w:sz w:val="24"/>
          <w:szCs w:val="24"/>
          <w:lang w:eastAsia="zh-CN"/>
        </w:rPr>
        <w:t>，</w:t>
      </w:r>
      <w:r>
        <w:rPr>
          <w:rFonts w:hint="eastAsia" w:ascii="宋体" w:hAnsi="宋体" w:eastAsia="宋体" w:cs="宋体"/>
          <w:sz w:val="24"/>
          <w:szCs w:val="24"/>
        </w:rPr>
        <w:t>包括投标人名称、投标报价和项目经理姓名等；</w:t>
      </w:r>
    </w:p>
    <w:p w14:paraId="2E84C95E">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（7）开标现场对投标人提交的《开标现场公示信息表》及信用信息报告进行展示；</w:t>
      </w:r>
    </w:p>
    <w:p w14:paraId="0775BBE6">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系统生成开标记录表，代理发送开标记录表至投标人界面，投标人在确认倒计时内确认开标记录表；无异议的点击“确认”按钮，完成开标记录确认。开标记录确认倒计时截止，未在线提出异议的投标人，视为认可开标记录。</w:t>
      </w:r>
    </w:p>
    <w:p w14:paraId="74536A0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（9）开标现场，投标人若有异议，应当在系统内提出，投标人应处于在线</w:t>
      </w:r>
      <w:r>
        <w:rPr>
          <w:rFonts w:hint="eastAsia" w:cs="宋体"/>
          <w:sz w:val="24"/>
          <w:szCs w:val="24"/>
          <w:lang w:eastAsia="zh-CN"/>
        </w:rPr>
        <w:t>登录</w:t>
      </w:r>
      <w:r>
        <w:rPr>
          <w:rFonts w:hint="eastAsia" w:ascii="宋体" w:hAnsi="宋体" w:eastAsia="宋体" w:cs="宋体"/>
          <w:sz w:val="24"/>
          <w:szCs w:val="24"/>
        </w:rPr>
        <w:t>状态等待异议回复；</w:t>
      </w:r>
    </w:p>
    <w:p w14:paraId="625034F2">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（10）开标结束。</w:t>
      </w:r>
    </w:p>
    <w:p w14:paraId="0E81F548">
      <w:pPr>
        <w:pStyle w:val="3"/>
        <w:keepNext w:val="0"/>
        <w:keepLines w:val="0"/>
        <w:pageBreakBefore w:val="0"/>
        <w:widowControl w:val="0"/>
        <w:kinsoku/>
        <w:overflowPunct/>
        <w:autoSpaceDE w:val="0"/>
        <w:autoSpaceDN w:val="0"/>
        <w:bidi w:val="0"/>
        <w:spacing w:after="160" w:line="400" w:lineRule="exact"/>
        <w:textAlignment w:val="auto"/>
        <w:rPr>
          <w:rFonts w:hint="eastAsia"/>
        </w:rPr>
      </w:pPr>
      <w:bookmarkStart w:id="221" w:name="_Toc211498600"/>
      <w:bookmarkStart w:id="222" w:name="_Toc300678032"/>
      <w:bookmarkStart w:id="223" w:name="_Toc80006094"/>
      <w:bookmarkStart w:id="224" w:name="_Toc9178523"/>
      <w:bookmarkStart w:id="225" w:name="_Toc18655"/>
      <w:r>
        <w:rPr>
          <w:rFonts w:hint="eastAsia"/>
        </w:rPr>
        <w:t>6.评标</w:t>
      </w:r>
      <w:bookmarkEnd w:id="221"/>
      <w:bookmarkEnd w:id="222"/>
      <w:bookmarkEnd w:id="223"/>
      <w:bookmarkEnd w:id="224"/>
      <w:bookmarkEnd w:id="225"/>
    </w:p>
    <w:p w14:paraId="27208FAC">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26" w:name="_Toc300678033"/>
      <w:r>
        <w:rPr>
          <w:rFonts w:hint="eastAsia" w:ascii="宋体" w:hAnsi="宋体" w:eastAsia="宋体" w:cs="宋体"/>
          <w:b w:val="0"/>
          <w:bCs w:val="0"/>
          <w:sz w:val="24"/>
          <w:szCs w:val="24"/>
        </w:rPr>
        <w:t>6.1 评标委员会</w:t>
      </w:r>
      <w:bookmarkEnd w:id="226"/>
    </w:p>
    <w:p w14:paraId="6F917755">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6.1.1 评标由招标人依法组建的评标委员会负责。评标委员会成员人数以及技术、经济等方面专家的确定方式见投标人须知前附表。</w:t>
      </w:r>
    </w:p>
    <w:p w14:paraId="0E387E2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6.1.2 有下列情形之一的，应当回避：</w:t>
      </w:r>
    </w:p>
    <w:p w14:paraId="56EC1C9C">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（1）评标委员会成员是投标人或投标人的主要负责人或拟任项目经理的近亲属；</w:t>
      </w:r>
    </w:p>
    <w:p w14:paraId="4FF1D0A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（2）评标委员会成员是本项目招标投标行政监督部门的人员；</w:t>
      </w:r>
    </w:p>
    <w:p w14:paraId="727F324C">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（3）评标委员会成员是招标人或者其下属单位或者招标项目上级主管部门的人员，但招标人代表除外；</w:t>
      </w:r>
    </w:p>
    <w:p w14:paraId="0258994E">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pacing w:val="-6"/>
          <w:sz w:val="24"/>
          <w:szCs w:val="24"/>
        </w:rPr>
      </w:pPr>
      <w:r>
        <w:rPr>
          <w:rFonts w:hint="eastAsia" w:ascii="宋体" w:hAnsi="宋体" w:eastAsia="宋体" w:cs="宋体"/>
          <w:sz w:val="24"/>
          <w:szCs w:val="24"/>
        </w:rPr>
        <w:t>（4）</w:t>
      </w:r>
      <w:r>
        <w:rPr>
          <w:rFonts w:hint="eastAsia" w:ascii="宋体" w:hAnsi="宋体" w:eastAsia="宋体" w:cs="宋体"/>
          <w:spacing w:val="-6"/>
          <w:sz w:val="24"/>
          <w:szCs w:val="24"/>
        </w:rPr>
        <w:t>评标委员会成员曾参与投标人的投标文件编制或者对投标文件的编制实施指导；</w:t>
      </w:r>
    </w:p>
    <w:p w14:paraId="68F73CD2">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（5）评标委员会成员与投标人有经济利益关系，可能影响对投标公正评审的。</w:t>
      </w:r>
    </w:p>
    <w:p w14:paraId="2A0716D7">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（6）评标委员会成员被主管部门禁止参加本地区依法必须招标项目评标或者取消担任评标委员会成员资格。</w:t>
      </w:r>
    </w:p>
    <w:p w14:paraId="5CCA1A06">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27" w:name="_Toc300678034"/>
      <w:r>
        <w:rPr>
          <w:rFonts w:hint="eastAsia" w:ascii="宋体" w:hAnsi="宋体" w:eastAsia="宋体" w:cs="宋体"/>
          <w:b w:val="0"/>
          <w:bCs w:val="0"/>
          <w:sz w:val="24"/>
          <w:szCs w:val="24"/>
        </w:rPr>
        <w:t>6.2 评标原则</w:t>
      </w:r>
      <w:bookmarkEnd w:id="227"/>
    </w:p>
    <w:p w14:paraId="68B43E38">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评标活动遵循公平、公正、科学和择优的原则。</w:t>
      </w:r>
    </w:p>
    <w:p w14:paraId="02628C13">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28" w:name="_Toc300678035"/>
      <w:r>
        <w:rPr>
          <w:rFonts w:hint="eastAsia" w:ascii="宋体" w:hAnsi="宋体" w:eastAsia="宋体" w:cs="宋体"/>
          <w:b w:val="0"/>
          <w:bCs w:val="0"/>
          <w:sz w:val="24"/>
          <w:szCs w:val="24"/>
        </w:rPr>
        <w:t>6.3 评标</w:t>
      </w:r>
      <w:bookmarkEnd w:id="228"/>
    </w:p>
    <w:p w14:paraId="288488FC">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6.3.1</w:t>
      </w:r>
      <w:r>
        <w:rPr>
          <w:rFonts w:hint="eastAsia" w:cs="宋体"/>
          <w:sz w:val="24"/>
          <w:szCs w:val="24"/>
          <w:lang w:val="en-US" w:eastAsia="zh-CN"/>
        </w:rPr>
        <w:t xml:space="preserve"> </w:t>
      </w:r>
      <w:r>
        <w:rPr>
          <w:rFonts w:hint="eastAsia" w:ascii="宋体" w:hAnsi="宋体" w:eastAsia="宋体" w:cs="宋体"/>
          <w:sz w:val="24"/>
          <w:szCs w:val="24"/>
        </w:rPr>
        <w:t>评标委员会按照第三章“评标办法”规定的评审标准和评审程序对投标文件进行评审。第三章“评标办法”没有规定的方法、评审因素和标准，不作为评标依据。</w:t>
      </w:r>
    </w:p>
    <w:p w14:paraId="53DC3ABD">
      <w:pPr>
        <w:keepNext w:val="0"/>
        <w:keepLines w:val="0"/>
        <w:pageBreakBefore w:val="0"/>
        <w:widowControl w:val="0"/>
        <w:kinsoku/>
        <w:wordWrap w:val="0"/>
        <w:overflowPunct/>
        <w:topLinePunct/>
        <w:autoSpaceDE w:val="0"/>
        <w:autoSpaceDN w:val="0"/>
        <w:bidi w:val="0"/>
        <w:spacing w:after="160" w:line="400" w:lineRule="exact"/>
        <w:ind w:firstLine="480" w:firstLineChars="200"/>
        <w:jc w:val="left"/>
        <w:textAlignment w:val="auto"/>
        <w:rPr>
          <w:rFonts w:hint="eastAsia" w:ascii="宋体" w:hAnsi="宋体" w:eastAsia="宋体" w:cs="宋体"/>
          <w:snapToGrid w:val="0"/>
          <w:kern w:val="0"/>
          <w:sz w:val="24"/>
          <w:szCs w:val="24"/>
          <w:lang w:val="en-US" w:eastAsia="zh-CN"/>
        </w:rPr>
      </w:pPr>
      <w:r>
        <w:rPr>
          <w:rFonts w:hint="eastAsia" w:ascii="宋体" w:hAnsi="宋体" w:eastAsia="宋体" w:cs="宋体"/>
          <w:sz w:val="24"/>
          <w:szCs w:val="24"/>
          <w:lang w:val="en-US" w:eastAsia="zh-CN"/>
        </w:rPr>
        <w:t>6.3.2</w:t>
      </w:r>
      <w:r>
        <w:rPr>
          <w:rFonts w:hint="eastAsia" w:cs="宋体"/>
          <w:sz w:val="24"/>
          <w:szCs w:val="24"/>
          <w:lang w:val="en-US" w:eastAsia="zh-CN"/>
        </w:rPr>
        <w:t xml:space="preserve"> </w:t>
      </w:r>
      <w:r>
        <w:rPr>
          <w:rFonts w:hint="eastAsia" w:ascii="宋体" w:hAnsi="宋体" w:eastAsia="宋体" w:cs="宋体"/>
          <w:snapToGrid w:val="0"/>
          <w:kern w:val="0"/>
          <w:sz w:val="24"/>
          <w:szCs w:val="24"/>
          <w:lang w:val="en-US" w:eastAsia="zh-CN"/>
        </w:rPr>
        <w:t>评标过程中，评标委员会成员提交评标委员会讨论的问题，评标委员会应当按照下列原则及时处理：</w:t>
      </w:r>
    </w:p>
    <w:p w14:paraId="6EC2B2D6">
      <w:pPr>
        <w:keepNext w:val="0"/>
        <w:keepLines w:val="0"/>
        <w:pageBreakBefore w:val="0"/>
        <w:widowControl w:val="0"/>
        <w:kinsoku/>
        <w:wordWrap w:val="0"/>
        <w:overflowPunct/>
        <w:topLinePunct/>
        <w:autoSpaceDE w:val="0"/>
        <w:autoSpaceDN w:val="0"/>
        <w:bidi w:val="0"/>
        <w:spacing w:after="160" w:line="400" w:lineRule="exact"/>
        <w:ind w:firstLine="480" w:firstLineChars="200"/>
        <w:jc w:val="left"/>
        <w:textAlignment w:val="auto"/>
        <w:rPr>
          <w:rFonts w:hint="eastAsia" w:ascii="宋体" w:hAnsi="宋体" w:eastAsia="宋体" w:cs="宋体"/>
          <w:snapToGrid w:val="0"/>
          <w:kern w:val="0"/>
          <w:sz w:val="24"/>
          <w:szCs w:val="24"/>
          <w:lang w:val="en-US" w:eastAsia="zh-CN"/>
        </w:rPr>
      </w:pPr>
      <w:r>
        <w:rPr>
          <w:rFonts w:hint="eastAsia" w:ascii="宋体" w:hAnsi="宋体" w:eastAsia="宋体" w:cs="宋体"/>
          <w:snapToGrid w:val="0"/>
          <w:kern w:val="0"/>
          <w:sz w:val="24"/>
          <w:szCs w:val="24"/>
          <w:lang w:val="en-US" w:eastAsia="zh-CN"/>
        </w:rPr>
        <w:t>（1）按照</w:t>
      </w:r>
      <w:r>
        <w:rPr>
          <w:rFonts w:hint="eastAsia" w:cs="宋体"/>
          <w:snapToGrid w:val="0"/>
          <w:kern w:val="0"/>
          <w:sz w:val="24"/>
          <w:szCs w:val="24"/>
          <w:lang w:val="en-US" w:eastAsia="zh-CN"/>
        </w:rPr>
        <w:t>法律法规</w:t>
      </w:r>
      <w:r>
        <w:rPr>
          <w:rFonts w:hint="eastAsia" w:ascii="宋体" w:hAnsi="宋体" w:eastAsia="宋体" w:cs="宋体"/>
          <w:snapToGrid w:val="0"/>
          <w:kern w:val="0"/>
          <w:sz w:val="24"/>
          <w:szCs w:val="24"/>
          <w:lang w:val="en-US" w:eastAsia="zh-CN"/>
        </w:rPr>
        <w:t>、规章和政策规定执行；</w:t>
      </w:r>
    </w:p>
    <w:p w14:paraId="1F54CDA3">
      <w:pPr>
        <w:keepNext w:val="0"/>
        <w:keepLines w:val="0"/>
        <w:pageBreakBefore w:val="0"/>
        <w:widowControl w:val="0"/>
        <w:kinsoku/>
        <w:wordWrap w:val="0"/>
        <w:overflowPunct/>
        <w:topLinePunct/>
        <w:autoSpaceDE w:val="0"/>
        <w:autoSpaceDN w:val="0"/>
        <w:bidi w:val="0"/>
        <w:spacing w:after="160" w:line="400" w:lineRule="exact"/>
        <w:ind w:firstLine="480" w:firstLineChars="200"/>
        <w:jc w:val="left"/>
        <w:textAlignment w:val="auto"/>
        <w:rPr>
          <w:rFonts w:hint="eastAsia" w:ascii="宋体" w:hAnsi="宋体" w:eastAsia="宋体" w:cs="宋体"/>
          <w:snapToGrid w:val="0"/>
          <w:kern w:val="0"/>
          <w:sz w:val="24"/>
          <w:szCs w:val="24"/>
          <w:lang w:val="en-US" w:eastAsia="zh-CN"/>
        </w:rPr>
      </w:pPr>
      <w:r>
        <w:rPr>
          <w:rFonts w:hint="eastAsia" w:ascii="宋体" w:hAnsi="宋体" w:eastAsia="宋体" w:cs="宋体"/>
          <w:snapToGrid w:val="0"/>
          <w:kern w:val="0"/>
          <w:sz w:val="24"/>
          <w:szCs w:val="24"/>
          <w:lang w:val="en-US" w:eastAsia="zh-CN"/>
        </w:rPr>
        <w:t>（2）属于招标文件明确规定的，按照招标文件执行；</w:t>
      </w:r>
    </w:p>
    <w:p w14:paraId="5AE31322">
      <w:pPr>
        <w:keepNext w:val="0"/>
        <w:keepLines w:val="0"/>
        <w:pageBreakBefore w:val="0"/>
        <w:widowControl w:val="0"/>
        <w:kinsoku/>
        <w:wordWrap w:val="0"/>
        <w:overflowPunct/>
        <w:topLinePunct/>
        <w:autoSpaceDE w:val="0"/>
        <w:autoSpaceDN w:val="0"/>
        <w:bidi w:val="0"/>
        <w:spacing w:after="160" w:line="400" w:lineRule="exact"/>
        <w:ind w:firstLine="480" w:firstLineChars="200"/>
        <w:jc w:val="left"/>
        <w:textAlignment w:val="auto"/>
        <w:rPr>
          <w:rFonts w:hint="eastAsia" w:ascii="宋体" w:hAnsi="宋体" w:eastAsia="宋体" w:cs="宋体"/>
          <w:snapToGrid w:val="0"/>
          <w:kern w:val="0"/>
          <w:sz w:val="24"/>
          <w:szCs w:val="24"/>
          <w:lang w:val="en-US" w:eastAsia="zh-CN"/>
        </w:rPr>
      </w:pPr>
      <w:r>
        <w:rPr>
          <w:rFonts w:hint="eastAsia" w:ascii="宋体" w:hAnsi="宋体" w:eastAsia="宋体" w:cs="宋体"/>
          <w:snapToGrid w:val="0"/>
          <w:kern w:val="0"/>
          <w:sz w:val="24"/>
          <w:szCs w:val="24"/>
          <w:lang w:val="en-US" w:eastAsia="zh-CN"/>
        </w:rPr>
        <w:t>（3）属于对招标文件存在不同理解的，由招标人负责并出具书面解释；</w:t>
      </w:r>
    </w:p>
    <w:p w14:paraId="786AE7B2">
      <w:pPr>
        <w:keepNext w:val="0"/>
        <w:keepLines w:val="0"/>
        <w:pageBreakBefore w:val="0"/>
        <w:widowControl w:val="0"/>
        <w:kinsoku/>
        <w:wordWrap w:val="0"/>
        <w:overflowPunct/>
        <w:topLinePunct/>
        <w:autoSpaceDE w:val="0"/>
        <w:autoSpaceDN w:val="0"/>
        <w:bidi w:val="0"/>
        <w:spacing w:after="160"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napToGrid w:val="0"/>
          <w:kern w:val="0"/>
          <w:sz w:val="24"/>
          <w:szCs w:val="24"/>
          <w:lang w:val="en-US" w:eastAsia="zh-CN"/>
        </w:rPr>
        <w:t>（4）评标委员会成员意见不一致时，按照少数服从多数原则采用记名投票表决方式决定；涉及否决投标人投标的表决，认定票数应当不少于三分之二。</w:t>
      </w:r>
    </w:p>
    <w:p w14:paraId="3414CA1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6.4 商务部分评审的业绩、奖项规定</w:t>
      </w:r>
    </w:p>
    <w:p w14:paraId="7965BFC7">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评标委员会按照第三章“评标办法”规定的评审标准和评审程序对投标文件商务部分进行评审。评审规则详见投标须知前附表6.4 项商务部分评审的业绩、奖项规定。</w:t>
      </w:r>
    </w:p>
    <w:p w14:paraId="4D39279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6.5</w:t>
      </w:r>
      <w:r>
        <w:rPr>
          <w:rFonts w:hint="eastAsia" w:cs="宋体"/>
          <w:sz w:val="24"/>
          <w:szCs w:val="24"/>
          <w:lang w:val="en-US" w:eastAsia="zh-CN"/>
        </w:rPr>
        <w:t xml:space="preserve"> </w:t>
      </w:r>
      <w:r>
        <w:rPr>
          <w:rFonts w:hint="eastAsia" w:ascii="宋体" w:hAnsi="宋体" w:eastAsia="宋体" w:cs="宋体"/>
          <w:sz w:val="24"/>
          <w:szCs w:val="24"/>
        </w:rPr>
        <w:t>项目经理答辩规定</w:t>
      </w:r>
    </w:p>
    <w:p w14:paraId="7B9BE3F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评标委员会按照第三章“评标办法”规定的评审标准和评审程序对项目经理答辩进行评审。评审规则详见投标须知前附表6.</w:t>
      </w:r>
      <w:r>
        <w:rPr>
          <w:rFonts w:hint="eastAsia" w:ascii="宋体" w:hAnsi="宋体" w:eastAsia="宋体" w:cs="宋体"/>
          <w:sz w:val="24"/>
          <w:szCs w:val="24"/>
          <w:lang w:val="en-US" w:eastAsia="zh-CN"/>
        </w:rPr>
        <w:t>5</w:t>
      </w:r>
      <w:r>
        <w:rPr>
          <w:rFonts w:hint="eastAsia" w:ascii="宋体" w:hAnsi="宋体" w:eastAsia="宋体" w:cs="宋体"/>
          <w:sz w:val="24"/>
          <w:szCs w:val="24"/>
        </w:rPr>
        <w:t>项项目经理答辩评审规定。</w:t>
      </w:r>
    </w:p>
    <w:p w14:paraId="36507DC1">
      <w:pPr>
        <w:pStyle w:val="3"/>
        <w:keepNext w:val="0"/>
        <w:keepLines w:val="0"/>
        <w:pageBreakBefore w:val="0"/>
        <w:widowControl w:val="0"/>
        <w:kinsoku/>
        <w:overflowPunct/>
        <w:autoSpaceDE w:val="0"/>
        <w:autoSpaceDN w:val="0"/>
        <w:bidi w:val="0"/>
        <w:spacing w:after="160" w:line="400" w:lineRule="exact"/>
        <w:textAlignment w:val="auto"/>
        <w:rPr>
          <w:rFonts w:hint="eastAsia"/>
        </w:rPr>
      </w:pPr>
      <w:bookmarkStart w:id="229" w:name="_Toc9178524"/>
      <w:bookmarkStart w:id="230" w:name="_Toc211498601"/>
      <w:bookmarkStart w:id="231" w:name="_Toc80006095"/>
      <w:bookmarkStart w:id="232" w:name="_Toc26731"/>
      <w:bookmarkStart w:id="233" w:name="_Toc300678036"/>
      <w:r>
        <w:rPr>
          <w:rFonts w:hint="eastAsia"/>
        </w:rPr>
        <w:t>7.合同授予</w:t>
      </w:r>
      <w:bookmarkEnd w:id="229"/>
      <w:bookmarkEnd w:id="230"/>
      <w:bookmarkEnd w:id="231"/>
      <w:bookmarkEnd w:id="232"/>
      <w:bookmarkEnd w:id="233"/>
    </w:p>
    <w:p w14:paraId="6A0D5CD3">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34" w:name="_Toc300678037"/>
      <w:r>
        <w:rPr>
          <w:rFonts w:hint="eastAsia" w:ascii="宋体" w:hAnsi="宋体" w:eastAsia="宋体" w:cs="宋体"/>
          <w:b w:val="0"/>
          <w:bCs w:val="0"/>
          <w:sz w:val="24"/>
          <w:szCs w:val="24"/>
        </w:rPr>
        <w:t>7.1 定标方式</w:t>
      </w:r>
      <w:bookmarkEnd w:id="234"/>
    </w:p>
    <w:p w14:paraId="532D3474">
      <w:pPr>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7.1.1</w:t>
      </w:r>
      <w:r>
        <w:rPr>
          <w:rFonts w:hint="eastAsia" w:cs="宋体"/>
          <w:sz w:val="24"/>
          <w:szCs w:val="24"/>
          <w:lang w:val="en-US" w:eastAsia="zh-CN"/>
        </w:rPr>
        <w:t xml:space="preserve"> </w:t>
      </w:r>
      <w:r>
        <w:rPr>
          <w:rFonts w:hint="eastAsia" w:ascii="宋体" w:hAnsi="宋体" w:eastAsia="宋体" w:cs="宋体"/>
          <w:b w:val="0"/>
          <w:bCs w:val="0"/>
          <w:sz w:val="24"/>
          <w:szCs w:val="24"/>
        </w:rPr>
        <w:t>定标方式</w:t>
      </w:r>
      <w:r>
        <w:rPr>
          <w:rFonts w:hint="eastAsia" w:ascii="宋体" w:hAnsi="宋体" w:eastAsia="宋体" w:cs="宋体"/>
          <w:sz w:val="24"/>
          <w:szCs w:val="24"/>
        </w:rPr>
        <w:t>见投标人须知前附表。</w:t>
      </w:r>
    </w:p>
    <w:p w14:paraId="2388D9B5">
      <w:pPr>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sz w:val="24"/>
          <w:szCs w:val="24"/>
        </w:rPr>
        <w:t>7.1.2 中标候选人公示媒介</w:t>
      </w:r>
      <w:bookmarkStart w:id="235" w:name="_Toc300678038"/>
      <w:r>
        <w:rPr>
          <w:rFonts w:hint="eastAsia" w:ascii="宋体" w:hAnsi="宋体" w:eastAsia="宋体" w:cs="宋体"/>
          <w:b w:val="0"/>
          <w:bCs w:val="0"/>
          <w:sz w:val="24"/>
          <w:szCs w:val="24"/>
        </w:rPr>
        <w:t>见投标须知前附表7.1.2项规定。</w:t>
      </w:r>
    </w:p>
    <w:p w14:paraId="5D5781E4">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7.2 中标通知</w:t>
      </w:r>
      <w:bookmarkEnd w:id="235"/>
    </w:p>
    <w:p w14:paraId="3E90F61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在规定的投标有效期内，招标人以书面形式向中标人发出中标通知书，同时将中标结果通知未中标的投标人。</w:t>
      </w:r>
    </w:p>
    <w:p w14:paraId="7CD88673">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36" w:name="_Toc300678039"/>
      <w:r>
        <w:rPr>
          <w:rFonts w:hint="eastAsia" w:ascii="宋体" w:hAnsi="宋体" w:eastAsia="宋体" w:cs="宋体"/>
          <w:b w:val="0"/>
          <w:bCs w:val="0"/>
          <w:sz w:val="24"/>
          <w:szCs w:val="24"/>
        </w:rPr>
        <w:t>7.3 履约担保</w:t>
      </w:r>
      <w:bookmarkEnd w:id="236"/>
      <w:r>
        <w:rPr>
          <w:rFonts w:hint="eastAsia" w:ascii="宋体" w:hAnsi="宋体" w:eastAsia="宋体" w:cs="宋体"/>
          <w:b w:val="0"/>
          <w:bCs w:val="0"/>
          <w:sz w:val="24"/>
          <w:szCs w:val="24"/>
        </w:rPr>
        <w:t>及工程款支付担保</w:t>
      </w:r>
    </w:p>
    <w:p w14:paraId="07BAE6B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7.3.1 在签订合同前，中标人应按投标人须知前附表规定的金额、担保形式和招标文件第四章“合同条款及格式”规定的履约担保格式向招标人提交履约担保。联合体中标的，履约担保由牵头人递交。</w:t>
      </w:r>
    </w:p>
    <w:p w14:paraId="6B5ADE8B">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7.3.</w:t>
      </w:r>
      <w:r>
        <w:rPr>
          <w:rFonts w:hint="eastAsia" w:ascii="宋体" w:hAnsi="宋体" w:eastAsia="宋体" w:cs="宋体"/>
          <w:sz w:val="24"/>
          <w:szCs w:val="24"/>
          <w:lang w:val="en-US" w:eastAsia="zh-CN"/>
        </w:rPr>
        <w:t>2</w:t>
      </w:r>
      <w:r>
        <w:rPr>
          <w:rFonts w:hint="eastAsia" w:cs="宋体"/>
          <w:sz w:val="24"/>
          <w:szCs w:val="24"/>
          <w:lang w:val="en-US" w:eastAsia="zh-CN"/>
        </w:rPr>
        <w:t xml:space="preserve"> </w:t>
      </w:r>
      <w:r>
        <w:rPr>
          <w:rFonts w:hint="eastAsia" w:ascii="宋体" w:hAnsi="宋体" w:eastAsia="宋体" w:cs="宋体"/>
          <w:sz w:val="24"/>
          <w:szCs w:val="24"/>
        </w:rPr>
        <w:t>采用经评审的最低投标价法、合理低价法、技术评分最低标价法中标的， 在签订合同前，中标人应按投标人须知前附表规定的金额、担保形式和招标文件第四章规定的履约担保格式向招标人提交履约担保。联合体中标的，履约担保由牵头人递交。</w:t>
      </w:r>
    </w:p>
    <w:p w14:paraId="17563DA5">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7.3.</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中标人不能按本须知第7.3.1 项要求提交履约担保的，视为放弃中标。给招标人造成的损失超过投标保证数额的，中标人应当对超过部分予以赔偿。</w:t>
      </w:r>
    </w:p>
    <w:p w14:paraId="79620E9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7.3.</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 招标人</w:t>
      </w:r>
      <w:r>
        <w:rPr>
          <w:rFonts w:hint="eastAsia" w:ascii="宋体" w:hAnsi="宋体" w:eastAsia="宋体" w:cs="宋体"/>
          <w:sz w:val="24"/>
          <w:szCs w:val="24"/>
          <w:lang w:val="en-US" w:eastAsia="zh-CN"/>
        </w:rPr>
        <w:t>按照《山东省工程建设领域工程款支付担保实施办法》（鲁建建管字〔2025〕1号）</w:t>
      </w:r>
      <w:r>
        <w:rPr>
          <w:rFonts w:hint="eastAsia" w:ascii="宋体" w:hAnsi="宋体" w:eastAsia="宋体" w:cs="宋体"/>
          <w:sz w:val="24"/>
          <w:szCs w:val="24"/>
        </w:rPr>
        <w:t>向中标人提供工程款支付担保。</w:t>
      </w:r>
    </w:p>
    <w:p w14:paraId="7090F90F">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37" w:name="_Toc300678040"/>
      <w:r>
        <w:rPr>
          <w:rFonts w:hint="eastAsia" w:ascii="宋体" w:hAnsi="宋体" w:eastAsia="宋体" w:cs="宋体"/>
          <w:b w:val="0"/>
          <w:bCs w:val="0"/>
          <w:sz w:val="24"/>
          <w:szCs w:val="24"/>
        </w:rPr>
        <w:t>7.4 签订合同</w:t>
      </w:r>
      <w:bookmarkEnd w:id="237"/>
    </w:p>
    <w:p w14:paraId="10C4BC4E">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7.4.1 自中标通知书发出之日起30 天内，招标人和中标人根据招标文件和中标人的投标文件订立书面合同。中标人无正当理由拒签合同的，招标人取消其中标资格；给招标人造成的损失超过投标保证数额的，中标人应当对超过部分予以赔偿。</w:t>
      </w:r>
    </w:p>
    <w:p w14:paraId="5EFD9C52">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7.4.2 发出中标通知书后，招标人无正当理由拒签合同的，招标人向中标人退还投标保证；给中标人造成损失的，还应当赔偿损失。</w:t>
      </w:r>
    </w:p>
    <w:p w14:paraId="39A30277">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highlight w:val="yellow"/>
        </w:rPr>
      </w:pPr>
      <w:r>
        <w:rPr>
          <w:rFonts w:hint="eastAsia" w:ascii="宋体" w:hAnsi="宋体" w:eastAsia="宋体" w:cs="宋体"/>
          <w:sz w:val="24"/>
          <w:szCs w:val="24"/>
        </w:rPr>
        <w:t>7.4.3</w:t>
      </w:r>
      <w:r>
        <w:rPr>
          <w:rFonts w:hint="eastAsia" w:ascii="宋体" w:hAnsi="宋体" w:eastAsia="宋体" w:cs="宋体"/>
          <w:sz w:val="24"/>
          <w:szCs w:val="24"/>
          <w:highlight w:val="none"/>
        </w:rPr>
        <w:t xml:space="preserve"> 招标人和中标人应遵守《关于规范“人工智能辅助招投标”项目交易双方及时签订合同有关事项的通知》的相关规定。</w:t>
      </w:r>
    </w:p>
    <w:p w14:paraId="22941B5B">
      <w:pPr>
        <w:pStyle w:val="3"/>
        <w:keepNext w:val="0"/>
        <w:keepLines w:val="0"/>
        <w:pageBreakBefore w:val="0"/>
        <w:widowControl w:val="0"/>
        <w:kinsoku/>
        <w:overflowPunct/>
        <w:autoSpaceDE w:val="0"/>
        <w:autoSpaceDN w:val="0"/>
        <w:bidi w:val="0"/>
        <w:spacing w:after="160" w:line="400" w:lineRule="exact"/>
        <w:textAlignment w:val="auto"/>
        <w:rPr>
          <w:rFonts w:hint="eastAsia"/>
        </w:rPr>
      </w:pPr>
      <w:bookmarkStart w:id="238" w:name="_Toc80006096"/>
      <w:bookmarkStart w:id="239" w:name="_Toc211498602"/>
      <w:bookmarkStart w:id="240" w:name="_Toc300678041"/>
      <w:bookmarkStart w:id="241" w:name="_Toc9178525"/>
      <w:bookmarkStart w:id="242" w:name="_Toc32143"/>
      <w:r>
        <w:rPr>
          <w:rFonts w:hint="eastAsia"/>
        </w:rPr>
        <w:t>8.重新招标和不再招标</w:t>
      </w:r>
      <w:bookmarkEnd w:id="238"/>
      <w:bookmarkEnd w:id="239"/>
      <w:bookmarkEnd w:id="240"/>
      <w:bookmarkEnd w:id="241"/>
      <w:bookmarkEnd w:id="242"/>
    </w:p>
    <w:p w14:paraId="1A627BB1">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43" w:name="_Toc300678042"/>
      <w:r>
        <w:rPr>
          <w:rFonts w:hint="eastAsia" w:ascii="宋体" w:hAnsi="宋体" w:eastAsia="宋体" w:cs="宋体"/>
          <w:b w:val="0"/>
          <w:bCs w:val="0"/>
          <w:sz w:val="24"/>
          <w:szCs w:val="24"/>
        </w:rPr>
        <w:t>8.1 重新招标</w:t>
      </w:r>
      <w:bookmarkEnd w:id="243"/>
    </w:p>
    <w:p w14:paraId="0E5447D3">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有下列情形之一的，招标人将重新招标：</w:t>
      </w:r>
    </w:p>
    <w:p w14:paraId="0A79FEB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（1）在投标截止时间之前提交投标文件的投标人少于3个的；</w:t>
      </w:r>
    </w:p>
    <w:p w14:paraId="075BD04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（2）通过资格预审的申请人少于3个的；</w:t>
      </w:r>
    </w:p>
    <w:p w14:paraId="1F5F4644">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（3）经评标委员会评审，所有投标文件均被否决的；</w:t>
      </w:r>
    </w:p>
    <w:p w14:paraId="78D9F0F0">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（4）有效投标人不足3个，评标委员会认为投标明显缺乏竞争，否决本次招标的；</w:t>
      </w:r>
    </w:p>
    <w:p w14:paraId="4E1DCE6E">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w:t>
      </w:r>
      <w:bookmarkStart w:id="244" w:name="_Hlk210290608"/>
      <w:r>
        <w:rPr>
          <w:rFonts w:hint="eastAsia" w:ascii="宋体" w:hAnsi="宋体" w:eastAsia="宋体" w:cs="宋体"/>
          <w:sz w:val="24"/>
          <w:szCs w:val="24"/>
        </w:rPr>
        <w:t>排名第一的中标候选人放弃中标、因不可抗力提出不能履行合同，或者招标文件规定应当提交履约保证金而在规定的期限内未能提交，或者被查实存在影响中标结果的违法行为等情形，不符合中标条件的，招标人</w:t>
      </w:r>
      <w:bookmarkEnd w:id="244"/>
      <w:r>
        <w:rPr>
          <w:rFonts w:hint="eastAsia" w:ascii="宋体" w:hAnsi="宋体" w:eastAsia="宋体" w:cs="宋体"/>
          <w:sz w:val="24"/>
          <w:szCs w:val="24"/>
        </w:rPr>
        <w:t>依次确定其他中标候选人与招标人预期差距较大，或者对招标人明显不利的。</w:t>
      </w:r>
    </w:p>
    <w:p w14:paraId="31103782">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45" w:name="_Toc300678043"/>
      <w:r>
        <w:rPr>
          <w:rFonts w:hint="eastAsia" w:ascii="宋体" w:hAnsi="宋体" w:eastAsia="宋体" w:cs="宋体"/>
          <w:b w:val="0"/>
          <w:bCs w:val="0"/>
          <w:sz w:val="24"/>
          <w:szCs w:val="24"/>
        </w:rPr>
        <w:t>8.2 不再招标</w:t>
      </w:r>
      <w:bookmarkEnd w:id="245"/>
    </w:p>
    <w:p w14:paraId="7AC420EC">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重新招标后投标人仍少于3 个或者所有投标被否决的，属于必须审批或核准的工程建设项目，经原审批或核准部门批准后不再进行招标。</w:t>
      </w:r>
    </w:p>
    <w:p w14:paraId="79F53F7A">
      <w:pPr>
        <w:pStyle w:val="3"/>
        <w:keepNext w:val="0"/>
        <w:keepLines w:val="0"/>
        <w:pageBreakBefore w:val="0"/>
        <w:widowControl w:val="0"/>
        <w:numPr>
          <w:ilvl w:val="0"/>
          <w:numId w:val="0"/>
        </w:numPr>
        <w:kinsoku/>
        <w:overflowPunct/>
        <w:autoSpaceDE w:val="0"/>
        <w:autoSpaceDN w:val="0"/>
        <w:bidi w:val="0"/>
        <w:spacing w:after="160" w:line="400" w:lineRule="exact"/>
        <w:ind w:leftChars="0"/>
        <w:textAlignment w:val="auto"/>
        <w:rPr>
          <w:rFonts w:hint="eastAsia"/>
        </w:rPr>
      </w:pPr>
      <w:bookmarkStart w:id="246" w:name="_Toc18806"/>
      <w:bookmarkStart w:id="247" w:name="_Toc211498603"/>
      <w:bookmarkStart w:id="248" w:name="_Toc9178526"/>
      <w:bookmarkStart w:id="249" w:name="_Toc80006097"/>
      <w:bookmarkStart w:id="250" w:name="_Toc300678044"/>
      <w:r>
        <w:rPr>
          <w:rFonts w:hint="eastAsia"/>
          <w:lang w:val="en-US" w:eastAsia="zh-CN"/>
        </w:rPr>
        <w:t>9.</w:t>
      </w:r>
      <w:r>
        <w:rPr>
          <w:rFonts w:hint="eastAsia"/>
        </w:rPr>
        <w:t>纪律和监督</w:t>
      </w:r>
      <w:bookmarkEnd w:id="246"/>
      <w:bookmarkEnd w:id="247"/>
      <w:bookmarkEnd w:id="248"/>
      <w:bookmarkEnd w:id="249"/>
      <w:bookmarkEnd w:id="250"/>
    </w:p>
    <w:p w14:paraId="360C0427">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51" w:name="_Toc300678046"/>
      <w:r>
        <w:rPr>
          <w:rFonts w:hint="eastAsia" w:ascii="宋体" w:hAnsi="宋体" w:eastAsia="宋体" w:cs="宋体"/>
          <w:b w:val="0"/>
          <w:bCs w:val="0"/>
          <w:sz w:val="24"/>
          <w:szCs w:val="24"/>
        </w:rPr>
        <w:t>9.1</w:t>
      </w:r>
      <w:r>
        <w:rPr>
          <w:rFonts w:hint="eastAsia"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rPr>
        <w:t>对投标人的纪律要求</w:t>
      </w:r>
      <w:bookmarkEnd w:id="251"/>
    </w:p>
    <w:p w14:paraId="338FC431">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04FC3D5B">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52" w:name="_Toc300678047"/>
      <w:r>
        <w:rPr>
          <w:rFonts w:hint="eastAsia" w:ascii="宋体" w:hAnsi="宋体" w:eastAsia="宋体" w:cs="宋体"/>
          <w:b w:val="0"/>
          <w:bCs w:val="0"/>
          <w:sz w:val="24"/>
          <w:szCs w:val="24"/>
        </w:rPr>
        <w:t>9.2</w:t>
      </w:r>
      <w:r>
        <w:rPr>
          <w:rFonts w:hint="eastAsia"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rPr>
        <w:t>对评标委员会成员的纪律要求</w:t>
      </w:r>
      <w:bookmarkEnd w:id="252"/>
    </w:p>
    <w:p w14:paraId="4CEBA889">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评标委员会成员不得收受他人的财物或者其他好处，不得向他人</w:t>
      </w:r>
      <w:r>
        <w:rPr>
          <w:rFonts w:hint="eastAsia" w:cs="宋体"/>
          <w:sz w:val="24"/>
          <w:szCs w:val="24"/>
          <w:lang w:eastAsia="zh-CN"/>
        </w:rPr>
        <w:t>透露</w:t>
      </w:r>
      <w:r>
        <w:rPr>
          <w:rFonts w:hint="eastAsia" w:ascii="宋体" w:hAnsi="宋体" w:eastAsia="宋体" w:cs="宋体"/>
          <w:sz w:val="24"/>
          <w:szCs w:val="24"/>
        </w:rPr>
        <w:t>对投标文件的评审和比较、中标候选人的推荐情况以及评标有关的其他情况。在评标活动中，评标委员会成员不得擅离职守，影响评标程序正常进行。</w:t>
      </w:r>
    </w:p>
    <w:p w14:paraId="06B9C18B">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53" w:name="_Toc300678048"/>
      <w:r>
        <w:rPr>
          <w:rFonts w:hint="eastAsia" w:ascii="宋体" w:hAnsi="宋体" w:eastAsia="宋体" w:cs="宋体"/>
          <w:b w:val="0"/>
          <w:bCs w:val="0"/>
          <w:sz w:val="24"/>
          <w:szCs w:val="24"/>
        </w:rPr>
        <w:t>9.3 对与评标活动有关的工作人员的纪律要求</w:t>
      </w:r>
      <w:bookmarkEnd w:id="253"/>
    </w:p>
    <w:p w14:paraId="2D22DA7B">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与评标活动有关的工作人员不得收受他人的财物或者其他好处，不得向他人透露对投标文件的评审和比较、中标候选人的推荐情况以</w:t>
      </w:r>
      <w:r>
        <w:rPr>
          <w:rFonts w:hint="eastAsia" w:cs="宋体"/>
          <w:sz w:val="24"/>
          <w:szCs w:val="24"/>
          <w:lang w:eastAsia="zh-CN"/>
        </w:rPr>
        <w:t>及与</w:t>
      </w:r>
      <w:r>
        <w:rPr>
          <w:rFonts w:hint="eastAsia" w:ascii="宋体" w:hAnsi="宋体" w:eastAsia="宋体" w:cs="宋体"/>
          <w:sz w:val="24"/>
          <w:szCs w:val="24"/>
        </w:rPr>
        <w:t>评标有关的其他情况。在评标活动中，与评标活动有关的工作人员不得擅离职守，影响评标程序正常进行。</w:t>
      </w:r>
    </w:p>
    <w:p w14:paraId="61D15D3F">
      <w:pPr>
        <w:pStyle w:val="5"/>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b w:val="0"/>
          <w:bCs w:val="0"/>
          <w:sz w:val="24"/>
          <w:szCs w:val="24"/>
        </w:rPr>
      </w:pPr>
      <w:bookmarkStart w:id="254" w:name="_Toc300678049"/>
      <w:r>
        <w:rPr>
          <w:rFonts w:hint="eastAsia" w:ascii="宋体" w:hAnsi="宋体" w:eastAsia="宋体" w:cs="宋体"/>
          <w:b w:val="0"/>
          <w:bCs w:val="0"/>
          <w:sz w:val="24"/>
          <w:szCs w:val="24"/>
        </w:rPr>
        <w:t>9.4 异议和投诉</w:t>
      </w:r>
      <w:bookmarkEnd w:id="254"/>
    </w:p>
    <w:p w14:paraId="7C07C96E">
      <w:pPr>
        <w:pStyle w:val="79"/>
        <w:keepNext w:val="0"/>
        <w:keepLines w:val="0"/>
        <w:pageBreakBefore w:val="0"/>
        <w:widowControl w:val="0"/>
        <w:kinsoku/>
        <w:overflowPunct/>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9.4.1</w:t>
      </w:r>
      <w:r>
        <w:rPr>
          <w:rFonts w:hint="eastAsia" w:ascii="宋体" w:hAnsi="宋体" w:eastAsia="宋体" w:cs="宋体"/>
          <w:bCs/>
          <w:kern w:val="0"/>
          <w:sz w:val="24"/>
          <w:szCs w:val="24"/>
          <w:lang w:val="en-US" w:eastAsia="zh-CN"/>
        </w:rPr>
        <w:t xml:space="preserve"> </w:t>
      </w:r>
      <w:r>
        <w:rPr>
          <w:rFonts w:hint="eastAsia" w:ascii="宋体" w:hAnsi="宋体" w:eastAsia="宋体" w:cs="宋体"/>
          <w:bCs/>
          <w:kern w:val="0"/>
          <w:sz w:val="24"/>
          <w:szCs w:val="24"/>
        </w:rPr>
        <w:t>投标人或者其他利害关系人就下列事项投诉的，应当按照相关规定向招标人提出异议：</w:t>
      </w:r>
    </w:p>
    <w:p w14:paraId="24BAC6B5">
      <w:pPr>
        <w:pStyle w:val="79"/>
        <w:keepNext w:val="0"/>
        <w:keepLines w:val="0"/>
        <w:pageBreakBefore w:val="0"/>
        <w:widowControl w:val="0"/>
        <w:kinsoku/>
        <w:overflowPunct/>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cs="宋体"/>
          <w:bCs/>
          <w:kern w:val="0"/>
          <w:sz w:val="24"/>
          <w:szCs w:val="24"/>
          <w:lang w:eastAsia="zh-CN"/>
        </w:rPr>
        <w:t>（1）</w:t>
      </w:r>
      <w:r>
        <w:rPr>
          <w:rFonts w:hint="eastAsia" w:ascii="宋体" w:hAnsi="宋体" w:eastAsia="宋体" w:cs="宋体"/>
          <w:bCs/>
          <w:kern w:val="0"/>
          <w:sz w:val="24"/>
          <w:szCs w:val="24"/>
        </w:rPr>
        <w:t>认为招标文件不符合相关法律法规规范性文件规定，应当在投标截止时间10日前向招标人提出异议；</w:t>
      </w:r>
    </w:p>
    <w:p w14:paraId="254A36D4">
      <w:pPr>
        <w:pStyle w:val="79"/>
        <w:keepNext w:val="0"/>
        <w:keepLines w:val="0"/>
        <w:pageBreakBefore w:val="0"/>
        <w:widowControl w:val="0"/>
        <w:kinsoku/>
        <w:overflowPunct/>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cs="宋体"/>
          <w:bCs/>
          <w:kern w:val="0"/>
          <w:sz w:val="24"/>
          <w:szCs w:val="24"/>
          <w:lang w:eastAsia="zh-CN"/>
        </w:rPr>
        <w:t>（2）</w:t>
      </w:r>
      <w:r>
        <w:rPr>
          <w:rFonts w:hint="eastAsia" w:ascii="宋体" w:hAnsi="宋体" w:eastAsia="宋体" w:cs="宋体"/>
          <w:bCs/>
          <w:kern w:val="0"/>
          <w:sz w:val="24"/>
          <w:szCs w:val="24"/>
        </w:rPr>
        <w:t>认为开标活动不符合相关法律法规规范性文件规定的，应当在开标现场提出异议；</w:t>
      </w:r>
    </w:p>
    <w:p w14:paraId="685A24B3">
      <w:pPr>
        <w:pStyle w:val="79"/>
        <w:keepNext w:val="0"/>
        <w:keepLines w:val="0"/>
        <w:pageBreakBefore w:val="0"/>
        <w:widowControl w:val="0"/>
        <w:kinsoku/>
        <w:overflowPunct/>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cs="宋体"/>
          <w:bCs/>
          <w:kern w:val="0"/>
          <w:sz w:val="24"/>
          <w:szCs w:val="24"/>
          <w:lang w:eastAsia="zh-CN"/>
        </w:rPr>
        <w:t>（3）</w:t>
      </w:r>
      <w:r>
        <w:rPr>
          <w:rFonts w:hint="eastAsia" w:ascii="宋体" w:hAnsi="宋体" w:eastAsia="宋体" w:cs="宋体"/>
          <w:bCs/>
          <w:kern w:val="0"/>
          <w:sz w:val="24"/>
          <w:szCs w:val="24"/>
        </w:rPr>
        <w:t>对评标结果有异议的，在中标候选人公示期以书面形式向招标人提出；</w:t>
      </w:r>
    </w:p>
    <w:p w14:paraId="37DAB5D2">
      <w:pPr>
        <w:pStyle w:val="79"/>
        <w:keepNext w:val="0"/>
        <w:keepLines w:val="0"/>
        <w:pageBreakBefore w:val="0"/>
        <w:widowControl w:val="0"/>
        <w:kinsoku/>
        <w:overflowPunct/>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投标人或利害关系人不满意招标人的答复或者认为招标人处理不当的，可以向本项目的招标投标行政监督部门投诉。</w:t>
      </w:r>
      <w:bookmarkStart w:id="255" w:name="_Toc300678050"/>
    </w:p>
    <w:p w14:paraId="350598E8">
      <w:pPr>
        <w:pStyle w:val="79"/>
        <w:keepNext w:val="0"/>
        <w:keepLines w:val="0"/>
        <w:pageBreakBefore w:val="0"/>
        <w:widowControl w:val="0"/>
        <w:kinsoku/>
        <w:overflowPunct/>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9.4.2</w:t>
      </w:r>
      <w:r>
        <w:rPr>
          <w:rFonts w:hint="eastAsia" w:ascii="宋体" w:hAnsi="宋体" w:eastAsia="宋体" w:cs="宋体"/>
          <w:bCs/>
          <w:kern w:val="0"/>
          <w:sz w:val="24"/>
          <w:szCs w:val="24"/>
          <w:lang w:val="en-US" w:eastAsia="zh-CN"/>
        </w:rPr>
        <w:t xml:space="preserve"> </w:t>
      </w:r>
      <w:r>
        <w:rPr>
          <w:rFonts w:hint="eastAsia" w:ascii="宋体" w:hAnsi="宋体" w:eastAsia="宋体" w:cs="宋体"/>
          <w:bCs/>
          <w:kern w:val="0"/>
          <w:sz w:val="24"/>
          <w:szCs w:val="24"/>
        </w:rPr>
        <w:t>投标人或者其他利害关系人认为本次招标活动违反法律法规规范性文件规定的，可以在知道或者应当知道之日起10日内向本项目的招标投标行政监督部门投诉。</w:t>
      </w:r>
    </w:p>
    <w:p w14:paraId="05CE107D">
      <w:pPr>
        <w:pStyle w:val="79"/>
        <w:keepNext w:val="0"/>
        <w:keepLines w:val="0"/>
        <w:pageBreakBefore w:val="0"/>
        <w:widowControl w:val="0"/>
        <w:kinsoku/>
        <w:overflowPunct/>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shd w:val="clear" w:color="auto" w:fill="FFFFFF"/>
        </w:rPr>
      </w:pPr>
      <w:r>
        <w:rPr>
          <w:rFonts w:hint="eastAsia" w:ascii="宋体" w:hAnsi="宋体" w:eastAsia="宋体" w:cs="宋体"/>
          <w:bCs/>
          <w:kern w:val="0"/>
          <w:sz w:val="24"/>
          <w:szCs w:val="24"/>
          <w:shd w:val="clear" w:color="auto" w:fill="FFFFFF"/>
        </w:rPr>
        <w:t>9.4.3</w:t>
      </w:r>
      <w:r>
        <w:rPr>
          <w:rFonts w:hint="eastAsia" w:ascii="宋体" w:hAnsi="宋体" w:eastAsia="宋体" w:cs="宋体"/>
          <w:bCs/>
          <w:kern w:val="0"/>
          <w:sz w:val="24"/>
          <w:szCs w:val="24"/>
          <w:shd w:val="clear" w:color="auto" w:fill="FFFFFF"/>
          <w:lang w:val="en-US" w:eastAsia="zh-CN"/>
        </w:rPr>
        <w:t xml:space="preserve"> </w:t>
      </w:r>
      <w:r>
        <w:rPr>
          <w:rFonts w:hint="eastAsia" w:ascii="宋体" w:hAnsi="宋体" w:eastAsia="宋体" w:cs="宋体"/>
          <w:bCs/>
          <w:kern w:val="0"/>
          <w:sz w:val="24"/>
          <w:szCs w:val="24"/>
          <w:shd w:val="clear" w:color="auto" w:fill="FFFFFF"/>
        </w:rPr>
        <w:t>有关信用评价信息弄虚作假的异议，经调查属实的，取消其中标候选人资格并认定为失信行为。</w:t>
      </w:r>
    </w:p>
    <w:p w14:paraId="41326DCF">
      <w:pPr>
        <w:pStyle w:val="3"/>
        <w:keepNext w:val="0"/>
        <w:keepLines w:val="0"/>
        <w:pageBreakBefore w:val="0"/>
        <w:widowControl w:val="0"/>
        <w:kinsoku/>
        <w:overflowPunct/>
        <w:autoSpaceDE w:val="0"/>
        <w:autoSpaceDN w:val="0"/>
        <w:bidi w:val="0"/>
        <w:spacing w:after="160" w:line="400" w:lineRule="exact"/>
        <w:textAlignment w:val="auto"/>
        <w:rPr>
          <w:rFonts w:hint="eastAsia"/>
        </w:rPr>
      </w:pPr>
      <w:bookmarkStart w:id="256" w:name="_Toc80006098"/>
      <w:bookmarkStart w:id="257" w:name="_Toc211498604"/>
      <w:bookmarkStart w:id="258" w:name="_Toc20411"/>
      <w:bookmarkStart w:id="259" w:name="_Toc9178527"/>
      <w:r>
        <w:rPr>
          <w:rFonts w:hint="eastAsia"/>
        </w:rPr>
        <w:t>10.需要补充的其他内容</w:t>
      </w:r>
      <w:bookmarkEnd w:id="255"/>
      <w:bookmarkEnd w:id="256"/>
      <w:bookmarkEnd w:id="257"/>
      <w:bookmarkEnd w:id="258"/>
      <w:bookmarkEnd w:id="259"/>
    </w:p>
    <w:p w14:paraId="6F478AFF">
      <w:pPr>
        <w:pStyle w:val="79"/>
        <w:keepNext w:val="0"/>
        <w:keepLines w:val="0"/>
        <w:pageBreakBefore w:val="0"/>
        <w:widowControl w:val="0"/>
        <w:kinsoku/>
        <w:overflowPunct/>
        <w:autoSpaceDE w:val="0"/>
        <w:autoSpaceDN w:val="0"/>
        <w:bidi w:val="0"/>
        <w:spacing w:after="160" w:line="400" w:lineRule="exact"/>
        <w:ind w:firstLine="480" w:firstLineChars="200"/>
        <w:textAlignment w:val="auto"/>
        <w:rPr>
          <w:rFonts w:hint="eastAsia" w:ascii="宋体" w:hAnsi="宋体" w:eastAsia="宋体" w:cs="宋体"/>
        </w:rPr>
      </w:pPr>
      <w:r>
        <w:rPr>
          <w:rFonts w:hint="eastAsia" w:ascii="宋体" w:hAnsi="宋体" w:eastAsia="宋体" w:cs="宋体"/>
          <w:sz w:val="24"/>
          <w:szCs w:val="24"/>
        </w:rPr>
        <w:t>需要补充的其他内容：见投标人须知前附表。</w:t>
      </w:r>
    </w:p>
    <w:p w14:paraId="7CF7423F">
      <w:pPr>
        <w:keepNext w:val="0"/>
        <w:keepLines w:val="0"/>
        <w:pageBreakBefore w:val="0"/>
        <w:widowControl w:val="0"/>
        <w:kinsoku/>
        <w:overflowPunct/>
        <w:autoSpaceDE w:val="0"/>
        <w:autoSpaceDN w:val="0"/>
        <w:bidi w:val="0"/>
        <w:spacing w:after="160" w:line="400" w:lineRule="exact"/>
        <w:textAlignment w:val="auto"/>
        <w:rPr>
          <w:rStyle w:val="57"/>
          <w:rFonts w:hint="eastAsia" w:ascii="宋体" w:hAnsi="宋体" w:eastAsia="宋体" w:cs="宋体"/>
          <w:b w:val="0"/>
          <w:sz w:val="24"/>
        </w:rPr>
        <w:sectPr>
          <w:pgSz w:w="11905" w:h="16838"/>
          <w:pgMar w:top="1417" w:right="1417" w:bottom="1417" w:left="1417" w:header="850" w:footer="850" w:gutter="0"/>
          <w:pgNumType w:fmt="numberInDash"/>
          <w:cols w:space="0" w:num="1"/>
          <w:rtlGutter w:val="0"/>
          <w:docGrid w:linePitch="312" w:charSpace="0"/>
        </w:sectPr>
      </w:pPr>
      <w:bookmarkStart w:id="260" w:name="_Toc300678051"/>
    </w:p>
    <w:bookmarkEnd w:id="260"/>
    <w:p w14:paraId="736A8EF4">
      <w:pPr>
        <w:pStyle w:val="3"/>
        <w:bidi w:val="0"/>
        <w:rPr>
          <w:rFonts w:hint="eastAsia"/>
        </w:rPr>
      </w:pPr>
      <w:bookmarkStart w:id="261" w:name="_Toc211498606"/>
      <w:bookmarkStart w:id="262" w:name="_Toc6960"/>
      <w:bookmarkStart w:id="263" w:name="_Toc300678058"/>
      <w:r>
        <w:rPr>
          <w:rFonts w:hint="eastAsia"/>
        </w:rPr>
        <w:t>附件2-</w:t>
      </w:r>
      <w:r>
        <w:rPr>
          <w:rFonts w:hint="eastAsia"/>
          <w:lang w:val="en-US" w:eastAsia="zh-CN"/>
        </w:rPr>
        <w:t>1</w:t>
      </w:r>
      <w:r>
        <w:rPr>
          <w:rFonts w:hint="eastAsia"/>
        </w:rPr>
        <w:t>：否决投标的情形</w:t>
      </w:r>
      <w:bookmarkEnd w:id="261"/>
      <w:bookmarkEnd w:id="262"/>
    </w:p>
    <w:p w14:paraId="5996E215">
      <w:pPr>
        <w:autoSpaceDE w:val="0"/>
        <w:autoSpaceDN w:val="0"/>
        <w:adjustRightInd w:val="0"/>
        <w:spacing w:line="490" w:lineRule="exact"/>
        <w:ind w:left="0" w:leftChars="0" w:firstLine="0" w:firstLineChars="0"/>
        <w:jc w:val="center"/>
        <w:rPr>
          <w:rFonts w:hint="eastAsia" w:ascii="宋体" w:hAnsi="宋体" w:eastAsia="宋体" w:cs="宋体"/>
          <w:b/>
          <w:sz w:val="36"/>
          <w:szCs w:val="36"/>
        </w:rPr>
      </w:pPr>
      <w:r>
        <w:rPr>
          <w:rFonts w:hint="eastAsia" w:ascii="宋体" w:hAnsi="宋体" w:eastAsia="宋体" w:cs="宋体"/>
          <w:b/>
          <w:sz w:val="36"/>
          <w:szCs w:val="36"/>
        </w:rPr>
        <w:t>★否决投标的情形</w:t>
      </w:r>
    </w:p>
    <w:bookmarkEnd w:id="263"/>
    <w:p w14:paraId="72B72BC9">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bookmarkStart w:id="264" w:name="_Toc300678059"/>
    </w:p>
    <w:p w14:paraId="08B22F32">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本附件所集中列示的否决投标情形，是“评标办法”的组成部分，是对“投标人须知”和评标办法规定的否决投标情形的总结和补充，如果出现相互矛盾的情况，以本附件的规定为准。未列入本附件所列情形（含交易系统补充情形）的，不得作为否决投标的依据。</w:t>
      </w:r>
    </w:p>
    <w:p w14:paraId="50D9B130">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投标人或其投标文件有下列情形之一的，其投标应当予以否决：</w:t>
      </w:r>
    </w:p>
    <w:p w14:paraId="13DAACF6">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1.1 有“投标人须知”第1.4.3项规定的任何一种情形的；</w:t>
      </w:r>
    </w:p>
    <w:p w14:paraId="5EF40F79">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1.2 投标人不按“投标人须知”第3.4.1项要求提交投标担保的；</w:t>
      </w:r>
    </w:p>
    <w:p w14:paraId="5DA3B868">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1.3 投标人有串通投标、弄虚作假、行贿受贿等违法行为的；</w:t>
      </w:r>
    </w:p>
    <w:p w14:paraId="0D8EA5C0">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1.4 资格评审时，投标人资格条件不符合国家有关规定或者招标文件要求的，或者拒不按照要求对投标文件进行澄清、说明或补正，或者其说明补正无法证明其为合格投标人的；</w:t>
      </w:r>
    </w:p>
    <w:p w14:paraId="370B3E6E">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1.5 在形式评审、资格评审、响应性评审中，评标委员会认定投标文件不符合评标办法前附表规定的任何一项评审标准的；</w:t>
      </w:r>
    </w:p>
    <w:p w14:paraId="30CF532F">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1.6 已进行资格预审的，当投标人资格申请文件的内容发生重大变化时，其在投标文件中更新的资料，未能通过资格评审的；</w:t>
      </w:r>
    </w:p>
    <w:p w14:paraId="1D7B2850">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1.7 投标报价有错误的，评标委员会按评标办法中的有关规定要求投标人对投标报价进行修正，并要求投标人作出澄清确认，投标人拒不澄清确认的；</w:t>
      </w:r>
    </w:p>
    <w:p w14:paraId="6C17C3B9">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1.8 投标文件存在弄虚作假或者隐瞒事实，或者未按照招标文件要求如实提供有关情况和文件以及证明资料且对投标人有利的，应当否决其投标。被列为中标候选人的，应当取消其中标候选人资格；</w:t>
      </w:r>
    </w:p>
    <w:p w14:paraId="2A258782">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1.9 投标文件的技术标暗标内出现投标人名称或者出现任何能直接判断出投标人名称的内容的；</w:t>
      </w:r>
    </w:p>
    <w:p w14:paraId="0EDCACE8">
      <w:pPr>
        <w:pStyle w:val="79"/>
        <w:keepNext w:val="0"/>
        <w:keepLines w:val="0"/>
        <w:pageBreakBefore w:val="0"/>
        <w:widowControl w:val="0"/>
        <w:kinsoku/>
        <w:wordWrap/>
        <w:overflowPunct/>
        <w:topLinePunct w:val="0"/>
        <w:autoSpaceDE w:val="0"/>
        <w:autoSpaceDN w:val="0"/>
        <w:bidi w:val="0"/>
        <w:adjustRightInd w:val="0"/>
        <w:snapToGrid w:val="0"/>
        <w:spacing w:after="160" w:line="400" w:lineRule="exact"/>
        <w:ind w:firstLine="480" w:firstLineChars="200"/>
        <w:jc w:val="left"/>
        <w:textAlignment w:val="auto"/>
        <w:rPr>
          <w:rFonts w:hint="eastAsia" w:ascii="宋体" w:hAnsi="宋体" w:eastAsia="宋体" w:cs="宋体"/>
          <w:bCs/>
          <w:kern w:val="0"/>
          <w:sz w:val="24"/>
          <w:szCs w:val="24"/>
        </w:rPr>
      </w:pPr>
      <w:r>
        <w:rPr>
          <w:rFonts w:hint="eastAsia" w:ascii="宋体" w:hAnsi="宋体" w:eastAsia="宋体" w:cs="宋体"/>
          <w:bCs/>
          <w:kern w:val="0"/>
          <w:sz w:val="24"/>
          <w:szCs w:val="24"/>
        </w:rPr>
        <w:t>1.10采用经评审的最低投标价法、技术评分最低标价法的项目，投标报价低于异常低价警戒线（不含本数）的。（适用于设置异常低价警戒线评审的项目）</w:t>
      </w:r>
    </w:p>
    <w:p w14:paraId="377B51BF">
      <w:pPr>
        <w:pStyle w:val="51"/>
        <w:rPr>
          <w:rFonts w:hint="eastAsia" w:ascii="宋体" w:hAnsi="宋体" w:eastAsia="宋体" w:cs="宋体"/>
          <w:szCs w:val="21"/>
        </w:rPr>
      </w:pPr>
    </w:p>
    <w:p w14:paraId="6CFC6590">
      <w:pPr>
        <w:pStyle w:val="3"/>
        <w:bidi w:val="0"/>
        <w:rPr>
          <w:rFonts w:hint="eastAsia"/>
        </w:rPr>
      </w:pPr>
      <w:bookmarkStart w:id="265" w:name="_Toc211498607"/>
      <w:bookmarkStart w:id="266" w:name="_Toc2422"/>
      <w:r>
        <w:rPr>
          <w:rFonts w:hint="eastAsia"/>
        </w:rPr>
        <w:t>附件2-</w:t>
      </w:r>
      <w:r>
        <w:rPr>
          <w:rFonts w:hint="eastAsia"/>
          <w:lang w:val="en-US" w:eastAsia="zh-CN"/>
        </w:rPr>
        <w:t>2</w:t>
      </w:r>
      <w:r>
        <w:rPr>
          <w:rFonts w:hint="eastAsia"/>
        </w:rPr>
        <w:t>：</w:t>
      </w:r>
      <w:bookmarkStart w:id="267" w:name="_Toc9188899"/>
      <w:bookmarkStart w:id="268" w:name="_Toc9189315"/>
      <w:bookmarkStart w:id="269" w:name="_Toc9178537"/>
      <w:r>
        <w:rPr>
          <w:rFonts w:hint="eastAsia"/>
        </w:rPr>
        <w:t>“评定分离”工作规则</w:t>
      </w:r>
      <w:bookmarkEnd w:id="265"/>
      <w:bookmarkEnd w:id="266"/>
      <w:bookmarkEnd w:id="267"/>
      <w:bookmarkEnd w:id="268"/>
      <w:bookmarkEnd w:id="269"/>
    </w:p>
    <w:p w14:paraId="4A443C79">
      <w:pPr>
        <w:rPr>
          <w:rFonts w:hint="default"/>
          <w:lang w:val="en-US" w:eastAsia="zh-CN"/>
        </w:rPr>
      </w:pPr>
      <w:r>
        <w:rPr>
          <w:rFonts w:hint="eastAsia"/>
          <w:lang w:val="en-US" w:eastAsia="zh-CN"/>
        </w:rPr>
        <w:t>按照</w:t>
      </w:r>
      <w:r>
        <w:rPr>
          <w:rFonts w:hint="eastAsia"/>
          <w:lang w:val="en" w:eastAsia="zh-CN"/>
        </w:rPr>
        <w:t>《关于印发〈烟台市房屋建筑和市政基础设施工程招投标“评定分离”操作导则〉的通知》</w:t>
      </w:r>
      <w:r>
        <w:rPr>
          <w:rFonts w:hint="eastAsia"/>
          <w:highlight w:val="yellow"/>
          <w:lang w:val="en" w:eastAsia="zh-CN"/>
        </w:rPr>
        <w:t>（烟建建管〔202</w:t>
      </w:r>
      <w:r>
        <w:rPr>
          <w:rFonts w:hint="eastAsia"/>
          <w:highlight w:val="yellow"/>
          <w:lang w:val="en-US" w:eastAsia="zh-CN"/>
        </w:rPr>
        <w:t>X</w:t>
      </w:r>
      <w:r>
        <w:rPr>
          <w:rFonts w:hint="eastAsia"/>
          <w:highlight w:val="yellow"/>
          <w:lang w:val="en" w:eastAsia="zh-CN"/>
        </w:rPr>
        <w:t>〕</w:t>
      </w:r>
      <w:r>
        <w:rPr>
          <w:rFonts w:hint="eastAsia"/>
          <w:highlight w:val="yellow"/>
          <w:lang w:val="en-US" w:eastAsia="zh-CN"/>
        </w:rPr>
        <w:t>X</w:t>
      </w:r>
      <w:r>
        <w:rPr>
          <w:rFonts w:hint="eastAsia"/>
          <w:highlight w:val="yellow"/>
          <w:lang w:val="en" w:eastAsia="zh-CN"/>
        </w:rPr>
        <w:t>号）</w:t>
      </w:r>
      <w:r>
        <w:rPr>
          <w:rFonts w:hint="eastAsia"/>
          <w:lang w:val="en-US" w:eastAsia="zh-CN"/>
        </w:rPr>
        <w:t>执行。</w:t>
      </w:r>
    </w:p>
    <w:p w14:paraId="013603D5">
      <w:pPr>
        <w:spacing w:line="440" w:lineRule="exact"/>
        <w:outlineLvl w:val="2"/>
        <w:rPr>
          <w:rFonts w:hint="eastAsia" w:ascii="宋体" w:hAnsi="宋体" w:eastAsia="宋体" w:cs="宋体"/>
          <w:b/>
          <w:bCs/>
          <w:kern w:val="0"/>
          <w:sz w:val="24"/>
          <w:lang w:eastAsia="zh-CN"/>
        </w:rPr>
      </w:pPr>
      <w:bookmarkStart w:id="270" w:name="_Toc80006099"/>
    </w:p>
    <w:p w14:paraId="37319ED9">
      <w:pPr>
        <w:rPr>
          <w:rFonts w:hint="eastAsia" w:ascii="宋体" w:hAnsi="宋体" w:eastAsia="宋体" w:cs="宋体"/>
          <w:b/>
          <w:bCs/>
          <w:kern w:val="0"/>
          <w:sz w:val="24"/>
        </w:rPr>
      </w:pPr>
      <w:r>
        <w:rPr>
          <w:rFonts w:hint="eastAsia" w:ascii="宋体" w:hAnsi="宋体" w:eastAsia="宋体" w:cs="宋体"/>
          <w:b/>
          <w:bCs/>
          <w:kern w:val="0"/>
          <w:sz w:val="24"/>
        </w:rPr>
        <w:br w:type="page"/>
      </w:r>
    </w:p>
    <w:p w14:paraId="4AF96AF7">
      <w:pPr>
        <w:jc w:val="center"/>
        <w:rPr>
          <w:rFonts w:hint="eastAsia" w:ascii="宋体" w:hAnsi="宋体" w:eastAsia="宋体" w:cs="宋体"/>
        </w:rPr>
      </w:pPr>
    </w:p>
    <w:p w14:paraId="730F1669">
      <w:pPr>
        <w:pStyle w:val="2"/>
        <w:spacing w:before="0" w:after="0"/>
        <w:jc w:val="center"/>
        <w:rPr>
          <w:rFonts w:hint="eastAsia" w:ascii="宋体" w:hAnsi="宋体" w:eastAsia="宋体" w:cs="宋体"/>
          <w:b/>
          <w:bCs/>
        </w:rPr>
      </w:pPr>
      <w:bookmarkStart w:id="271" w:name="_Toc211498614"/>
      <w:bookmarkStart w:id="272" w:name="_Toc19049"/>
      <w:r>
        <w:rPr>
          <w:rFonts w:hint="eastAsia" w:ascii="宋体" w:hAnsi="宋体" w:eastAsia="宋体" w:cs="宋体"/>
          <w:b/>
          <w:bCs/>
        </w:rPr>
        <w:t>第三章  评标办法（经评审的最低投标价法）</w:t>
      </w:r>
      <w:bookmarkEnd w:id="270"/>
      <w:bookmarkEnd w:id="271"/>
      <w:bookmarkEnd w:id="272"/>
    </w:p>
    <w:p w14:paraId="6F4FB22C">
      <w:pPr>
        <w:pStyle w:val="2"/>
        <w:spacing w:before="0" w:after="0"/>
        <w:jc w:val="center"/>
        <w:rPr>
          <w:rFonts w:hint="eastAsia" w:ascii="宋体" w:hAnsi="宋体" w:eastAsia="宋体" w:cs="宋体"/>
          <w:b w:val="0"/>
          <w:bCs w:val="0"/>
          <w:sz w:val="30"/>
        </w:rPr>
      </w:pPr>
      <w:bookmarkStart w:id="273" w:name="_Toc211498615"/>
      <w:bookmarkStart w:id="274" w:name="_Toc11056"/>
      <w:r>
        <w:rPr>
          <w:rFonts w:hint="eastAsia" w:ascii="宋体" w:hAnsi="宋体" w:eastAsia="宋体" w:cs="宋体"/>
          <w:b w:val="0"/>
          <w:bCs w:val="0"/>
          <w:sz w:val="30"/>
        </w:rPr>
        <w:t>评标办法前附表</w:t>
      </w:r>
      <w:bookmarkEnd w:id="264"/>
      <w:bookmarkEnd w:id="273"/>
      <w:bookmarkEnd w:id="274"/>
    </w:p>
    <w:tbl>
      <w:tblPr>
        <w:tblStyle w:val="41"/>
        <w:tblW w:w="96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3"/>
        <w:gridCol w:w="2436"/>
        <w:gridCol w:w="176"/>
        <w:gridCol w:w="5807"/>
      </w:tblGrid>
      <w:tr w14:paraId="4C2D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203" w:type="dxa"/>
            <w:vAlign w:val="center"/>
          </w:tcPr>
          <w:p w14:paraId="4FFEBFC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条款号</w:t>
            </w:r>
          </w:p>
        </w:tc>
        <w:tc>
          <w:tcPr>
            <w:tcW w:w="2612" w:type="dxa"/>
            <w:gridSpan w:val="2"/>
            <w:vAlign w:val="center"/>
          </w:tcPr>
          <w:p w14:paraId="77F3DB7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 w:val="21"/>
                <w:szCs w:val="21"/>
              </w:rPr>
            </w:pPr>
            <w:r>
              <w:rPr>
                <w:rFonts w:hint="eastAsia" w:ascii="宋体" w:hAnsi="宋体" w:eastAsia="宋体" w:cs="宋体"/>
                <w:b/>
                <w:bCs w:val="0"/>
                <w:sz w:val="21"/>
                <w:szCs w:val="21"/>
              </w:rPr>
              <w:t>评审因素</w:t>
            </w:r>
          </w:p>
        </w:tc>
        <w:tc>
          <w:tcPr>
            <w:tcW w:w="5807" w:type="dxa"/>
            <w:vAlign w:val="center"/>
          </w:tcPr>
          <w:p w14:paraId="68C6F26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 w:val="21"/>
                <w:szCs w:val="21"/>
              </w:rPr>
            </w:pPr>
            <w:r>
              <w:rPr>
                <w:rFonts w:hint="eastAsia" w:ascii="宋体" w:hAnsi="宋体" w:eastAsia="宋体" w:cs="宋体"/>
                <w:b/>
                <w:bCs w:val="0"/>
                <w:sz w:val="21"/>
                <w:szCs w:val="21"/>
              </w:rPr>
              <w:t>评审标准</w:t>
            </w:r>
          </w:p>
        </w:tc>
      </w:tr>
      <w:tr w14:paraId="794BC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203" w:type="dxa"/>
            <w:vAlign w:val="center"/>
          </w:tcPr>
          <w:p w14:paraId="317FF20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2.1</w:t>
            </w:r>
          </w:p>
        </w:tc>
        <w:tc>
          <w:tcPr>
            <w:tcW w:w="2612" w:type="dxa"/>
            <w:gridSpan w:val="2"/>
            <w:vAlign w:val="center"/>
          </w:tcPr>
          <w:p w14:paraId="728D7FCC">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异常低价警戒线评审</w:t>
            </w:r>
          </w:p>
        </w:tc>
        <w:tc>
          <w:tcPr>
            <w:tcW w:w="5807" w:type="dxa"/>
            <w:vAlign w:val="center"/>
          </w:tcPr>
          <w:p w14:paraId="71DC239E">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异常低价警戒线评审规则：</w:t>
            </w:r>
          </w:p>
          <w:p w14:paraId="2E82BDF3">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b/>
                <w:bCs/>
                <w:color w:val="auto"/>
                <w:sz w:val="21"/>
                <w:szCs w:val="21"/>
                <w:highlight w:val="none"/>
              </w:rPr>
            </w:pPr>
            <w:r>
              <w:rPr>
                <w:rFonts w:hint="eastAsia" w:cs="宋体"/>
                <w:b/>
                <w:bCs/>
                <w:color w:val="auto"/>
                <w:sz w:val="21"/>
                <w:szCs w:val="21"/>
                <w:highlight w:val="none"/>
                <w:lang w:eastAsia="zh-CN"/>
              </w:rPr>
              <w:t>1.</w:t>
            </w:r>
            <w:r>
              <w:rPr>
                <w:rFonts w:hint="eastAsia" w:ascii="宋体" w:hAnsi="宋体" w:eastAsia="宋体" w:cs="宋体"/>
                <w:b/>
                <w:bCs/>
                <w:color w:val="auto"/>
                <w:sz w:val="21"/>
                <w:szCs w:val="21"/>
                <w:highlight w:val="none"/>
              </w:rPr>
              <w:t>有效报价范围</w:t>
            </w:r>
          </w:p>
          <w:p w14:paraId="66B7FAF7">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将各投标单位按报价与最高限价进行比值，剔除高于最高投标限价的95%和低于最高投标限价78%的投标报价，并去掉上述范围内最低15%和最高10%的投标单位报价，剩余投标单位的报价作为有效报价纳入异常低价警戒线计算。</w:t>
            </w:r>
          </w:p>
          <w:p w14:paraId="012DDD03">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b/>
                <w:bCs/>
                <w:color w:val="auto"/>
                <w:sz w:val="21"/>
                <w:szCs w:val="21"/>
                <w:highlight w:val="none"/>
              </w:rPr>
            </w:pPr>
            <w:r>
              <w:rPr>
                <w:rFonts w:hint="eastAsia" w:cs="宋体"/>
                <w:b/>
                <w:bCs/>
                <w:color w:val="auto"/>
                <w:sz w:val="21"/>
                <w:szCs w:val="21"/>
                <w:highlight w:val="none"/>
                <w:lang w:eastAsia="zh-CN"/>
              </w:rPr>
              <w:t>2.</w:t>
            </w:r>
            <w:r>
              <w:rPr>
                <w:rFonts w:hint="eastAsia" w:ascii="宋体" w:hAnsi="宋体" w:eastAsia="宋体" w:cs="宋体"/>
                <w:b/>
                <w:bCs/>
                <w:color w:val="auto"/>
                <w:sz w:val="21"/>
                <w:szCs w:val="21"/>
                <w:highlight w:val="none"/>
              </w:rPr>
              <w:t>计算综合平均数</w:t>
            </w:r>
          </w:p>
          <w:p w14:paraId="7885D56C">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综合平均数由以下三项数值的算术平均值确定：</w:t>
            </w:r>
          </w:p>
          <w:p w14:paraId="763FA6A4">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算术平均数：所有有效报价的算术平均值；</w:t>
            </w:r>
          </w:p>
          <w:p w14:paraId="7B8C5373">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中位数平均数：有效报价排序后的中间值（投标人家数为偶数时取中间两数平均值）；</w:t>
            </w:r>
          </w:p>
          <w:p w14:paraId="42C25CAC">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四分位数平均数：有效报价的上四分位数与下四分位数的算术平均值，四分位数计算方法详见</w:t>
            </w:r>
            <w:r>
              <w:rPr>
                <w:rFonts w:hint="eastAsia" w:ascii="宋体" w:hAnsi="宋体" w:eastAsia="宋体" w:cs="宋体"/>
                <w:color w:val="auto"/>
                <w:sz w:val="21"/>
                <w:szCs w:val="21"/>
                <w:highlight w:val="none"/>
                <w:lang w:val="en-US" w:eastAsia="zh-CN"/>
              </w:rPr>
              <w:t>烟台市</w:t>
            </w:r>
            <w:r>
              <w:rPr>
                <w:rFonts w:hint="eastAsia" w:ascii="宋体" w:hAnsi="宋体" w:eastAsia="宋体" w:cs="宋体"/>
                <w:color w:val="auto"/>
                <w:sz w:val="21"/>
                <w:szCs w:val="21"/>
                <w:highlight w:val="none"/>
              </w:rPr>
              <w:t>公共资源交易服务平台公布的六随机五区间报价得分模型。</w:t>
            </w:r>
          </w:p>
          <w:p w14:paraId="03789B2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综合平均数=（算</w:t>
            </w:r>
            <w:r>
              <w:rPr>
                <w:rFonts w:hint="eastAsia" w:ascii="宋体" w:hAnsi="宋体" w:eastAsia="宋体" w:cs="宋体"/>
                <w:color w:val="auto"/>
                <w:sz w:val="21"/>
                <w:szCs w:val="21"/>
                <w:highlight w:val="none"/>
                <w:lang w:val="en-US" w:eastAsia="zh-CN"/>
              </w:rPr>
              <w:t>术</w:t>
            </w:r>
            <w:r>
              <w:rPr>
                <w:rFonts w:hint="eastAsia" w:ascii="宋体" w:hAnsi="宋体" w:eastAsia="宋体" w:cs="宋体"/>
                <w:color w:val="auto"/>
                <w:sz w:val="21"/>
                <w:szCs w:val="21"/>
                <w:highlight w:val="none"/>
              </w:rPr>
              <w:t>平均数+中位数平均数+四分位数平均数）/3</w:t>
            </w:r>
          </w:p>
          <w:p w14:paraId="26E7F16F">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当有效报价的投标人家数少于5家时，综合平均数取上述范围内的投标人报价算术平均值。</w:t>
            </w:r>
          </w:p>
          <w:p w14:paraId="213567FB">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b/>
                <w:bCs/>
                <w:color w:val="auto"/>
                <w:sz w:val="21"/>
                <w:szCs w:val="21"/>
                <w:highlight w:val="none"/>
              </w:rPr>
            </w:pPr>
            <w:r>
              <w:rPr>
                <w:rFonts w:hint="eastAsia" w:cs="宋体"/>
                <w:b/>
                <w:bCs/>
                <w:color w:val="auto"/>
                <w:sz w:val="21"/>
                <w:szCs w:val="21"/>
                <w:highlight w:val="none"/>
                <w:lang w:eastAsia="zh-CN"/>
              </w:rPr>
              <w:t>3.</w:t>
            </w:r>
            <w:r>
              <w:rPr>
                <w:rFonts w:hint="eastAsia" w:ascii="宋体" w:hAnsi="宋体" w:eastAsia="宋体" w:cs="宋体"/>
                <w:b/>
                <w:bCs/>
                <w:color w:val="auto"/>
                <w:sz w:val="21"/>
                <w:szCs w:val="21"/>
                <w:highlight w:val="none"/>
              </w:rPr>
              <w:t>计算异常低价警戒线</w:t>
            </w:r>
          </w:p>
          <w:p w14:paraId="26FA4932">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异常低价警戒线=综合平均数*（1-下浮值）（招标人在投标须知前附表规定的下浮区间内选定）</w:t>
            </w:r>
          </w:p>
          <w:p w14:paraId="7A45D30E">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b/>
                <w:bCs/>
                <w:color w:val="auto"/>
                <w:sz w:val="21"/>
                <w:szCs w:val="21"/>
                <w:highlight w:val="none"/>
              </w:rPr>
            </w:pPr>
            <w:r>
              <w:rPr>
                <w:rFonts w:hint="eastAsia" w:cs="宋体"/>
                <w:b/>
                <w:bCs/>
                <w:color w:val="auto"/>
                <w:sz w:val="21"/>
                <w:szCs w:val="21"/>
                <w:highlight w:val="none"/>
                <w:lang w:eastAsia="zh-CN"/>
              </w:rPr>
              <w:t>4.</w:t>
            </w:r>
            <w:r>
              <w:rPr>
                <w:rFonts w:hint="eastAsia" w:ascii="宋体" w:hAnsi="宋体" w:eastAsia="宋体" w:cs="宋体"/>
                <w:b/>
                <w:bCs/>
                <w:color w:val="auto"/>
                <w:sz w:val="21"/>
                <w:szCs w:val="21"/>
                <w:highlight w:val="none"/>
              </w:rPr>
              <w:t>下浮区间及下浮值的确定</w:t>
            </w:r>
          </w:p>
          <w:p w14:paraId="62B51687">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下浮区间为</w:t>
            </w:r>
            <w:r>
              <w:rPr>
                <w:rFonts w:hint="eastAsia" w:cs="宋体"/>
                <w:color w:val="auto"/>
                <w:sz w:val="21"/>
                <w:szCs w:val="21"/>
                <w:highlight w:val="none"/>
                <w:lang w:eastAsia="zh-CN"/>
              </w:rPr>
              <w:t>5%—10%</w:t>
            </w:r>
            <w:r>
              <w:rPr>
                <w:rFonts w:hint="eastAsia" w:ascii="宋体" w:hAnsi="宋体" w:eastAsia="宋体" w:cs="宋体"/>
                <w:color w:val="auto"/>
                <w:sz w:val="21"/>
                <w:szCs w:val="21"/>
                <w:highlight w:val="none"/>
              </w:rPr>
              <w:t>。本项目下浮值详见第二章投标人须知前附表。</w:t>
            </w:r>
          </w:p>
          <w:p w14:paraId="6EA53F67">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三、低于投标成本报价竞争行为的确认与处理</w:t>
            </w:r>
          </w:p>
          <w:p w14:paraId="058559C8">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投标报价低于异常低价警戒线（不含本数）的，视为以低于成本价竞争。</w:t>
            </w:r>
          </w:p>
          <w:p w14:paraId="7F50F5FA">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color w:val="auto"/>
                <w:sz w:val="21"/>
                <w:szCs w:val="21"/>
                <w:highlight w:val="none"/>
              </w:rPr>
              <w:t>电子交易平台自动标记低于警戒线的投标报价，评标委员会对标记的投标报价进行复核确认，确认后按无效投标处理，并记录在评标报告中。</w:t>
            </w:r>
          </w:p>
        </w:tc>
      </w:tr>
      <w:tr w14:paraId="7BE2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jc w:val="center"/>
        </w:trPr>
        <w:tc>
          <w:tcPr>
            <w:tcW w:w="1203" w:type="dxa"/>
            <w:vMerge w:val="restart"/>
            <w:vAlign w:val="center"/>
          </w:tcPr>
          <w:p w14:paraId="37BF423F">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1.1</w:t>
            </w:r>
          </w:p>
        </w:tc>
        <w:tc>
          <w:tcPr>
            <w:tcW w:w="8419" w:type="dxa"/>
            <w:gridSpan w:val="3"/>
            <w:vAlign w:val="center"/>
          </w:tcPr>
          <w:p w14:paraId="49DBE91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形式评审</w:t>
            </w:r>
          </w:p>
        </w:tc>
      </w:tr>
      <w:tr w14:paraId="4663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jc w:val="center"/>
        </w:trPr>
        <w:tc>
          <w:tcPr>
            <w:tcW w:w="1203" w:type="dxa"/>
            <w:vMerge w:val="continue"/>
            <w:vAlign w:val="center"/>
          </w:tcPr>
          <w:p w14:paraId="57CB334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612" w:type="dxa"/>
            <w:gridSpan w:val="2"/>
            <w:vAlign w:val="center"/>
          </w:tcPr>
          <w:p w14:paraId="5CCEA3D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投标人名称</w:t>
            </w:r>
          </w:p>
        </w:tc>
        <w:tc>
          <w:tcPr>
            <w:tcW w:w="5807" w:type="dxa"/>
            <w:vAlign w:val="center"/>
          </w:tcPr>
          <w:p w14:paraId="5D0DDB2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与营业执照、资质证书、安全生产许可证上的名称一致；省外企业名称与在“山东省建筑市场监管与诚信信息一体化平台”报送的一致，（单位名称或证书正在变更过程中的应提供相应证明材料）。</w:t>
            </w:r>
          </w:p>
        </w:tc>
      </w:tr>
      <w:tr w14:paraId="5B85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203" w:type="dxa"/>
            <w:vMerge w:val="continue"/>
            <w:vAlign w:val="center"/>
          </w:tcPr>
          <w:p w14:paraId="0D0418C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612" w:type="dxa"/>
            <w:gridSpan w:val="2"/>
            <w:vAlign w:val="center"/>
          </w:tcPr>
          <w:p w14:paraId="571F65D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法定代表人身份证明</w:t>
            </w:r>
          </w:p>
        </w:tc>
        <w:tc>
          <w:tcPr>
            <w:tcW w:w="5807" w:type="dxa"/>
            <w:vAlign w:val="center"/>
          </w:tcPr>
          <w:p w14:paraId="5769BB2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提交法定代表人身份证明</w:t>
            </w:r>
          </w:p>
        </w:tc>
      </w:tr>
      <w:tr w14:paraId="42DA0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203" w:type="dxa"/>
            <w:vMerge w:val="continue"/>
            <w:vAlign w:val="center"/>
          </w:tcPr>
          <w:p w14:paraId="4B355AA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612" w:type="dxa"/>
            <w:gridSpan w:val="2"/>
            <w:vAlign w:val="center"/>
          </w:tcPr>
          <w:p w14:paraId="20628EA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授权委托书（如有）</w:t>
            </w:r>
          </w:p>
        </w:tc>
        <w:tc>
          <w:tcPr>
            <w:tcW w:w="5807" w:type="dxa"/>
            <w:vAlign w:val="center"/>
          </w:tcPr>
          <w:p w14:paraId="0014446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bCs/>
                <w:sz w:val="21"/>
                <w:szCs w:val="21"/>
              </w:rPr>
            </w:pPr>
            <w:r>
              <w:rPr>
                <w:rFonts w:hint="eastAsia" w:ascii="宋体" w:hAnsi="宋体" w:eastAsia="宋体" w:cs="宋体"/>
                <w:bCs/>
                <w:sz w:val="21"/>
                <w:szCs w:val="21"/>
              </w:rPr>
              <w:t>提交授权委托书</w:t>
            </w:r>
          </w:p>
        </w:tc>
      </w:tr>
      <w:tr w14:paraId="22F8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1203" w:type="dxa"/>
            <w:vMerge w:val="continue"/>
            <w:vAlign w:val="center"/>
          </w:tcPr>
          <w:p w14:paraId="65BFDDC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612" w:type="dxa"/>
            <w:gridSpan w:val="2"/>
            <w:vAlign w:val="center"/>
          </w:tcPr>
          <w:p w14:paraId="48EBBB1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投标文件签字盖章</w:t>
            </w:r>
          </w:p>
        </w:tc>
        <w:tc>
          <w:tcPr>
            <w:tcW w:w="5807" w:type="dxa"/>
            <w:vAlign w:val="center"/>
          </w:tcPr>
          <w:p w14:paraId="62B7BB9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bCs/>
                <w:sz w:val="21"/>
                <w:szCs w:val="21"/>
              </w:rPr>
            </w:pPr>
            <w:r>
              <w:rPr>
                <w:rFonts w:hint="eastAsia" w:ascii="宋体" w:hAnsi="宋体" w:eastAsia="宋体" w:cs="宋体"/>
                <w:bCs/>
                <w:sz w:val="21"/>
                <w:szCs w:val="21"/>
              </w:rPr>
              <w:t>符合第二章“投标人须知”第3.7.3项规定</w:t>
            </w:r>
          </w:p>
        </w:tc>
      </w:tr>
      <w:tr w14:paraId="1968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203" w:type="dxa"/>
            <w:vMerge w:val="continue"/>
            <w:vAlign w:val="center"/>
          </w:tcPr>
          <w:p w14:paraId="0374064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612" w:type="dxa"/>
            <w:gridSpan w:val="2"/>
            <w:vAlign w:val="center"/>
          </w:tcPr>
          <w:p w14:paraId="00DF948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投标报价</w:t>
            </w:r>
          </w:p>
        </w:tc>
        <w:tc>
          <w:tcPr>
            <w:tcW w:w="5807" w:type="dxa"/>
            <w:vAlign w:val="center"/>
          </w:tcPr>
          <w:p w14:paraId="008D445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bCs/>
                <w:sz w:val="21"/>
                <w:szCs w:val="21"/>
              </w:rPr>
            </w:pPr>
            <w:r>
              <w:rPr>
                <w:rFonts w:hint="eastAsia" w:ascii="宋体" w:hAnsi="宋体" w:eastAsia="宋体" w:cs="宋体"/>
                <w:bCs/>
                <w:sz w:val="21"/>
                <w:szCs w:val="21"/>
              </w:rPr>
              <w:t>只能有一个有效报价</w:t>
            </w:r>
          </w:p>
        </w:tc>
      </w:tr>
      <w:tr w14:paraId="4A2EF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1203" w:type="dxa"/>
            <w:vMerge w:val="continue"/>
            <w:vAlign w:val="center"/>
          </w:tcPr>
          <w:p w14:paraId="4CD0E40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612" w:type="dxa"/>
            <w:gridSpan w:val="2"/>
            <w:vAlign w:val="center"/>
          </w:tcPr>
          <w:p w14:paraId="748202F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联合体协议书（如有）</w:t>
            </w:r>
          </w:p>
        </w:tc>
        <w:tc>
          <w:tcPr>
            <w:tcW w:w="5807" w:type="dxa"/>
            <w:vAlign w:val="center"/>
          </w:tcPr>
          <w:p w14:paraId="72C299F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联合体投标人提交联合体协议书，并明确联合体牵头人</w:t>
            </w:r>
          </w:p>
        </w:tc>
      </w:tr>
      <w:tr w14:paraId="253C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203" w:type="dxa"/>
            <w:vMerge w:val="continue"/>
            <w:vAlign w:val="center"/>
          </w:tcPr>
          <w:p w14:paraId="20036DB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612" w:type="dxa"/>
            <w:gridSpan w:val="2"/>
            <w:vAlign w:val="center"/>
          </w:tcPr>
          <w:p w14:paraId="2049CCA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投标文件</w:t>
            </w:r>
          </w:p>
        </w:tc>
        <w:tc>
          <w:tcPr>
            <w:tcW w:w="5807" w:type="dxa"/>
            <w:vAlign w:val="center"/>
          </w:tcPr>
          <w:p w14:paraId="7B53545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bCs/>
                <w:sz w:val="21"/>
                <w:szCs w:val="21"/>
              </w:rPr>
            </w:pPr>
            <w:r>
              <w:rPr>
                <w:rFonts w:hint="eastAsia" w:ascii="宋体" w:hAnsi="宋体" w:eastAsia="宋体" w:cs="宋体"/>
                <w:sz w:val="21"/>
                <w:szCs w:val="21"/>
              </w:rPr>
              <w:t>同一投标人未提交两份以上不同内容的投标文件，但招标文件要求提交备选投标的除外。</w:t>
            </w:r>
          </w:p>
        </w:tc>
      </w:tr>
      <w:tr w14:paraId="363C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203" w:type="dxa"/>
            <w:vMerge w:val="restart"/>
            <w:vAlign w:val="center"/>
          </w:tcPr>
          <w:p w14:paraId="21537C2A">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1.2</w:t>
            </w:r>
          </w:p>
        </w:tc>
        <w:tc>
          <w:tcPr>
            <w:tcW w:w="8419" w:type="dxa"/>
            <w:gridSpan w:val="3"/>
            <w:vAlign w:val="center"/>
          </w:tcPr>
          <w:p w14:paraId="5FB4AD0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资格评审</w:t>
            </w:r>
          </w:p>
        </w:tc>
      </w:tr>
      <w:tr w14:paraId="171D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1203" w:type="dxa"/>
            <w:vMerge w:val="continue"/>
            <w:vAlign w:val="center"/>
          </w:tcPr>
          <w:p w14:paraId="2E52D8B9">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p>
        </w:tc>
        <w:tc>
          <w:tcPr>
            <w:tcW w:w="2612" w:type="dxa"/>
            <w:gridSpan w:val="2"/>
            <w:vAlign w:val="center"/>
          </w:tcPr>
          <w:p w14:paraId="03A2017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lang w:eastAsia="zh-CN"/>
              </w:rPr>
            </w:pPr>
            <w:r>
              <w:rPr>
                <w:rFonts w:hint="eastAsia" w:ascii="宋体" w:hAnsi="宋体" w:eastAsia="宋体" w:cs="宋体"/>
                <w:bCs/>
                <w:sz w:val="21"/>
                <w:szCs w:val="21"/>
              </w:rPr>
              <w:t>营业执照</w:t>
            </w:r>
            <w:r>
              <w:rPr>
                <w:rFonts w:hint="eastAsia" w:ascii="宋体" w:hAnsi="宋体" w:eastAsia="宋体" w:cs="宋体"/>
                <w:bCs/>
                <w:sz w:val="21"/>
                <w:szCs w:val="21"/>
                <w:lang w:eastAsia="zh-CN"/>
              </w:rPr>
              <w:t>（</w:t>
            </w:r>
            <w:r>
              <w:rPr>
                <w:rFonts w:hint="eastAsia" w:ascii="宋体" w:hAnsi="宋体" w:eastAsia="宋体" w:cs="宋体"/>
                <w:bCs/>
                <w:sz w:val="21"/>
                <w:szCs w:val="21"/>
                <w:lang w:val="en-US" w:eastAsia="zh-CN"/>
              </w:rPr>
              <w:t>如有</w:t>
            </w:r>
            <w:r>
              <w:rPr>
                <w:rFonts w:hint="eastAsia" w:ascii="宋体" w:hAnsi="宋体" w:eastAsia="宋体" w:cs="宋体"/>
                <w:bCs/>
                <w:sz w:val="21"/>
                <w:szCs w:val="21"/>
                <w:lang w:eastAsia="zh-CN"/>
              </w:rPr>
              <w:t>）</w:t>
            </w:r>
          </w:p>
        </w:tc>
        <w:tc>
          <w:tcPr>
            <w:tcW w:w="5807" w:type="dxa"/>
            <w:vAlign w:val="center"/>
          </w:tcPr>
          <w:p w14:paraId="2427484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具备有效的营业执照</w:t>
            </w:r>
          </w:p>
        </w:tc>
      </w:tr>
      <w:tr w14:paraId="146D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1203" w:type="dxa"/>
            <w:vMerge w:val="continue"/>
            <w:vAlign w:val="center"/>
          </w:tcPr>
          <w:p w14:paraId="10342D27">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p>
        </w:tc>
        <w:tc>
          <w:tcPr>
            <w:tcW w:w="2612" w:type="dxa"/>
            <w:gridSpan w:val="2"/>
            <w:vAlign w:val="center"/>
          </w:tcPr>
          <w:p w14:paraId="09EFAE1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资质要求</w:t>
            </w:r>
          </w:p>
        </w:tc>
        <w:tc>
          <w:tcPr>
            <w:tcW w:w="5807" w:type="dxa"/>
            <w:vAlign w:val="center"/>
          </w:tcPr>
          <w:p w14:paraId="7FC425B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符合第二章投标人须知第1.4.1项规定</w:t>
            </w:r>
          </w:p>
        </w:tc>
      </w:tr>
      <w:tr w14:paraId="7A83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1203" w:type="dxa"/>
            <w:vMerge w:val="continue"/>
            <w:vAlign w:val="center"/>
          </w:tcPr>
          <w:p w14:paraId="5F971320">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p>
        </w:tc>
        <w:tc>
          <w:tcPr>
            <w:tcW w:w="2612" w:type="dxa"/>
            <w:gridSpan w:val="2"/>
            <w:vAlign w:val="center"/>
          </w:tcPr>
          <w:p w14:paraId="2C4C38B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安全生产许可证</w:t>
            </w:r>
          </w:p>
        </w:tc>
        <w:tc>
          <w:tcPr>
            <w:tcW w:w="5807" w:type="dxa"/>
            <w:vAlign w:val="center"/>
          </w:tcPr>
          <w:p w14:paraId="7B1305F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具备有效的安全生产许可证</w:t>
            </w:r>
          </w:p>
        </w:tc>
      </w:tr>
      <w:tr w14:paraId="4BC3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203" w:type="dxa"/>
            <w:vMerge w:val="continue"/>
            <w:vAlign w:val="center"/>
          </w:tcPr>
          <w:p w14:paraId="721B3FA2">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p>
        </w:tc>
        <w:tc>
          <w:tcPr>
            <w:tcW w:w="2612" w:type="dxa"/>
            <w:gridSpan w:val="2"/>
            <w:vAlign w:val="center"/>
          </w:tcPr>
          <w:p w14:paraId="474D949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项目经理资格</w:t>
            </w:r>
          </w:p>
        </w:tc>
        <w:tc>
          <w:tcPr>
            <w:tcW w:w="5807" w:type="dxa"/>
            <w:vAlign w:val="center"/>
          </w:tcPr>
          <w:p w14:paraId="0125205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符合第二章投标人须知第1.4.1项规定</w:t>
            </w:r>
          </w:p>
        </w:tc>
      </w:tr>
      <w:tr w14:paraId="7C7A3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203" w:type="dxa"/>
            <w:vMerge w:val="continue"/>
            <w:vAlign w:val="center"/>
          </w:tcPr>
          <w:p w14:paraId="3B8196C1">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p>
        </w:tc>
        <w:tc>
          <w:tcPr>
            <w:tcW w:w="2612" w:type="dxa"/>
            <w:gridSpan w:val="2"/>
            <w:vAlign w:val="center"/>
          </w:tcPr>
          <w:p w14:paraId="3D2476B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联合体投标人（如有）</w:t>
            </w:r>
          </w:p>
        </w:tc>
        <w:tc>
          <w:tcPr>
            <w:tcW w:w="5807" w:type="dxa"/>
            <w:vAlign w:val="center"/>
          </w:tcPr>
          <w:p w14:paraId="6B0D1F2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符合第二章投标人须知第1.4.2项规定</w:t>
            </w:r>
          </w:p>
        </w:tc>
      </w:tr>
      <w:tr w14:paraId="4C36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2" w:hRule="atLeast"/>
          <w:jc w:val="center"/>
        </w:trPr>
        <w:tc>
          <w:tcPr>
            <w:tcW w:w="1203" w:type="dxa"/>
            <w:vMerge w:val="continue"/>
            <w:vAlign w:val="center"/>
          </w:tcPr>
          <w:p w14:paraId="4DCC14E1">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p>
        </w:tc>
        <w:tc>
          <w:tcPr>
            <w:tcW w:w="8419" w:type="dxa"/>
            <w:gridSpan w:val="3"/>
            <w:vAlign w:val="center"/>
          </w:tcPr>
          <w:p w14:paraId="0B138CE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已进行资格预审的，交易系统不再对投标人资格进行评审。投标人资格预审申请文件的内容发生了重大变化的，由交易系统依据资格预审文件中规定的标准和方法，对照投标人资格预审申请文件中的资料以及开标前更新的资料，对其更新的资料进行评审，其变化后的资格条件不得低于原有资格条件要求。</w:t>
            </w:r>
          </w:p>
          <w:p w14:paraId="04C540A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sz w:val="21"/>
                <w:szCs w:val="21"/>
              </w:rPr>
              <w:t>2.未进行资格预审的，由交易系统根据评审标准，对投标人资格进行评审。</w:t>
            </w:r>
          </w:p>
        </w:tc>
      </w:tr>
      <w:tr w14:paraId="159B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203" w:type="dxa"/>
            <w:vMerge w:val="restart"/>
            <w:vAlign w:val="center"/>
          </w:tcPr>
          <w:p w14:paraId="515CC9FC">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1.3</w:t>
            </w:r>
          </w:p>
        </w:tc>
        <w:tc>
          <w:tcPr>
            <w:tcW w:w="8419" w:type="dxa"/>
            <w:gridSpan w:val="3"/>
            <w:vAlign w:val="center"/>
          </w:tcPr>
          <w:p w14:paraId="67BBE30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响应性评审</w:t>
            </w:r>
          </w:p>
        </w:tc>
      </w:tr>
      <w:tr w14:paraId="19C3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03" w:type="dxa"/>
            <w:vMerge w:val="continue"/>
            <w:vAlign w:val="center"/>
          </w:tcPr>
          <w:p w14:paraId="71EA822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436" w:type="dxa"/>
            <w:vAlign w:val="center"/>
          </w:tcPr>
          <w:p w14:paraId="33BDC6C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投标内容</w:t>
            </w:r>
          </w:p>
        </w:tc>
        <w:tc>
          <w:tcPr>
            <w:tcW w:w="5983" w:type="dxa"/>
            <w:gridSpan w:val="2"/>
            <w:vAlign w:val="center"/>
          </w:tcPr>
          <w:p w14:paraId="13C6C9B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kern w:val="0"/>
                <w:sz w:val="21"/>
                <w:szCs w:val="21"/>
              </w:rPr>
              <w:t>投标文件载明的投标范围不小于招标文件规定的招标范围</w:t>
            </w:r>
          </w:p>
        </w:tc>
      </w:tr>
      <w:tr w14:paraId="5D67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9" w:hRule="atLeast"/>
          <w:jc w:val="center"/>
        </w:trPr>
        <w:tc>
          <w:tcPr>
            <w:tcW w:w="1203" w:type="dxa"/>
            <w:vMerge w:val="continue"/>
            <w:vAlign w:val="center"/>
          </w:tcPr>
          <w:p w14:paraId="5EA979D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436" w:type="dxa"/>
            <w:vAlign w:val="center"/>
          </w:tcPr>
          <w:p w14:paraId="1EA484E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投标报价</w:t>
            </w:r>
          </w:p>
        </w:tc>
        <w:tc>
          <w:tcPr>
            <w:tcW w:w="5983" w:type="dxa"/>
            <w:gridSpan w:val="2"/>
            <w:vAlign w:val="center"/>
          </w:tcPr>
          <w:p w14:paraId="5F2087B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投标报价未超过招标文件规定的最高投标限价；</w:t>
            </w:r>
          </w:p>
          <w:p w14:paraId="5033809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投标报价中的安全生产措施费费率未低于省住房城乡建设主管部门公布的费率；</w:t>
            </w:r>
          </w:p>
          <w:p w14:paraId="0FB2003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投标报价中的增值税按照政府有关主管部门的规定计算费用；</w:t>
            </w:r>
          </w:p>
          <w:p w14:paraId="7AEA797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投标报价中的暂列金额和专业工程暂估价金额和材料暂估单价与招标人公布的暂列金额和专业工程暂估价金额和材料暂估单价保持一致的；</w:t>
            </w:r>
          </w:p>
          <w:p w14:paraId="7E63EF1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投标报价中的分部分项工程项目清单（不含在分部分项工程项目清单中列项的措施项目费）项目编码、项目名称、项目特征、计量单位和工程数量与招标</w:t>
            </w:r>
            <w:r>
              <w:rPr>
                <w:rFonts w:hint="eastAsia" w:ascii="宋体" w:hAnsi="宋体" w:eastAsia="宋体" w:cs="宋体"/>
                <w:sz w:val="21"/>
                <w:szCs w:val="21"/>
                <w:lang w:eastAsia="zh"/>
              </w:rPr>
              <w:t>人公布的</w:t>
            </w:r>
            <w:r>
              <w:rPr>
                <w:rFonts w:hint="eastAsia" w:ascii="宋体" w:hAnsi="宋体" w:eastAsia="宋体" w:cs="宋体"/>
                <w:sz w:val="21"/>
                <w:szCs w:val="21"/>
              </w:rPr>
              <w:t>分部分项工程项目清单（不含在分部分项工程项目清单中列项的措施项目费）项目编码、项目名称、项目特征、计量单位和工程数量保持一致的（适用于采用单价合同的工程）。</w:t>
            </w:r>
          </w:p>
        </w:tc>
      </w:tr>
      <w:tr w14:paraId="4238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03" w:type="dxa"/>
            <w:vMerge w:val="continue"/>
            <w:vAlign w:val="center"/>
          </w:tcPr>
          <w:p w14:paraId="6368BD5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436" w:type="dxa"/>
            <w:vAlign w:val="center"/>
          </w:tcPr>
          <w:p w14:paraId="7BF0038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工期</w:t>
            </w:r>
          </w:p>
        </w:tc>
        <w:tc>
          <w:tcPr>
            <w:tcW w:w="5983" w:type="dxa"/>
            <w:gridSpan w:val="2"/>
            <w:vAlign w:val="center"/>
          </w:tcPr>
          <w:p w14:paraId="02D85EF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kern w:val="0"/>
                <w:sz w:val="21"/>
                <w:szCs w:val="21"/>
              </w:rPr>
              <w:t>投标文件载明的招标项目完成期限未超过招标文件要求的期限</w:t>
            </w:r>
          </w:p>
        </w:tc>
      </w:tr>
      <w:tr w14:paraId="2E0B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03" w:type="dxa"/>
            <w:vMerge w:val="continue"/>
            <w:vAlign w:val="center"/>
          </w:tcPr>
          <w:p w14:paraId="72F5034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436" w:type="dxa"/>
            <w:vAlign w:val="center"/>
          </w:tcPr>
          <w:p w14:paraId="696DD14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工程质量和保修</w:t>
            </w:r>
          </w:p>
        </w:tc>
        <w:tc>
          <w:tcPr>
            <w:tcW w:w="5983" w:type="dxa"/>
            <w:gridSpan w:val="2"/>
            <w:vAlign w:val="center"/>
          </w:tcPr>
          <w:p w14:paraId="55A371C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kern w:val="0"/>
                <w:sz w:val="21"/>
                <w:szCs w:val="21"/>
              </w:rPr>
              <w:t>投标文件载明的质量标准和保修承诺不低于招标文件的要求</w:t>
            </w:r>
          </w:p>
        </w:tc>
      </w:tr>
      <w:tr w14:paraId="04AE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03" w:type="dxa"/>
            <w:vMerge w:val="continue"/>
            <w:vAlign w:val="center"/>
          </w:tcPr>
          <w:p w14:paraId="1BE9D20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436" w:type="dxa"/>
            <w:vAlign w:val="center"/>
          </w:tcPr>
          <w:p w14:paraId="7FE9479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省外入</w:t>
            </w:r>
            <w:r>
              <w:rPr>
                <w:rFonts w:hint="eastAsia" w:cs="宋体"/>
                <w:sz w:val="21"/>
                <w:szCs w:val="21"/>
                <w:lang w:eastAsia="zh-CN"/>
              </w:rPr>
              <w:t>鲁企</w:t>
            </w:r>
            <w:r>
              <w:rPr>
                <w:rFonts w:hint="eastAsia" w:ascii="宋体" w:hAnsi="宋体" w:eastAsia="宋体" w:cs="宋体"/>
                <w:sz w:val="21"/>
                <w:szCs w:val="21"/>
              </w:rPr>
              <w:t>业基本信息报送</w:t>
            </w:r>
          </w:p>
        </w:tc>
        <w:tc>
          <w:tcPr>
            <w:tcW w:w="5983" w:type="dxa"/>
            <w:gridSpan w:val="2"/>
            <w:vAlign w:val="center"/>
          </w:tcPr>
          <w:p w14:paraId="65E95C8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kern w:val="0"/>
                <w:sz w:val="21"/>
                <w:szCs w:val="21"/>
              </w:rPr>
            </w:pPr>
            <w:r>
              <w:rPr>
                <w:rFonts w:hint="eastAsia" w:ascii="宋体" w:hAnsi="宋体" w:eastAsia="宋体" w:cs="宋体"/>
                <w:sz w:val="21"/>
                <w:szCs w:val="21"/>
              </w:rPr>
              <w:t xml:space="preserve">符合第二章“投标人须知”的规定   </w:t>
            </w:r>
          </w:p>
        </w:tc>
      </w:tr>
      <w:tr w14:paraId="5392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1203" w:type="dxa"/>
            <w:vMerge w:val="continue"/>
            <w:vAlign w:val="center"/>
          </w:tcPr>
          <w:p w14:paraId="0E1D461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436" w:type="dxa"/>
            <w:vAlign w:val="center"/>
          </w:tcPr>
          <w:p w14:paraId="5ED4836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拟任项目经理在建情况</w:t>
            </w:r>
          </w:p>
        </w:tc>
        <w:tc>
          <w:tcPr>
            <w:tcW w:w="5983" w:type="dxa"/>
            <w:gridSpan w:val="2"/>
            <w:vAlign w:val="center"/>
          </w:tcPr>
          <w:p w14:paraId="280C47C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符合第二章“投标人须知”的规定</w:t>
            </w:r>
          </w:p>
        </w:tc>
      </w:tr>
      <w:tr w14:paraId="2CD97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6" w:hRule="atLeast"/>
          <w:jc w:val="center"/>
        </w:trPr>
        <w:tc>
          <w:tcPr>
            <w:tcW w:w="1203" w:type="dxa"/>
            <w:vMerge w:val="continue"/>
            <w:vAlign w:val="center"/>
          </w:tcPr>
          <w:p w14:paraId="19C8B2B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436" w:type="dxa"/>
            <w:vAlign w:val="center"/>
          </w:tcPr>
          <w:p w14:paraId="596AB61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投标保证金</w:t>
            </w:r>
          </w:p>
        </w:tc>
        <w:tc>
          <w:tcPr>
            <w:tcW w:w="5983" w:type="dxa"/>
            <w:gridSpan w:val="2"/>
            <w:vAlign w:val="center"/>
          </w:tcPr>
          <w:p w14:paraId="60AAB82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符合第二章投标人须知第3.4.1项规定，保函受益人和投标人的全称与招标人和投标人名称一致；保函有效期起始时间应为本项目投标截止时间之前；保函有效期应不短于投标有效期。</w:t>
            </w:r>
          </w:p>
        </w:tc>
      </w:tr>
      <w:tr w14:paraId="095F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03" w:type="dxa"/>
            <w:vMerge w:val="continue"/>
            <w:vAlign w:val="center"/>
          </w:tcPr>
          <w:p w14:paraId="72430BE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436" w:type="dxa"/>
            <w:vAlign w:val="center"/>
          </w:tcPr>
          <w:p w14:paraId="392E049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投标有效期</w:t>
            </w:r>
          </w:p>
        </w:tc>
        <w:tc>
          <w:tcPr>
            <w:tcW w:w="5983" w:type="dxa"/>
            <w:gridSpan w:val="2"/>
            <w:vAlign w:val="center"/>
          </w:tcPr>
          <w:p w14:paraId="6996DA5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投标有效期不短于投标人须知前附表的</w:t>
            </w:r>
            <w:r>
              <w:rPr>
                <w:rFonts w:hint="eastAsia" w:ascii="宋体" w:hAnsi="宋体" w:eastAsia="宋体" w:cs="宋体"/>
                <w:kern w:val="0"/>
                <w:sz w:val="21"/>
                <w:szCs w:val="21"/>
              </w:rPr>
              <w:t>规定</w:t>
            </w:r>
          </w:p>
        </w:tc>
      </w:tr>
      <w:tr w14:paraId="5CC5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03" w:type="dxa"/>
            <w:vMerge w:val="continue"/>
            <w:vAlign w:val="center"/>
          </w:tcPr>
          <w:p w14:paraId="4FA0EA1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436" w:type="dxa"/>
            <w:vAlign w:val="center"/>
          </w:tcPr>
          <w:p w14:paraId="303BB26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权利义务</w:t>
            </w:r>
          </w:p>
        </w:tc>
        <w:tc>
          <w:tcPr>
            <w:tcW w:w="5983" w:type="dxa"/>
            <w:gridSpan w:val="2"/>
            <w:vAlign w:val="center"/>
          </w:tcPr>
          <w:p w14:paraId="43D4DF1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符合第四章“合同条款及格式”规定</w:t>
            </w:r>
          </w:p>
        </w:tc>
      </w:tr>
      <w:tr w14:paraId="1EE1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03" w:type="dxa"/>
            <w:vMerge w:val="continue"/>
            <w:vAlign w:val="center"/>
          </w:tcPr>
          <w:p w14:paraId="1F15A5D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p>
        </w:tc>
        <w:tc>
          <w:tcPr>
            <w:tcW w:w="2436" w:type="dxa"/>
            <w:vAlign w:val="center"/>
          </w:tcPr>
          <w:p w14:paraId="61958E3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技术标准和要求</w:t>
            </w:r>
          </w:p>
        </w:tc>
        <w:tc>
          <w:tcPr>
            <w:tcW w:w="5983" w:type="dxa"/>
            <w:gridSpan w:val="2"/>
            <w:vAlign w:val="center"/>
          </w:tcPr>
          <w:p w14:paraId="684CB85E">
            <w:pPr>
              <w:pStyle w:val="226"/>
              <w:keepNext w:val="0"/>
              <w:keepLines w:val="0"/>
              <w:pageBreakBefore w:val="0"/>
              <w:widowControl w:val="0"/>
              <w:kinsoku/>
              <w:wordWrap/>
              <w:overflowPunct/>
              <w:topLinePunct w:val="0"/>
              <w:autoSpaceDE w:val="0"/>
              <w:autoSpaceDN w:val="0"/>
              <w:bidi w:val="0"/>
              <w:spacing w:after="0" w:line="300" w:lineRule="exact"/>
              <w:ind w:left="48" w:leftChars="20" w:right="48" w:rightChars="20" w:firstLine="0" w:firstLineChars="0"/>
              <w:textAlignment w:val="auto"/>
              <w:rPr>
                <w:rFonts w:hint="eastAsia" w:ascii="宋体" w:hAnsi="宋体" w:eastAsia="宋体" w:cs="宋体"/>
                <w:color w:val="auto"/>
                <w:sz w:val="21"/>
                <w:szCs w:val="21"/>
              </w:rPr>
            </w:pPr>
            <w:r>
              <w:rPr>
                <w:rFonts w:hint="eastAsia" w:ascii="宋体" w:hAnsi="宋体" w:eastAsia="宋体" w:cs="宋体"/>
                <w:bCs/>
                <w:color w:val="auto"/>
                <w:kern w:val="2"/>
                <w:sz w:val="21"/>
                <w:szCs w:val="21"/>
              </w:rPr>
              <w:t>符合第七章技术标准和要求（合同技术条款）的规定</w:t>
            </w:r>
          </w:p>
        </w:tc>
      </w:tr>
      <w:tr w14:paraId="4228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1203" w:type="dxa"/>
            <w:vAlign w:val="center"/>
          </w:tcPr>
          <w:p w14:paraId="45124314">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条款号</w:t>
            </w:r>
          </w:p>
        </w:tc>
        <w:tc>
          <w:tcPr>
            <w:tcW w:w="8419" w:type="dxa"/>
            <w:gridSpan w:val="3"/>
            <w:vAlign w:val="center"/>
          </w:tcPr>
          <w:p w14:paraId="18F92ED2">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编列内容</w:t>
            </w:r>
          </w:p>
        </w:tc>
      </w:tr>
      <w:tr w14:paraId="744D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203" w:type="dxa"/>
            <w:vAlign w:val="center"/>
          </w:tcPr>
          <w:p w14:paraId="7ECC72E1">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2</w:t>
            </w:r>
          </w:p>
        </w:tc>
        <w:tc>
          <w:tcPr>
            <w:tcW w:w="2436" w:type="dxa"/>
            <w:vAlign w:val="center"/>
          </w:tcPr>
          <w:p w14:paraId="204B3A46">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评标程序</w:t>
            </w:r>
          </w:p>
        </w:tc>
        <w:tc>
          <w:tcPr>
            <w:tcW w:w="5983" w:type="dxa"/>
            <w:gridSpan w:val="2"/>
            <w:vAlign w:val="center"/>
          </w:tcPr>
          <w:p w14:paraId="6D400259">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textAlignment w:val="auto"/>
              <w:rPr>
                <w:rFonts w:hint="eastAsia" w:ascii="宋体" w:hAnsi="宋体" w:eastAsia="宋体" w:cs="宋体"/>
                <w:bCs/>
                <w:sz w:val="21"/>
                <w:szCs w:val="21"/>
              </w:rPr>
            </w:pPr>
            <w:r>
              <w:rPr>
                <w:rFonts w:hint="eastAsia" w:ascii="宋体" w:hAnsi="宋体" w:eastAsia="宋体" w:cs="宋体"/>
                <w:sz w:val="21"/>
                <w:szCs w:val="21"/>
              </w:rPr>
              <w:t>详见本章正文</w:t>
            </w:r>
          </w:p>
        </w:tc>
      </w:tr>
      <w:tr w14:paraId="377F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1203" w:type="dxa"/>
            <w:vAlign w:val="center"/>
          </w:tcPr>
          <w:p w14:paraId="626DD5DA">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3.5</w:t>
            </w:r>
          </w:p>
        </w:tc>
        <w:tc>
          <w:tcPr>
            <w:tcW w:w="2436" w:type="dxa"/>
            <w:vAlign w:val="center"/>
          </w:tcPr>
          <w:p w14:paraId="11E0AB3E">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否决投标情形</w:t>
            </w:r>
          </w:p>
        </w:tc>
        <w:tc>
          <w:tcPr>
            <w:tcW w:w="5983" w:type="dxa"/>
            <w:gridSpan w:val="2"/>
            <w:vAlign w:val="center"/>
          </w:tcPr>
          <w:p w14:paraId="2492F37E">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详见第二章附件2-2</w:t>
            </w:r>
          </w:p>
        </w:tc>
      </w:tr>
    </w:tbl>
    <w:p w14:paraId="12A087DF">
      <w:pPr>
        <w:widowControl/>
        <w:jc w:val="left"/>
        <w:rPr>
          <w:rFonts w:hint="eastAsia" w:ascii="宋体" w:hAnsi="宋体" w:eastAsia="宋体" w:cs="宋体"/>
        </w:rPr>
      </w:pPr>
    </w:p>
    <w:p w14:paraId="6005F6D2">
      <w:pPr>
        <w:spacing w:line="312" w:lineRule="auto"/>
        <w:jc w:val="center"/>
        <w:rPr>
          <w:rFonts w:hint="eastAsia" w:ascii="宋体" w:hAnsi="宋体" w:eastAsia="宋体" w:cs="宋体"/>
          <w:b/>
          <w:bCs w:val="0"/>
          <w:sz w:val="30"/>
        </w:rPr>
      </w:pPr>
      <w:r>
        <w:rPr>
          <w:rFonts w:hint="eastAsia" w:ascii="宋体" w:hAnsi="宋体" w:eastAsia="宋体" w:cs="宋体"/>
        </w:rPr>
        <w:br w:type="page"/>
      </w:r>
      <w:bookmarkStart w:id="275" w:name="_Hlk193448317"/>
      <w:r>
        <w:rPr>
          <w:rFonts w:hint="eastAsia" w:ascii="宋体" w:hAnsi="宋体" w:eastAsia="宋体" w:cs="宋体"/>
          <w:b/>
          <w:bCs w:val="0"/>
          <w:sz w:val="30"/>
        </w:rPr>
        <w:t>评标办法（经评审的最低投标价法）</w:t>
      </w:r>
    </w:p>
    <w:p w14:paraId="65E88AC8">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本次评标采用经评审的最低投标价法。按照不低于异常低价警戒线的投标人投标价格从低至高的排序，由交易系统自动识别一定数量的投标单位进行阶段性初步评审，评标委员会对通过初步评审的投标单位，将经评审的投标价格由低到高的顺序推荐中标候选人，</w:t>
      </w:r>
      <w:r>
        <w:rPr>
          <w:rFonts w:hint="eastAsia" w:ascii="宋体" w:hAnsi="宋体" w:eastAsia="宋体" w:cs="宋体"/>
          <w:bCs/>
          <w:sz w:val="24"/>
          <w:szCs w:val="24"/>
          <w:highlight w:val="none"/>
        </w:rPr>
        <w:t>投标价格相同不能确定中标候选人高低排序的，</w:t>
      </w:r>
      <w:r>
        <w:rPr>
          <w:rFonts w:hint="eastAsia" w:ascii="宋体" w:hAnsi="宋体" w:eastAsia="宋体" w:cs="宋体"/>
          <w:sz w:val="24"/>
          <w:szCs w:val="24"/>
          <w:highlight w:val="none"/>
        </w:rPr>
        <w:t>由交易系统随机确定不能高低排序的中标候选人。投标报价以“元”为单位，小数点后保留2位，按四舍五入原则进行排序 。</w:t>
      </w:r>
    </w:p>
    <w:p w14:paraId="341E267D">
      <w:pPr>
        <w:pStyle w:val="3"/>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highlight w:val="none"/>
        </w:rPr>
      </w:pPr>
      <w:bookmarkStart w:id="276" w:name="_Toc9178190"/>
      <w:bookmarkStart w:id="277" w:name="_Toc2345"/>
      <w:bookmarkStart w:id="278" w:name="_Toc9178529"/>
      <w:bookmarkStart w:id="279" w:name="_Toc80006100"/>
      <w:bookmarkStart w:id="280" w:name="_Toc211498620"/>
      <w:bookmarkStart w:id="281" w:name="_Toc9178332"/>
      <w:r>
        <w:rPr>
          <w:rFonts w:hint="eastAsia"/>
          <w:highlight w:val="none"/>
          <w:lang w:val="en-US" w:eastAsia="zh-CN"/>
        </w:rPr>
        <w:t>1.</w:t>
      </w:r>
      <w:r>
        <w:rPr>
          <w:rFonts w:hint="eastAsia"/>
          <w:highlight w:val="none"/>
        </w:rPr>
        <w:t>评审标准</w:t>
      </w:r>
      <w:bookmarkEnd w:id="276"/>
      <w:bookmarkEnd w:id="277"/>
      <w:bookmarkEnd w:id="278"/>
      <w:bookmarkEnd w:id="279"/>
      <w:bookmarkEnd w:id="280"/>
      <w:bookmarkEnd w:id="281"/>
    </w:p>
    <w:p w14:paraId="5CFBDB20">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 形式评审标准：见评标办法前附表。</w:t>
      </w:r>
    </w:p>
    <w:p w14:paraId="52B467FE">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1.2 资格评审标准：见评标办法前附表</w:t>
      </w:r>
    </w:p>
    <w:p w14:paraId="3C0F0585">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已进行资格预审的，见本招标项目资格预审文件第三章“资格审查办法”详细审查标准。</w:t>
      </w:r>
    </w:p>
    <w:p w14:paraId="18586A74">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1.3 响应性评审标准：见评标办法前附表。</w:t>
      </w:r>
    </w:p>
    <w:p w14:paraId="63CB5216">
      <w:pPr>
        <w:pStyle w:val="3"/>
        <w:pageBreakBefore w:val="0"/>
        <w:widowControl w:val="0"/>
        <w:kinsoku/>
        <w:wordWrap/>
        <w:overflowPunct/>
        <w:topLinePunct w:val="0"/>
        <w:autoSpaceDE w:val="0"/>
        <w:autoSpaceDN w:val="0"/>
        <w:bidi w:val="0"/>
        <w:spacing w:after="160" w:line="400" w:lineRule="exact"/>
        <w:textAlignment w:val="auto"/>
        <w:rPr>
          <w:rFonts w:hint="eastAsia"/>
          <w:highlight w:val="none"/>
        </w:rPr>
      </w:pPr>
      <w:bookmarkStart w:id="282" w:name="_Toc9178530"/>
      <w:bookmarkStart w:id="283" w:name="_Toc27847"/>
      <w:bookmarkStart w:id="284" w:name="_Toc80006101"/>
      <w:bookmarkStart w:id="285" w:name="_Toc9178333"/>
      <w:bookmarkStart w:id="286" w:name="_Toc9178191"/>
      <w:bookmarkStart w:id="287" w:name="_Toc211498621"/>
      <w:r>
        <w:rPr>
          <w:rFonts w:hint="eastAsia"/>
          <w:highlight w:val="none"/>
          <w:lang w:val="en-US" w:eastAsia="zh-CN"/>
        </w:rPr>
        <w:t>2.</w:t>
      </w:r>
      <w:r>
        <w:rPr>
          <w:rFonts w:hint="eastAsia"/>
          <w:highlight w:val="none"/>
        </w:rPr>
        <w:t>评审程序</w:t>
      </w:r>
      <w:bookmarkEnd w:id="282"/>
      <w:bookmarkEnd w:id="283"/>
      <w:bookmarkEnd w:id="284"/>
      <w:bookmarkEnd w:id="285"/>
      <w:bookmarkEnd w:id="286"/>
      <w:bookmarkEnd w:id="287"/>
    </w:p>
    <w:p w14:paraId="6FAF7C51">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2.1</w:t>
      </w:r>
      <w:r>
        <w:rPr>
          <w:rFonts w:hint="eastAsia" w:ascii="宋体" w:hAnsi="宋体" w:eastAsia="宋体" w:cs="宋体"/>
          <w:sz w:val="24"/>
          <w:szCs w:val="24"/>
          <w:highlight w:val="none"/>
          <w:lang w:val="en-US" w:eastAsia="zh-CN"/>
        </w:rPr>
        <w:t xml:space="preserve"> </w:t>
      </w:r>
      <w:r>
        <w:rPr>
          <w:rFonts w:hint="eastAsia" w:ascii="宋体" w:hAnsi="宋体" w:eastAsia="宋体" w:cs="宋体"/>
          <w:sz w:val="24"/>
          <w:szCs w:val="24"/>
          <w:highlight w:val="none"/>
        </w:rPr>
        <w:t>异常低价警戒线评审：具体详见评标办法前附表规定。</w:t>
      </w:r>
    </w:p>
    <w:p w14:paraId="63895802">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2.2</w:t>
      </w:r>
      <w:r>
        <w:rPr>
          <w:rFonts w:hint="eastAsia" w:ascii="宋体" w:hAnsi="宋体" w:eastAsia="宋体" w:cs="宋体"/>
          <w:sz w:val="24"/>
          <w:szCs w:val="24"/>
          <w:highlight w:val="none"/>
          <w:lang w:val="en-US" w:eastAsia="zh-CN"/>
        </w:rPr>
        <w:t xml:space="preserve"> </w:t>
      </w:r>
      <w:r>
        <w:rPr>
          <w:rFonts w:hint="eastAsia" w:ascii="宋体" w:hAnsi="宋体" w:eastAsia="宋体" w:cs="宋体"/>
          <w:sz w:val="24"/>
          <w:szCs w:val="24"/>
          <w:highlight w:val="none"/>
        </w:rPr>
        <w:t>确定进入初步</w:t>
      </w:r>
      <w:r>
        <w:rPr>
          <w:rFonts w:hint="eastAsia" w:cs="宋体"/>
          <w:sz w:val="24"/>
          <w:szCs w:val="24"/>
          <w:highlight w:val="none"/>
          <w:lang w:eastAsia="zh-CN"/>
        </w:rPr>
        <w:t>评审</w:t>
      </w:r>
      <w:r>
        <w:rPr>
          <w:rFonts w:hint="eastAsia" w:ascii="宋体" w:hAnsi="宋体" w:eastAsia="宋体" w:cs="宋体"/>
          <w:sz w:val="24"/>
          <w:szCs w:val="24"/>
          <w:highlight w:val="none"/>
        </w:rPr>
        <w:t>阶段的名单：具体详见第二章投标人须知前附表规定。</w:t>
      </w:r>
    </w:p>
    <w:p w14:paraId="4E873623">
      <w:pPr>
        <w:pageBreakBefore w:val="0"/>
        <w:widowControl w:val="0"/>
        <w:shd w:val="clear" w:color="auto" w:fill="FFFFFF"/>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2.3</w:t>
      </w:r>
      <w:r>
        <w:rPr>
          <w:rFonts w:hint="eastAsia" w:ascii="宋体" w:hAnsi="宋体" w:eastAsia="宋体" w:cs="宋体"/>
          <w:kern w:val="0"/>
          <w:sz w:val="24"/>
          <w:szCs w:val="24"/>
          <w:highlight w:val="none"/>
          <w:lang w:val="en-US" w:eastAsia="zh-CN"/>
        </w:rPr>
        <w:t xml:space="preserve"> </w:t>
      </w:r>
      <w:r>
        <w:rPr>
          <w:rFonts w:hint="eastAsia" w:ascii="宋体" w:hAnsi="宋体" w:eastAsia="宋体" w:cs="宋体"/>
          <w:kern w:val="0"/>
          <w:sz w:val="24"/>
          <w:szCs w:val="24"/>
          <w:highlight w:val="none"/>
        </w:rPr>
        <w:t>形式、资格、响应性评审；</w:t>
      </w:r>
    </w:p>
    <w:p w14:paraId="52BDACB5">
      <w:pPr>
        <w:pageBreakBefore w:val="0"/>
        <w:widowControl w:val="0"/>
        <w:shd w:val="clear" w:color="auto" w:fill="FFFFFF"/>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2.4</w:t>
      </w:r>
      <w:r>
        <w:rPr>
          <w:rFonts w:hint="eastAsia" w:ascii="宋体" w:hAnsi="宋体" w:eastAsia="宋体" w:cs="宋体"/>
          <w:kern w:val="0"/>
          <w:sz w:val="24"/>
          <w:szCs w:val="24"/>
          <w:highlight w:val="none"/>
          <w:lang w:val="en-US" w:eastAsia="zh-CN"/>
        </w:rPr>
        <w:t xml:space="preserve"> </w:t>
      </w:r>
      <w:r>
        <w:rPr>
          <w:rFonts w:hint="eastAsia" w:ascii="宋体" w:hAnsi="宋体" w:eastAsia="宋体" w:cs="宋体"/>
          <w:kern w:val="0"/>
          <w:sz w:val="24"/>
          <w:szCs w:val="24"/>
          <w:highlight w:val="none"/>
        </w:rPr>
        <w:t>评标委员会复核；</w:t>
      </w:r>
    </w:p>
    <w:p w14:paraId="71C656C9">
      <w:pPr>
        <w:pageBreakBefore w:val="0"/>
        <w:widowControl w:val="0"/>
        <w:shd w:val="clear" w:color="auto" w:fill="FFFFFF"/>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2.</w:t>
      </w:r>
      <w:r>
        <w:rPr>
          <w:rFonts w:hint="eastAsia" w:ascii="宋体" w:hAnsi="宋体" w:eastAsia="宋体" w:cs="宋体"/>
          <w:kern w:val="0"/>
          <w:sz w:val="24"/>
          <w:szCs w:val="24"/>
          <w:highlight w:val="none"/>
          <w:lang w:val="en-US" w:eastAsia="zh-CN"/>
        </w:rPr>
        <w:t xml:space="preserve">5 </w:t>
      </w:r>
      <w:r>
        <w:rPr>
          <w:rFonts w:hint="eastAsia" w:ascii="宋体" w:hAnsi="宋体" w:eastAsia="宋体" w:cs="宋体"/>
          <w:kern w:val="0"/>
          <w:sz w:val="24"/>
          <w:szCs w:val="24"/>
          <w:highlight w:val="none"/>
        </w:rPr>
        <w:t>投标价格由低到高排序；</w:t>
      </w:r>
    </w:p>
    <w:p w14:paraId="2A2C41D6">
      <w:pPr>
        <w:pageBreakBefore w:val="0"/>
        <w:widowControl w:val="0"/>
        <w:shd w:val="clear" w:color="auto" w:fill="FFFFFF"/>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2.</w:t>
      </w:r>
      <w:r>
        <w:rPr>
          <w:rFonts w:hint="eastAsia" w:ascii="宋体" w:hAnsi="宋体" w:eastAsia="宋体" w:cs="宋体"/>
          <w:kern w:val="0"/>
          <w:sz w:val="24"/>
          <w:szCs w:val="24"/>
          <w:highlight w:val="none"/>
          <w:lang w:val="en-US" w:eastAsia="zh-CN"/>
        </w:rPr>
        <w:t>6</w:t>
      </w:r>
      <w:r>
        <w:rPr>
          <w:rFonts w:hint="eastAsia" w:ascii="宋体" w:hAnsi="宋体" w:eastAsia="宋体" w:cs="宋体"/>
          <w:kern w:val="0"/>
          <w:sz w:val="24"/>
          <w:szCs w:val="24"/>
          <w:highlight w:val="none"/>
        </w:rPr>
        <w:t xml:space="preserve"> 汇总结果；</w:t>
      </w:r>
    </w:p>
    <w:p w14:paraId="64E5DF7B">
      <w:pPr>
        <w:pageBreakBefore w:val="0"/>
        <w:widowControl w:val="0"/>
        <w:shd w:val="clear" w:color="auto" w:fill="FFFFFF"/>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kern w:val="0"/>
          <w:sz w:val="24"/>
          <w:szCs w:val="24"/>
          <w:highlight w:val="none"/>
          <w:lang w:eastAsia="zh-CN"/>
        </w:rPr>
      </w:pPr>
      <w:r>
        <w:rPr>
          <w:rFonts w:hint="eastAsia" w:ascii="宋体" w:hAnsi="宋体" w:eastAsia="宋体" w:cs="宋体"/>
          <w:sz w:val="24"/>
          <w:szCs w:val="24"/>
          <w:highlight w:val="none"/>
        </w:rPr>
        <w:t>2.</w:t>
      </w:r>
      <w:r>
        <w:rPr>
          <w:rFonts w:hint="eastAsia" w:ascii="宋体" w:hAnsi="宋体" w:eastAsia="宋体" w:cs="宋体"/>
          <w:sz w:val="24"/>
          <w:szCs w:val="24"/>
          <w:highlight w:val="none"/>
          <w:lang w:val="en-US" w:eastAsia="zh-CN"/>
        </w:rPr>
        <w:t xml:space="preserve">7 </w:t>
      </w:r>
      <w:r>
        <w:rPr>
          <w:rFonts w:hint="eastAsia" w:ascii="宋体" w:hAnsi="宋体" w:eastAsia="宋体" w:cs="宋体"/>
          <w:kern w:val="0"/>
          <w:sz w:val="24"/>
          <w:szCs w:val="24"/>
          <w:highlight w:val="none"/>
        </w:rPr>
        <w:t>评标委员会提交评标报告</w:t>
      </w:r>
      <w:r>
        <w:rPr>
          <w:rFonts w:hint="eastAsia" w:ascii="宋体" w:hAnsi="宋体" w:eastAsia="宋体" w:cs="宋体"/>
          <w:kern w:val="0"/>
          <w:sz w:val="24"/>
          <w:szCs w:val="24"/>
          <w:highlight w:val="none"/>
          <w:lang w:eastAsia="zh-CN"/>
        </w:rPr>
        <w:t>，</w:t>
      </w:r>
      <w:r>
        <w:rPr>
          <w:rFonts w:hint="eastAsia" w:ascii="宋体" w:hAnsi="宋体" w:eastAsia="宋体" w:cs="宋体"/>
          <w:kern w:val="0"/>
          <w:sz w:val="24"/>
          <w:szCs w:val="24"/>
          <w:highlight w:val="none"/>
        </w:rPr>
        <w:t>招标人进行</w:t>
      </w:r>
      <w:r>
        <w:rPr>
          <w:rFonts w:hint="eastAsia" w:ascii="宋体" w:hAnsi="宋体" w:eastAsia="宋体" w:cs="宋体"/>
          <w:kern w:val="0"/>
          <w:sz w:val="24"/>
          <w:szCs w:val="24"/>
          <w:highlight w:val="none"/>
          <w:lang w:val="en-US" w:eastAsia="zh-CN"/>
        </w:rPr>
        <w:t>审查</w:t>
      </w:r>
      <w:r>
        <w:rPr>
          <w:rFonts w:hint="eastAsia" w:ascii="宋体" w:hAnsi="宋体" w:eastAsia="宋体" w:cs="宋体"/>
          <w:kern w:val="0"/>
          <w:sz w:val="24"/>
          <w:szCs w:val="24"/>
          <w:highlight w:val="none"/>
        </w:rPr>
        <w:t>，并提出</w:t>
      </w:r>
      <w:r>
        <w:rPr>
          <w:rFonts w:hint="eastAsia" w:ascii="宋体" w:hAnsi="宋体" w:eastAsia="宋体" w:cs="宋体"/>
          <w:kern w:val="0"/>
          <w:sz w:val="24"/>
          <w:szCs w:val="24"/>
          <w:highlight w:val="none"/>
          <w:lang w:val="en-US" w:eastAsia="zh-CN"/>
        </w:rPr>
        <w:t>审查</w:t>
      </w:r>
      <w:r>
        <w:rPr>
          <w:rFonts w:hint="eastAsia" w:ascii="宋体" w:hAnsi="宋体" w:eastAsia="宋体" w:cs="宋体"/>
          <w:kern w:val="0"/>
          <w:sz w:val="24"/>
          <w:szCs w:val="24"/>
          <w:highlight w:val="none"/>
        </w:rPr>
        <w:t>意见，评标委员会对</w:t>
      </w:r>
      <w:r>
        <w:rPr>
          <w:rFonts w:hint="eastAsia" w:ascii="宋体" w:hAnsi="宋体" w:eastAsia="宋体" w:cs="宋体"/>
          <w:kern w:val="0"/>
          <w:sz w:val="24"/>
          <w:szCs w:val="24"/>
          <w:highlight w:val="none"/>
          <w:lang w:val="en-US" w:eastAsia="zh-CN"/>
        </w:rPr>
        <w:t>审查</w:t>
      </w:r>
      <w:r>
        <w:rPr>
          <w:rFonts w:hint="eastAsia" w:ascii="宋体" w:hAnsi="宋体" w:eastAsia="宋体" w:cs="宋体"/>
          <w:kern w:val="0"/>
          <w:sz w:val="24"/>
          <w:szCs w:val="24"/>
          <w:highlight w:val="none"/>
        </w:rPr>
        <w:t>意见进行讨论，并记录采纳和不采纳情况及不采纳理由</w:t>
      </w:r>
      <w:r>
        <w:rPr>
          <w:rFonts w:hint="eastAsia" w:ascii="宋体" w:hAnsi="宋体" w:eastAsia="宋体" w:cs="宋体"/>
          <w:kern w:val="0"/>
          <w:sz w:val="24"/>
          <w:szCs w:val="24"/>
          <w:highlight w:val="none"/>
          <w:lang w:eastAsia="zh-CN"/>
        </w:rPr>
        <w:t>。</w:t>
      </w:r>
    </w:p>
    <w:p w14:paraId="36E57E95">
      <w:pPr>
        <w:pStyle w:val="3"/>
        <w:pageBreakBefore w:val="0"/>
        <w:widowControl w:val="0"/>
        <w:kinsoku/>
        <w:wordWrap/>
        <w:overflowPunct/>
        <w:topLinePunct w:val="0"/>
        <w:autoSpaceDE w:val="0"/>
        <w:autoSpaceDN w:val="0"/>
        <w:bidi w:val="0"/>
        <w:spacing w:after="160" w:line="400" w:lineRule="exact"/>
        <w:textAlignment w:val="auto"/>
        <w:rPr>
          <w:rFonts w:hint="eastAsia"/>
          <w:highlight w:val="none"/>
        </w:rPr>
      </w:pPr>
      <w:bookmarkStart w:id="288" w:name="_Toc211498622"/>
      <w:bookmarkStart w:id="289" w:name="_Toc3584"/>
      <w:r>
        <w:rPr>
          <w:rFonts w:hint="eastAsia"/>
          <w:highlight w:val="none"/>
          <w:lang w:val="en-US" w:eastAsia="zh-CN"/>
        </w:rPr>
        <w:t>3.</w:t>
      </w:r>
      <w:r>
        <w:rPr>
          <w:rFonts w:hint="eastAsia"/>
          <w:highlight w:val="none"/>
        </w:rPr>
        <w:t>初步评审（形式、资格、响应性评审）</w:t>
      </w:r>
      <w:bookmarkEnd w:id="288"/>
      <w:bookmarkEnd w:id="289"/>
    </w:p>
    <w:p w14:paraId="238B713C">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交易系统依据评标办法的规定对投标文件进行评审。有一项不符合评审标准的，应当予以否决。</w:t>
      </w:r>
    </w:p>
    <w:p w14:paraId="6415ED5F">
      <w:pPr>
        <w:pStyle w:val="164"/>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bookmarkStart w:id="290" w:name="_Toc211498623"/>
      <w:bookmarkStart w:id="291" w:name="_Toc193802294"/>
      <w:bookmarkStart w:id="292" w:name="_Toc193802675"/>
      <w:r>
        <w:rPr>
          <w:rFonts w:hint="eastAsia" w:ascii="宋体" w:hAnsi="宋体" w:eastAsia="宋体" w:cs="宋体"/>
          <w:sz w:val="24"/>
          <w:szCs w:val="24"/>
          <w:highlight w:val="none"/>
        </w:rPr>
        <w:t>3.1 形式评审</w:t>
      </w:r>
      <w:bookmarkEnd w:id="290"/>
      <w:bookmarkEnd w:id="291"/>
      <w:bookmarkEnd w:id="292"/>
    </w:p>
    <w:p w14:paraId="7B256A1C">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交易系统根据评标办法前附表中规定的评审因素和评审标准，对投标人的投标文件进行形式评审。</w:t>
      </w:r>
    </w:p>
    <w:p w14:paraId="75F39BB1">
      <w:pPr>
        <w:pStyle w:val="164"/>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bookmarkStart w:id="293" w:name="_Toc193802676"/>
      <w:bookmarkStart w:id="294" w:name="_Toc193802295"/>
      <w:bookmarkStart w:id="295" w:name="_Toc211498624"/>
      <w:r>
        <w:rPr>
          <w:rFonts w:hint="eastAsia" w:ascii="宋体" w:hAnsi="宋体" w:eastAsia="宋体" w:cs="宋体"/>
          <w:sz w:val="24"/>
          <w:szCs w:val="24"/>
          <w:highlight w:val="none"/>
        </w:rPr>
        <w:t>3.2 资格评审</w:t>
      </w:r>
      <w:bookmarkEnd w:id="293"/>
      <w:bookmarkEnd w:id="294"/>
      <w:bookmarkEnd w:id="295"/>
    </w:p>
    <w:p w14:paraId="498D52AB">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3.2.1</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未进行资格预审的，由交易系统根据评标办法前附表规定的评审因素和评审标准，对投标人的投标文件进行资格评审。</w:t>
      </w:r>
    </w:p>
    <w:p w14:paraId="3400AE58">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3.2.2</w:t>
      </w:r>
      <w:r>
        <w:rPr>
          <w:rFonts w:hint="eastAsia" w:ascii="宋体" w:hAnsi="宋体" w:eastAsia="宋体" w:cs="宋体"/>
          <w:sz w:val="24"/>
          <w:szCs w:val="24"/>
          <w:highlight w:val="none"/>
          <w:lang w:val="en-US" w:eastAsia="zh-CN"/>
        </w:rPr>
        <w:t xml:space="preserve"> </w:t>
      </w:r>
      <w:r>
        <w:rPr>
          <w:rFonts w:hint="eastAsia" w:ascii="宋体" w:hAnsi="宋体" w:eastAsia="宋体" w:cs="宋体"/>
          <w:sz w:val="24"/>
          <w:szCs w:val="24"/>
          <w:highlight w:val="none"/>
        </w:rPr>
        <w:t>已进行资格预审的，交易系统一般不再对投标人资格进行评审。投标人资格预审申请文件的内容发生重大变化的，由交易系统依据资格预审文件规定的标准和方法，对照投标人资格预审申请文件中的资料以及开标前更新的资料，对其更新的资料进行评审，其变化后的资格条件不得低于原有资格条件要求。</w:t>
      </w:r>
    </w:p>
    <w:p w14:paraId="4C9776BD">
      <w:pPr>
        <w:pStyle w:val="164"/>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bookmarkStart w:id="296" w:name="_Toc211498625"/>
      <w:bookmarkStart w:id="297" w:name="_Toc193802677"/>
      <w:bookmarkStart w:id="298" w:name="_Toc193802296"/>
      <w:r>
        <w:rPr>
          <w:rFonts w:hint="eastAsia" w:ascii="宋体" w:hAnsi="宋体" w:eastAsia="宋体" w:cs="宋体"/>
          <w:sz w:val="24"/>
          <w:szCs w:val="24"/>
          <w:highlight w:val="none"/>
        </w:rPr>
        <w:t>3.3 响应性评审</w:t>
      </w:r>
      <w:bookmarkEnd w:id="296"/>
      <w:bookmarkEnd w:id="297"/>
      <w:bookmarkEnd w:id="298"/>
    </w:p>
    <w:p w14:paraId="58314925">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3.3.1 交易系统根据评标办法前附表中规定的评审因素和评审标准，对投标人的投标文件进行响应性评审。</w:t>
      </w:r>
    </w:p>
    <w:p w14:paraId="2473F17A">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3.3.2 招标文件设定了最高投标限价的，投标人投标价格不得超出（不含等于）“投标人须知”前附表载明的最高投标限价。</w:t>
      </w:r>
    </w:p>
    <w:p w14:paraId="5FC4F9D5">
      <w:pPr>
        <w:pStyle w:val="164"/>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bookmarkStart w:id="299" w:name="_Toc211498627"/>
      <w:r>
        <w:rPr>
          <w:rFonts w:hint="eastAsia" w:ascii="宋体" w:hAnsi="宋体" w:eastAsia="宋体" w:cs="宋体"/>
          <w:sz w:val="24"/>
          <w:szCs w:val="24"/>
          <w:highlight w:val="none"/>
        </w:rPr>
        <w:t>3.4 算术误差修正，细微偏差、报价合理性、报价完整性</w:t>
      </w:r>
      <w:r>
        <w:rPr>
          <w:rFonts w:hint="eastAsia" w:eastAsia="宋体" w:cs="宋体"/>
          <w:sz w:val="24"/>
          <w:szCs w:val="24"/>
          <w:highlight w:val="none"/>
          <w:lang w:eastAsia="zh-CN"/>
        </w:rPr>
        <w:t>（</w:t>
      </w:r>
      <w:r>
        <w:rPr>
          <w:rFonts w:hint="eastAsia" w:ascii="宋体" w:hAnsi="宋体" w:eastAsia="宋体" w:cs="宋体"/>
          <w:sz w:val="24"/>
          <w:szCs w:val="24"/>
          <w:highlight w:val="none"/>
        </w:rPr>
        <w:t>漏报或未报</w:t>
      </w:r>
      <w:r>
        <w:rPr>
          <w:rFonts w:hint="eastAsia" w:eastAsia="宋体" w:cs="宋体"/>
          <w:sz w:val="24"/>
          <w:szCs w:val="24"/>
          <w:highlight w:val="none"/>
          <w:lang w:eastAsia="zh-CN"/>
        </w:rPr>
        <w:t>）</w:t>
      </w:r>
      <w:r>
        <w:rPr>
          <w:rFonts w:hint="eastAsia" w:ascii="宋体" w:hAnsi="宋体" w:eastAsia="宋体" w:cs="宋体"/>
          <w:sz w:val="24"/>
          <w:szCs w:val="24"/>
          <w:highlight w:val="none"/>
        </w:rPr>
        <w:t>分析</w:t>
      </w:r>
      <w:bookmarkEnd w:id="299"/>
    </w:p>
    <w:p w14:paraId="4819BA06">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交易系统检查投标人投标报价是否有算术误差、细微偏差、报价合理性、报价完整性</w:t>
      </w:r>
      <w:r>
        <w:rPr>
          <w:rFonts w:hint="eastAsia" w:cs="宋体"/>
          <w:sz w:val="24"/>
          <w:szCs w:val="24"/>
          <w:highlight w:val="none"/>
          <w:lang w:eastAsia="zh-CN"/>
        </w:rPr>
        <w:t>（</w:t>
      </w:r>
      <w:r>
        <w:rPr>
          <w:rFonts w:hint="eastAsia" w:ascii="宋体" w:hAnsi="宋体" w:eastAsia="宋体" w:cs="宋体"/>
          <w:sz w:val="24"/>
          <w:szCs w:val="24"/>
          <w:highlight w:val="none"/>
        </w:rPr>
        <w:t>漏报或未报</w:t>
      </w:r>
      <w:r>
        <w:rPr>
          <w:rFonts w:hint="eastAsia" w:cs="宋体"/>
          <w:sz w:val="24"/>
          <w:szCs w:val="24"/>
          <w:highlight w:val="none"/>
          <w:lang w:eastAsia="zh-CN"/>
        </w:rPr>
        <w:t>）</w:t>
      </w:r>
      <w:r>
        <w:rPr>
          <w:rFonts w:hint="eastAsia" w:ascii="宋体" w:hAnsi="宋体" w:eastAsia="宋体" w:cs="宋体"/>
          <w:sz w:val="24"/>
          <w:szCs w:val="24"/>
          <w:highlight w:val="none"/>
        </w:rPr>
        <w:t>问题，并按第二章投标人须知前附表第10.</w:t>
      </w:r>
      <w:r>
        <w:rPr>
          <w:rFonts w:hint="eastAsia" w:ascii="宋体" w:hAnsi="宋体" w:eastAsia="宋体" w:cs="宋体"/>
          <w:sz w:val="24"/>
          <w:szCs w:val="24"/>
          <w:highlight w:val="none"/>
          <w:lang w:val="en-US" w:eastAsia="zh-CN"/>
        </w:rPr>
        <w:t>14</w:t>
      </w:r>
      <w:r>
        <w:rPr>
          <w:rFonts w:hint="eastAsia" w:ascii="宋体" w:hAnsi="宋体" w:eastAsia="宋体" w:cs="宋体"/>
          <w:sz w:val="24"/>
          <w:szCs w:val="24"/>
          <w:highlight w:val="none"/>
        </w:rPr>
        <w:t>.6款“规定”由招标人委托评标委员会启动投标报价澄清或说明。</w:t>
      </w:r>
    </w:p>
    <w:p w14:paraId="3E36A866">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按第二章投标人须知前附表第10.</w:t>
      </w:r>
      <w:r>
        <w:rPr>
          <w:rFonts w:hint="eastAsia" w:ascii="宋体" w:hAnsi="宋体" w:eastAsia="宋体" w:cs="宋体"/>
          <w:sz w:val="24"/>
          <w:szCs w:val="24"/>
          <w:highlight w:val="none"/>
          <w:lang w:eastAsia="zh-CN"/>
        </w:rPr>
        <w:t>1</w:t>
      </w:r>
      <w:r>
        <w:rPr>
          <w:rFonts w:hint="eastAsia" w:ascii="宋体" w:hAnsi="宋体" w:eastAsia="宋体" w:cs="宋体"/>
          <w:sz w:val="24"/>
          <w:szCs w:val="24"/>
          <w:highlight w:val="none"/>
          <w:lang w:val="en-US" w:eastAsia="zh-CN"/>
        </w:rPr>
        <w:t>4</w:t>
      </w:r>
      <w:r>
        <w:rPr>
          <w:rFonts w:hint="eastAsia" w:ascii="宋体" w:hAnsi="宋体" w:eastAsia="宋体" w:cs="宋体"/>
          <w:sz w:val="24"/>
          <w:szCs w:val="24"/>
          <w:highlight w:val="none"/>
        </w:rPr>
        <w:t>.6款“规定”中第2小点对投标人的投标文件存在算术误差及细微偏差进行修正的，修正报价汇总后的总价应与投标总价扉页内填报的投标总价一致，修正的价格经投标人通过电子交易平台确认后具有约束力。投标人不接受修正价格的，应当否决其投标。投标人对修正结果有不同意见或未通过电子交易平台进行确认的，评标委员会应重新复核修正结果，再次按上述程序分别进行确认、复核。</w:t>
      </w:r>
    </w:p>
    <w:p w14:paraId="28527540">
      <w:pPr>
        <w:pStyle w:val="164"/>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bookmarkStart w:id="300" w:name="_Toc193802298"/>
      <w:bookmarkStart w:id="301" w:name="_Toc193801721"/>
      <w:bookmarkStart w:id="302" w:name="_Toc211498628"/>
      <w:bookmarkStart w:id="303" w:name="_Toc193802679"/>
      <w:r>
        <w:rPr>
          <w:rFonts w:hint="eastAsia" w:ascii="宋体" w:hAnsi="宋体" w:eastAsia="宋体" w:cs="宋体"/>
          <w:sz w:val="24"/>
          <w:szCs w:val="24"/>
          <w:highlight w:val="none"/>
        </w:rPr>
        <w:t>3.5</w:t>
      </w:r>
      <w:r>
        <w:rPr>
          <w:rFonts w:hint="eastAsia" w:eastAsia="宋体" w:cs="宋体"/>
          <w:sz w:val="24"/>
          <w:szCs w:val="24"/>
          <w:highlight w:val="none"/>
          <w:lang w:val="en-US" w:eastAsia="zh-CN"/>
        </w:rPr>
        <w:t xml:space="preserve"> </w:t>
      </w:r>
      <w:r>
        <w:rPr>
          <w:rFonts w:hint="eastAsia" w:ascii="宋体" w:hAnsi="宋体" w:eastAsia="宋体" w:cs="宋体"/>
          <w:sz w:val="24"/>
          <w:szCs w:val="24"/>
          <w:highlight w:val="none"/>
        </w:rPr>
        <w:t>是否予以否决投标</w:t>
      </w:r>
      <w:bookmarkEnd w:id="300"/>
      <w:bookmarkEnd w:id="301"/>
      <w:bookmarkEnd w:id="302"/>
      <w:bookmarkEnd w:id="303"/>
    </w:p>
    <w:p w14:paraId="649816EC">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交易系统依据第二章附件2-2中规定的否决投标情形，判断是否对投标人的投标予以否决。</w:t>
      </w:r>
    </w:p>
    <w:p w14:paraId="54305501">
      <w:pPr>
        <w:pStyle w:val="3"/>
        <w:pageBreakBefore w:val="0"/>
        <w:widowControl w:val="0"/>
        <w:numPr>
          <w:ilvl w:val="0"/>
          <w:numId w:val="0"/>
        </w:numPr>
        <w:kinsoku/>
        <w:wordWrap/>
        <w:overflowPunct/>
        <w:topLinePunct w:val="0"/>
        <w:autoSpaceDE w:val="0"/>
        <w:autoSpaceDN w:val="0"/>
        <w:bidi w:val="0"/>
        <w:spacing w:after="160" w:line="400" w:lineRule="exact"/>
        <w:ind w:leftChars="0"/>
        <w:textAlignment w:val="auto"/>
        <w:rPr>
          <w:rFonts w:hint="eastAsia"/>
          <w:highlight w:val="none"/>
        </w:rPr>
      </w:pPr>
      <w:bookmarkStart w:id="304" w:name="_Toc211498629"/>
      <w:bookmarkStart w:id="305" w:name="_Toc14345"/>
      <w:r>
        <w:rPr>
          <w:rFonts w:hint="eastAsia"/>
          <w:highlight w:val="none"/>
          <w:lang w:val="en-US" w:eastAsia="zh-CN"/>
        </w:rPr>
        <w:t>4.</w:t>
      </w:r>
      <w:r>
        <w:rPr>
          <w:rFonts w:hint="eastAsia"/>
          <w:highlight w:val="none"/>
        </w:rPr>
        <w:t>评标委员会复核</w:t>
      </w:r>
      <w:bookmarkEnd w:id="304"/>
      <w:bookmarkEnd w:id="305"/>
    </w:p>
    <w:p w14:paraId="6EB6FE6D">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评标委员会</w:t>
      </w:r>
      <w:r>
        <w:rPr>
          <w:rFonts w:hint="eastAsia" w:ascii="宋体" w:hAnsi="宋体" w:eastAsia="宋体" w:cs="宋体"/>
          <w:sz w:val="24"/>
          <w:szCs w:val="24"/>
          <w:highlight w:val="none"/>
          <w:lang w:val="en-US" w:eastAsia="zh-CN"/>
        </w:rPr>
        <w:t>组长</w:t>
      </w:r>
      <w:r>
        <w:rPr>
          <w:rFonts w:hint="eastAsia" w:ascii="宋体" w:hAnsi="宋体" w:eastAsia="宋体" w:cs="宋体"/>
          <w:sz w:val="24"/>
          <w:szCs w:val="24"/>
          <w:highlight w:val="none"/>
        </w:rPr>
        <w:t>应组织评标委员会成员认真研究招标文件，了解和熟悉招标目的、招标范围、主要合同条件、技术标准和要求、质量标准和工期要求等，掌握评标标准和方法。未在招标文件中规定的标准和方法不得作为复核确认的依据。</w:t>
      </w:r>
    </w:p>
    <w:p w14:paraId="2D596B8A">
      <w:pPr>
        <w:pStyle w:val="3"/>
        <w:pageBreakBefore w:val="0"/>
        <w:widowControl w:val="0"/>
        <w:numPr>
          <w:ilvl w:val="0"/>
          <w:numId w:val="0"/>
        </w:numPr>
        <w:kinsoku/>
        <w:wordWrap/>
        <w:overflowPunct/>
        <w:topLinePunct w:val="0"/>
        <w:autoSpaceDE w:val="0"/>
        <w:autoSpaceDN w:val="0"/>
        <w:bidi w:val="0"/>
        <w:spacing w:after="160" w:line="400" w:lineRule="exact"/>
        <w:ind w:leftChars="0"/>
        <w:textAlignment w:val="auto"/>
        <w:rPr>
          <w:rFonts w:hint="eastAsia"/>
          <w:highlight w:val="none"/>
        </w:rPr>
      </w:pPr>
      <w:bookmarkStart w:id="306" w:name="_Toc31489"/>
      <w:bookmarkStart w:id="307" w:name="_Toc211498630"/>
      <w:r>
        <w:rPr>
          <w:rFonts w:hint="eastAsia"/>
          <w:highlight w:val="none"/>
          <w:lang w:val="en-US" w:eastAsia="zh-CN"/>
        </w:rPr>
        <w:t>5.</w:t>
      </w:r>
      <w:r>
        <w:rPr>
          <w:rFonts w:hint="eastAsia"/>
          <w:highlight w:val="none"/>
        </w:rPr>
        <w:t>投标价格排序</w:t>
      </w:r>
      <w:bookmarkEnd w:id="306"/>
      <w:bookmarkEnd w:id="307"/>
    </w:p>
    <w:p w14:paraId="2A727C2C">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交易系统对通过初步评审（包括形式评审、资格评审、响应性评审，下同）的投标人，将经评审的投标价格由低到高的顺序推荐中标候选人。</w:t>
      </w:r>
    </w:p>
    <w:p w14:paraId="5C9A81BD">
      <w:pPr>
        <w:pStyle w:val="3"/>
        <w:pageBreakBefore w:val="0"/>
        <w:widowControl w:val="0"/>
        <w:numPr>
          <w:ilvl w:val="0"/>
          <w:numId w:val="0"/>
        </w:numPr>
        <w:kinsoku/>
        <w:wordWrap/>
        <w:overflowPunct/>
        <w:topLinePunct w:val="0"/>
        <w:autoSpaceDE w:val="0"/>
        <w:autoSpaceDN w:val="0"/>
        <w:bidi w:val="0"/>
        <w:spacing w:after="160" w:line="400" w:lineRule="exact"/>
        <w:ind w:leftChars="0"/>
        <w:textAlignment w:val="auto"/>
        <w:rPr>
          <w:rFonts w:hint="eastAsia"/>
          <w:highlight w:val="none"/>
        </w:rPr>
      </w:pPr>
      <w:bookmarkStart w:id="308" w:name="_Toc211498631"/>
      <w:bookmarkStart w:id="309" w:name="_Toc28756"/>
      <w:r>
        <w:rPr>
          <w:rFonts w:hint="eastAsia"/>
          <w:highlight w:val="none"/>
          <w:lang w:val="en-US" w:eastAsia="zh-CN"/>
        </w:rPr>
        <w:t>6.</w:t>
      </w:r>
      <w:r>
        <w:rPr>
          <w:rFonts w:hint="eastAsia"/>
          <w:highlight w:val="none"/>
        </w:rPr>
        <w:t>投标文件的澄清和补正</w:t>
      </w:r>
      <w:bookmarkEnd w:id="308"/>
      <w:bookmarkEnd w:id="309"/>
    </w:p>
    <w:p w14:paraId="2D61FEC2">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6.1 评标委员会可以要求投标人对所提交的投标文件中不明确的内容进行澄清、说明或者补正。评标委员会不接受投标人主动提出的澄清、说明或补正。</w:t>
      </w:r>
    </w:p>
    <w:p w14:paraId="22426B80">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6.2 澄清、说明和补正不得改变投标文件的实质性内容。投标人的书面澄清、说明和补正属于投标文件的组成部分。</w:t>
      </w:r>
    </w:p>
    <w:p w14:paraId="0805AEA7">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6.3 评标委员会对投标人提交的澄清、说明或补正有疑问的，可以要求投标人进一步澄清、说明或补正。</w:t>
      </w:r>
    </w:p>
    <w:p w14:paraId="7A793199">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bCs/>
          <w:sz w:val="24"/>
          <w:szCs w:val="24"/>
          <w:highlight w:val="none"/>
        </w:rPr>
      </w:pPr>
      <w:r>
        <w:rPr>
          <w:rFonts w:hint="eastAsia" w:ascii="宋体" w:hAnsi="宋体" w:eastAsia="宋体" w:cs="宋体"/>
          <w:bCs/>
          <w:sz w:val="24"/>
          <w:szCs w:val="24"/>
          <w:highlight w:val="none"/>
        </w:rPr>
        <w:t>6.4 评审过程中，评标委员会拟作出否决投标决定的，应要求投标人进行澄清、说明或补正，未进行该程序的，不得作出否决投标决定，投标人未按要求进行回复的除外。</w:t>
      </w:r>
    </w:p>
    <w:p w14:paraId="51B4744C">
      <w:pPr>
        <w:pStyle w:val="3"/>
        <w:pageBreakBefore w:val="0"/>
        <w:widowControl w:val="0"/>
        <w:kinsoku/>
        <w:wordWrap/>
        <w:overflowPunct/>
        <w:topLinePunct w:val="0"/>
        <w:autoSpaceDE w:val="0"/>
        <w:autoSpaceDN w:val="0"/>
        <w:bidi w:val="0"/>
        <w:spacing w:after="160" w:line="400" w:lineRule="exact"/>
        <w:textAlignment w:val="auto"/>
        <w:rPr>
          <w:rFonts w:hint="eastAsia"/>
          <w:highlight w:val="none"/>
        </w:rPr>
      </w:pPr>
      <w:bookmarkStart w:id="310" w:name="_Toc211498632"/>
      <w:bookmarkStart w:id="311" w:name="_Toc4442"/>
      <w:r>
        <w:rPr>
          <w:rFonts w:hint="eastAsia"/>
          <w:highlight w:val="none"/>
        </w:rPr>
        <w:t>7.中标人的确定</w:t>
      </w:r>
      <w:bookmarkEnd w:id="310"/>
      <w:bookmarkEnd w:id="311"/>
    </w:p>
    <w:p w14:paraId="6F5BA2DC">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7.1 对通过初步评审的投标人，交易系统将评审的投标价格由低到高的顺序推荐中标候选人。</w:t>
      </w:r>
    </w:p>
    <w:p w14:paraId="1FE30673">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7.2 确定中标人</w:t>
      </w:r>
    </w:p>
    <w:p w14:paraId="57B4ECA4">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招标人对评标委员会推荐的中标候选人进行公示。公示期满，按照相关规定确定中标人。</w:t>
      </w:r>
    </w:p>
    <w:p w14:paraId="51BA3DAB">
      <w:pPr>
        <w:pageBreakBefore w:val="0"/>
        <w:widowControl w:val="0"/>
        <w:kinsoku/>
        <w:wordWrap/>
        <w:overflowPunct/>
        <w:topLinePunct w:val="0"/>
        <w:autoSpaceDE w:val="0"/>
        <w:autoSpaceDN w:val="0"/>
        <w:bidi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7.3 编制评标报告</w:t>
      </w:r>
    </w:p>
    <w:p w14:paraId="40A19045">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评标委员会根据评标办法的规定向招标人提交评标报告。评标报告应当由全体评标委员会成员签字。评标报告应当包括以下内容：</w:t>
      </w:r>
    </w:p>
    <w:p w14:paraId="386B410E">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（1）基本情况和数据表；</w:t>
      </w:r>
    </w:p>
    <w:p w14:paraId="6A3A435D">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（2）评标委员会成员名单；</w:t>
      </w:r>
    </w:p>
    <w:p w14:paraId="09462A3E">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（3）开标记录；</w:t>
      </w:r>
    </w:p>
    <w:p w14:paraId="26A51358">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（4）符合要求的投标一览表；</w:t>
      </w:r>
    </w:p>
    <w:p w14:paraId="2B3F3E1F">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（5）否决投标情况说明；</w:t>
      </w:r>
    </w:p>
    <w:p w14:paraId="5B4EFC23">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（6）评标标准、评标方法或者评标因素一览表；</w:t>
      </w:r>
    </w:p>
    <w:p w14:paraId="55B6004E">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（7）经排序的价格一览表（包括评标委员会在评标过程中所形成的所有记载评标结果、结论的表格、说明、记录等文件）；</w:t>
      </w:r>
    </w:p>
    <w:p w14:paraId="07AF6C54">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w:t>
      </w:r>
      <w:r>
        <w:rPr>
          <w:rFonts w:hint="eastAsia" w:ascii="宋体" w:hAnsi="宋体" w:eastAsia="宋体" w:cs="宋体"/>
          <w:sz w:val="24"/>
          <w:szCs w:val="24"/>
          <w:highlight w:val="none"/>
          <w:lang w:val="en-US" w:eastAsia="zh-CN"/>
        </w:rPr>
        <w:t>8</w:t>
      </w:r>
      <w:r>
        <w:rPr>
          <w:rFonts w:hint="eastAsia" w:ascii="宋体" w:hAnsi="宋体" w:eastAsia="宋体" w:cs="宋体"/>
          <w:sz w:val="24"/>
          <w:szCs w:val="24"/>
          <w:highlight w:val="none"/>
        </w:rPr>
        <w:t>）澄清、说明、补正事项纪要。</w:t>
      </w:r>
    </w:p>
    <w:p w14:paraId="7A6856B2">
      <w:pPr>
        <w:pStyle w:val="3"/>
        <w:pageBreakBefore w:val="0"/>
        <w:widowControl w:val="0"/>
        <w:kinsoku/>
        <w:wordWrap/>
        <w:overflowPunct/>
        <w:topLinePunct w:val="0"/>
        <w:autoSpaceDE w:val="0"/>
        <w:autoSpaceDN w:val="0"/>
        <w:bidi w:val="0"/>
        <w:spacing w:after="160" w:line="400" w:lineRule="exact"/>
        <w:textAlignment w:val="auto"/>
        <w:rPr>
          <w:rFonts w:hint="eastAsia"/>
          <w:highlight w:val="none"/>
        </w:rPr>
      </w:pPr>
      <w:bookmarkStart w:id="312" w:name="_Toc211498633"/>
      <w:bookmarkStart w:id="313" w:name="_Toc14396"/>
      <w:r>
        <w:rPr>
          <w:rFonts w:hint="eastAsia"/>
          <w:highlight w:val="none"/>
        </w:rPr>
        <w:t>8.特殊情况的处置程序</w:t>
      </w:r>
      <w:bookmarkEnd w:id="312"/>
      <w:bookmarkEnd w:id="313"/>
    </w:p>
    <w:p w14:paraId="11770105">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8.1 关于评标活动暂停</w:t>
      </w:r>
    </w:p>
    <w:p w14:paraId="251D683F">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8.1.1 评标委员会应当执行连续评标的原则，按评标办法中规定的程序、内容、方法、标准完成全部评标工作。除特殊情况外，评标活动不得暂停。</w:t>
      </w:r>
    </w:p>
    <w:p w14:paraId="2D7B7A7E">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8.1.2 发生评标暂停情况时，评标委员会应当封存全部投标文件和评标记录，待特殊情况的影响结束且具备继续评标的条件时，由原评标委员会继续评标。</w:t>
      </w:r>
    </w:p>
    <w:p w14:paraId="78A4BFB2">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8.2 关于评标中途更换评委</w:t>
      </w:r>
    </w:p>
    <w:p w14:paraId="27F502BF">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8.2.1 除非发生下列情况之一，不得在评标中途更换评标委员会成员：</w:t>
      </w:r>
    </w:p>
    <w:p w14:paraId="3304F66F">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（1）因不可抗拒的原因，评标委员会成员不能到场或需在评标中途退出评标活动。</w:t>
      </w:r>
    </w:p>
    <w:p w14:paraId="648F1BFF">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（2）根据法律法规规定，某个或某几个评标委员会成员需要回避。</w:t>
      </w:r>
    </w:p>
    <w:p w14:paraId="579BCCB0">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8.2.2 退出评标的评标委员会成员，其完成的评标行为无效。由招标人根据有关规定另行确定替代者进行评标。</w:t>
      </w:r>
    </w:p>
    <w:p w14:paraId="1CFDA4B7">
      <w:pPr>
        <w:pageBreakBefore w:val="0"/>
        <w:widowControl w:val="0"/>
        <w:kinsoku/>
        <w:wordWrap/>
        <w:overflowPunct/>
        <w:topLinePunct w:val="0"/>
        <w:autoSpaceDE w:val="0"/>
        <w:autoSpaceDN w:val="0"/>
        <w:bidi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8.3 记名投票</w:t>
      </w:r>
    </w:p>
    <w:p w14:paraId="722827DD">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在任何评标环节中，需评标委员会就某项定性的评审结论做出表决的，由评标委员会全体成员按照少数服从多数的原则，以记名投票方式表决。</w:t>
      </w:r>
    </w:p>
    <w:p w14:paraId="32818D97">
      <w:pPr>
        <w:pStyle w:val="3"/>
        <w:pageBreakBefore w:val="0"/>
        <w:widowControl w:val="0"/>
        <w:numPr>
          <w:ilvl w:val="0"/>
          <w:numId w:val="0"/>
        </w:numPr>
        <w:kinsoku/>
        <w:wordWrap/>
        <w:overflowPunct/>
        <w:topLinePunct w:val="0"/>
        <w:autoSpaceDE w:val="0"/>
        <w:autoSpaceDN w:val="0"/>
        <w:bidi w:val="0"/>
        <w:spacing w:after="160" w:line="400" w:lineRule="exact"/>
        <w:ind w:leftChars="0"/>
        <w:textAlignment w:val="auto"/>
        <w:rPr>
          <w:rFonts w:hint="eastAsia"/>
          <w:highlight w:val="none"/>
        </w:rPr>
      </w:pPr>
      <w:bookmarkStart w:id="314" w:name="_Toc211498634"/>
      <w:bookmarkStart w:id="315" w:name="_Toc11616"/>
      <w:r>
        <w:rPr>
          <w:rFonts w:hint="eastAsia"/>
          <w:highlight w:val="none"/>
          <w:lang w:val="en-US" w:eastAsia="zh-CN"/>
        </w:rPr>
        <w:t>9.</w:t>
      </w:r>
      <w:r>
        <w:rPr>
          <w:rFonts w:hint="eastAsia"/>
          <w:highlight w:val="none"/>
        </w:rPr>
        <w:t>补充条款</w:t>
      </w:r>
      <w:bookmarkEnd w:id="314"/>
      <w:bookmarkEnd w:id="315"/>
    </w:p>
    <w:p w14:paraId="58F6498B">
      <w:pPr>
        <w:pageBreakBefore w:val="0"/>
        <w:widowControl w:val="0"/>
        <w:kinsoku/>
        <w:wordWrap/>
        <w:overflowPunct/>
        <w:topLinePunct w:val="0"/>
        <w:autoSpaceDE w:val="0"/>
        <w:autoSpaceDN w:val="0"/>
        <w:bidi w:val="0"/>
        <w:adjustRightInd w:val="0"/>
        <w:snapToGrid w:val="0"/>
        <w:spacing w:after="160" w:line="400" w:lineRule="exact"/>
        <w:ind w:right="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对上述情形以外的问题，由评标委员会集体讨论决定。无法形成一致意见时，应当按照少数服从多数原则进行表决并</w:t>
      </w:r>
      <w:r>
        <w:rPr>
          <w:rFonts w:hint="eastAsia" w:cs="宋体"/>
          <w:sz w:val="24"/>
          <w:szCs w:val="24"/>
          <w:highlight w:val="none"/>
          <w:lang w:eastAsia="zh-CN"/>
        </w:rPr>
        <w:t>予以</w:t>
      </w:r>
      <w:r>
        <w:rPr>
          <w:rFonts w:hint="eastAsia" w:ascii="宋体" w:hAnsi="宋体" w:eastAsia="宋体" w:cs="宋体"/>
          <w:sz w:val="24"/>
          <w:szCs w:val="24"/>
          <w:highlight w:val="none"/>
        </w:rPr>
        <w:t>记录。</w:t>
      </w:r>
    </w:p>
    <w:p w14:paraId="4DAED9BE">
      <w:pPr>
        <w:adjustRightInd w:val="0"/>
        <w:snapToGrid w:val="0"/>
        <w:spacing w:line="360" w:lineRule="auto"/>
        <w:ind w:firstLine="600" w:firstLineChars="200"/>
        <w:rPr>
          <w:rFonts w:hint="eastAsia" w:ascii="宋体" w:hAnsi="宋体" w:eastAsia="宋体" w:cs="宋体"/>
          <w:lang w:val="zh-CN"/>
        </w:rPr>
      </w:pPr>
      <w:r>
        <w:rPr>
          <w:rFonts w:hint="eastAsia" w:ascii="宋体" w:hAnsi="宋体" w:eastAsia="宋体" w:cs="宋体"/>
          <w:bCs/>
          <w:sz w:val="30"/>
        </w:rPr>
        <w:br w:type="page"/>
      </w:r>
      <w:bookmarkEnd w:id="0"/>
    </w:p>
    <w:bookmarkEnd w:id="275"/>
    <w:p w14:paraId="6B3ED342">
      <w:pPr>
        <w:pStyle w:val="2"/>
        <w:spacing w:before="0" w:after="0"/>
        <w:jc w:val="center"/>
        <w:rPr>
          <w:rFonts w:hint="eastAsia" w:ascii="宋体" w:hAnsi="宋体" w:eastAsia="宋体" w:cs="宋体"/>
          <w:b/>
          <w:bCs/>
        </w:rPr>
      </w:pPr>
      <w:bookmarkStart w:id="316" w:name="_Toc211498635"/>
      <w:bookmarkStart w:id="317" w:name="_Toc15674"/>
      <w:bookmarkStart w:id="318" w:name="_Toc80006103"/>
      <w:r>
        <w:rPr>
          <w:rFonts w:hint="eastAsia" w:ascii="宋体" w:hAnsi="宋体" w:eastAsia="宋体" w:cs="宋体"/>
          <w:b/>
          <w:bCs/>
        </w:rPr>
        <w:t>第三章  评标办法（合理低价法）</w:t>
      </w:r>
      <w:bookmarkEnd w:id="316"/>
      <w:bookmarkEnd w:id="317"/>
    </w:p>
    <w:p w14:paraId="72B60320">
      <w:pPr>
        <w:pStyle w:val="2"/>
        <w:spacing w:before="0" w:after="0"/>
        <w:jc w:val="center"/>
        <w:rPr>
          <w:rFonts w:hint="eastAsia" w:ascii="宋体" w:hAnsi="宋体" w:eastAsia="宋体" w:cs="宋体"/>
          <w:b w:val="0"/>
          <w:bCs w:val="0"/>
          <w:sz w:val="30"/>
        </w:rPr>
      </w:pPr>
      <w:bookmarkStart w:id="319" w:name="_Toc5069"/>
      <w:bookmarkStart w:id="320" w:name="_Toc211498636"/>
      <w:r>
        <w:rPr>
          <w:rFonts w:hint="eastAsia" w:ascii="宋体" w:hAnsi="宋体" w:eastAsia="宋体" w:cs="宋体"/>
          <w:b w:val="0"/>
          <w:bCs w:val="0"/>
          <w:sz w:val="30"/>
        </w:rPr>
        <w:t>评标办法前附表</w:t>
      </w:r>
      <w:bookmarkEnd w:id="319"/>
      <w:bookmarkEnd w:id="320"/>
    </w:p>
    <w:tbl>
      <w:tblPr>
        <w:tblStyle w:val="41"/>
        <w:tblW w:w="96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3"/>
        <w:gridCol w:w="24"/>
        <w:gridCol w:w="2357"/>
        <w:gridCol w:w="231"/>
        <w:gridCol w:w="73"/>
        <w:gridCol w:w="4292"/>
        <w:gridCol w:w="1432"/>
        <w:gridCol w:w="10"/>
      </w:tblGrid>
      <w:tr w14:paraId="0646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203" w:type="dxa"/>
            <w:vAlign w:val="center"/>
          </w:tcPr>
          <w:p w14:paraId="25E785A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条款号</w:t>
            </w:r>
          </w:p>
        </w:tc>
        <w:tc>
          <w:tcPr>
            <w:tcW w:w="2612" w:type="dxa"/>
            <w:gridSpan w:val="3"/>
            <w:vAlign w:val="center"/>
          </w:tcPr>
          <w:p w14:paraId="64E21D7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评审因素</w:t>
            </w:r>
          </w:p>
        </w:tc>
        <w:tc>
          <w:tcPr>
            <w:tcW w:w="5807" w:type="dxa"/>
            <w:gridSpan w:val="4"/>
            <w:vAlign w:val="center"/>
          </w:tcPr>
          <w:p w14:paraId="6073965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评审标准</w:t>
            </w:r>
          </w:p>
        </w:tc>
      </w:tr>
      <w:tr w14:paraId="01A0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203" w:type="dxa"/>
            <w:vMerge w:val="restart"/>
            <w:vAlign w:val="center"/>
          </w:tcPr>
          <w:p w14:paraId="6CC27364">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bCs/>
                <w:szCs w:val="21"/>
              </w:rPr>
              <w:t>1.1</w:t>
            </w:r>
          </w:p>
        </w:tc>
        <w:tc>
          <w:tcPr>
            <w:tcW w:w="8419" w:type="dxa"/>
            <w:gridSpan w:val="7"/>
            <w:vAlign w:val="center"/>
          </w:tcPr>
          <w:p w14:paraId="23E7438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szCs w:val="21"/>
              </w:rPr>
              <w:t>形式评审</w:t>
            </w:r>
          </w:p>
        </w:tc>
      </w:tr>
      <w:tr w14:paraId="2E31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jc w:val="center"/>
        </w:trPr>
        <w:tc>
          <w:tcPr>
            <w:tcW w:w="1203" w:type="dxa"/>
            <w:vMerge w:val="continue"/>
            <w:vAlign w:val="center"/>
          </w:tcPr>
          <w:p w14:paraId="17DC6FA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Cs w:val="21"/>
              </w:rPr>
            </w:pPr>
          </w:p>
        </w:tc>
        <w:tc>
          <w:tcPr>
            <w:tcW w:w="2612" w:type="dxa"/>
            <w:gridSpan w:val="3"/>
            <w:vAlign w:val="center"/>
          </w:tcPr>
          <w:p w14:paraId="3608DB7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投标人名称</w:t>
            </w:r>
          </w:p>
        </w:tc>
        <w:tc>
          <w:tcPr>
            <w:tcW w:w="5807" w:type="dxa"/>
            <w:gridSpan w:val="4"/>
            <w:vAlign w:val="center"/>
          </w:tcPr>
          <w:p w14:paraId="0B6FC0E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szCs w:val="21"/>
              </w:rPr>
              <w:t>与营业执照、资质证书、安全生产许可证上的名称一致；省外企业名称与在“</w:t>
            </w:r>
            <w:r>
              <w:rPr>
                <w:rFonts w:hint="eastAsia" w:ascii="宋体" w:hAnsi="宋体" w:cs="宋体"/>
                <w:szCs w:val="21"/>
                <w:lang w:eastAsia="zh-CN"/>
              </w:rPr>
              <w:t>山东省建筑市场监管与诚信信息一体化平台</w:t>
            </w:r>
            <w:r>
              <w:rPr>
                <w:rFonts w:hint="eastAsia" w:ascii="宋体" w:hAnsi="宋体" w:eastAsia="宋体" w:cs="宋体"/>
                <w:szCs w:val="21"/>
              </w:rPr>
              <w:t>”报送的一致，（单位名称或证书正在变更过程中的应提供相应证明材料）。</w:t>
            </w:r>
          </w:p>
        </w:tc>
      </w:tr>
      <w:tr w14:paraId="745F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1203" w:type="dxa"/>
            <w:vMerge w:val="continue"/>
            <w:vAlign w:val="center"/>
          </w:tcPr>
          <w:p w14:paraId="6FCD826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Cs w:val="21"/>
              </w:rPr>
            </w:pPr>
          </w:p>
        </w:tc>
        <w:tc>
          <w:tcPr>
            <w:tcW w:w="2612" w:type="dxa"/>
            <w:gridSpan w:val="3"/>
            <w:vAlign w:val="center"/>
          </w:tcPr>
          <w:p w14:paraId="28494D0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法定代表人身份证明</w:t>
            </w:r>
          </w:p>
        </w:tc>
        <w:tc>
          <w:tcPr>
            <w:tcW w:w="5807" w:type="dxa"/>
            <w:gridSpan w:val="4"/>
            <w:vAlign w:val="center"/>
          </w:tcPr>
          <w:p w14:paraId="0861159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提交法定代表人身份证明</w:t>
            </w:r>
          </w:p>
        </w:tc>
      </w:tr>
      <w:tr w14:paraId="36E13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203" w:type="dxa"/>
            <w:vMerge w:val="continue"/>
            <w:vAlign w:val="center"/>
          </w:tcPr>
          <w:p w14:paraId="2B7EA37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Cs w:val="21"/>
              </w:rPr>
            </w:pPr>
          </w:p>
        </w:tc>
        <w:tc>
          <w:tcPr>
            <w:tcW w:w="2612" w:type="dxa"/>
            <w:gridSpan w:val="3"/>
            <w:vAlign w:val="center"/>
          </w:tcPr>
          <w:p w14:paraId="05AD29C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授权委托书（如有）</w:t>
            </w:r>
          </w:p>
        </w:tc>
        <w:tc>
          <w:tcPr>
            <w:tcW w:w="5807" w:type="dxa"/>
            <w:gridSpan w:val="4"/>
            <w:vAlign w:val="center"/>
          </w:tcPr>
          <w:p w14:paraId="19099DF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提交授权委托书</w:t>
            </w:r>
          </w:p>
        </w:tc>
      </w:tr>
      <w:tr w14:paraId="31935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1203" w:type="dxa"/>
            <w:vMerge w:val="continue"/>
            <w:vAlign w:val="center"/>
          </w:tcPr>
          <w:p w14:paraId="5787F2BF">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Cs w:val="21"/>
              </w:rPr>
            </w:pPr>
          </w:p>
        </w:tc>
        <w:tc>
          <w:tcPr>
            <w:tcW w:w="2612" w:type="dxa"/>
            <w:gridSpan w:val="3"/>
            <w:vAlign w:val="center"/>
          </w:tcPr>
          <w:p w14:paraId="2F88642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投标文件签字盖章</w:t>
            </w:r>
          </w:p>
        </w:tc>
        <w:tc>
          <w:tcPr>
            <w:tcW w:w="5807" w:type="dxa"/>
            <w:gridSpan w:val="4"/>
            <w:vAlign w:val="center"/>
          </w:tcPr>
          <w:p w14:paraId="7965812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符合第二章“投标人须知”第3.7.3项规定</w:t>
            </w:r>
          </w:p>
        </w:tc>
      </w:tr>
      <w:tr w14:paraId="42607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1203" w:type="dxa"/>
            <w:vMerge w:val="continue"/>
            <w:vAlign w:val="center"/>
          </w:tcPr>
          <w:p w14:paraId="0F0157F0">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Cs w:val="21"/>
              </w:rPr>
            </w:pPr>
          </w:p>
        </w:tc>
        <w:tc>
          <w:tcPr>
            <w:tcW w:w="2612" w:type="dxa"/>
            <w:gridSpan w:val="3"/>
            <w:vAlign w:val="center"/>
          </w:tcPr>
          <w:p w14:paraId="126B65E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投标报价</w:t>
            </w:r>
          </w:p>
        </w:tc>
        <w:tc>
          <w:tcPr>
            <w:tcW w:w="5807" w:type="dxa"/>
            <w:gridSpan w:val="4"/>
            <w:vAlign w:val="center"/>
          </w:tcPr>
          <w:p w14:paraId="623A48A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只能有一个有效报价</w:t>
            </w:r>
          </w:p>
        </w:tc>
      </w:tr>
      <w:tr w14:paraId="5AD7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203" w:type="dxa"/>
            <w:vMerge w:val="continue"/>
            <w:vAlign w:val="center"/>
          </w:tcPr>
          <w:p w14:paraId="3AF1A46E">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Cs w:val="21"/>
              </w:rPr>
            </w:pPr>
          </w:p>
        </w:tc>
        <w:tc>
          <w:tcPr>
            <w:tcW w:w="2612" w:type="dxa"/>
            <w:gridSpan w:val="3"/>
            <w:vAlign w:val="center"/>
          </w:tcPr>
          <w:p w14:paraId="343B27C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联合体协议书（如有）</w:t>
            </w:r>
          </w:p>
        </w:tc>
        <w:tc>
          <w:tcPr>
            <w:tcW w:w="5807" w:type="dxa"/>
            <w:gridSpan w:val="4"/>
            <w:vAlign w:val="center"/>
          </w:tcPr>
          <w:p w14:paraId="19A99FA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联合体投标人提交联合体协议书，并明确联合体牵头人</w:t>
            </w:r>
          </w:p>
        </w:tc>
      </w:tr>
      <w:tr w14:paraId="7EB4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203" w:type="dxa"/>
            <w:vMerge w:val="continue"/>
            <w:vAlign w:val="center"/>
          </w:tcPr>
          <w:p w14:paraId="2B33AAE4">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Cs w:val="21"/>
              </w:rPr>
            </w:pPr>
          </w:p>
        </w:tc>
        <w:tc>
          <w:tcPr>
            <w:tcW w:w="2612" w:type="dxa"/>
            <w:gridSpan w:val="3"/>
            <w:vAlign w:val="center"/>
          </w:tcPr>
          <w:p w14:paraId="623F75F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bCs/>
                <w:szCs w:val="21"/>
              </w:rPr>
              <w:t>投标文件</w:t>
            </w:r>
          </w:p>
        </w:tc>
        <w:tc>
          <w:tcPr>
            <w:tcW w:w="5807" w:type="dxa"/>
            <w:gridSpan w:val="4"/>
            <w:vAlign w:val="center"/>
          </w:tcPr>
          <w:p w14:paraId="0E2476A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bCs/>
                <w:szCs w:val="21"/>
              </w:rPr>
            </w:pPr>
            <w:r>
              <w:rPr>
                <w:rFonts w:hint="eastAsia" w:ascii="宋体" w:hAnsi="宋体" w:eastAsia="宋体" w:cs="宋体"/>
                <w:szCs w:val="21"/>
              </w:rPr>
              <w:t>同一投标人未提交两份以上不同内容的投标文件，但招标文件要求提交备选投标的除外</w:t>
            </w:r>
          </w:p>
        </w:tc>
      </w:tr>
      <w:tr w14:paraId="7C0D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jc w:val="center"/>
        </w:trPr>
        <w:tc>
          <w:tcPr>
            <w:tcW w:w="1203" w:type="dxa"/>
            <w:vMerge w:val="restart"/>
            <w:vAlign w:val="center"/>
          </w:tcPr>
          <w:p w14:paraId="6AA8A80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bCs/>
                <w:szCs w:val="21"/>
              </w:rPr>
              <w:t xml:space="preserve">1.2 </w:t>
            </w:r>
          </w:p>
        </w:tc>
        <w:tc>
          <w:tcPr>
            <w:tcW w:w="8419" w:type="dxa"/>
            <w:gridSpan w:val="7"/>
            <w:vAlign w:val="center"/>
          </w:tcPr>
          <w:p w14:paraId="0E9C0CC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资格评审</w:t>
            </w:r>
          </w:p>
        </w:tc>
      </w:tr>
      <w:tr w14:paraId="580E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1203" w:type="dxa"/>
            <w:vMerge w:val="continue"/>
            <w:vAlign w:val="center"/>
          </w:tcPr>
          <w:p w14:paraId="71659D0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612" w:type="dxa"/>
            <w:gridSpan w:val="3"/>
            <w:vAlign w:val="center"/>
          </w:tcPr>
          <w:p w14:paraId="43D7337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lang w:eastAsia="zh-CN"/>
              </w:rPr>
            </w:pPr>
            <w:r>
              <w:rPr>
                <w:rFonts w:hint="eastAsia" w:ascii="宋体" w:hAnsi="宋体" w:eastAsia="宋体" w:cs="宋体"/>
                <w:bCs/>
                <w:szCs w:val="21"/>
              </w:rPr>
              <w:t>营业执照</w:t>
            </w:r>
            <w:r>
              <w:rPr>
                <w:rFonts w:hint="eastAsia" w:ascii="宋体" w:hAnsi="宋体" w:cs="宋体"/>
                <w:bCs/>
                <w:szCs w:val="21"/>
                <w:lang w:eastAsia="zh-CN"/>
              </w:rPr>
              <w:t>（</w:t>
            </w:r>
            <w:r>
              <w:rPr>
                <w:rFonts w:hint="eastAsia" w:ascii="宋体" w:hAnsi="宋体" w:cs="宋体"/>
                <w:bCs/>
                <w:szCs w:val="21"/>
                <w:lang w:val="en-US" w:eastAsia="zh-CN"/>
              </w:rPr>
              <w:t>如有</w:t>
            </w:r>
            <w:r>
              <w:rPr>
                <w:rFonts w:hint="eastAsia" w:ascii="宋体" w:hAnsi="宋体" w:cs="宋体"/>
                <w:bCs/>
                <w:szCs w:val="21"/>
                <w:lang w:eastAsia="zh-CN"/>
              </w:rPr>
              <w:t>）</w:t>
            </w:r>
          </w:p>
        </w:tc>
        <w:tc>
          <w:tcPr>
            <w:tcW w:w="5807" w:type="dxa"/>
            <w:gridSpan w:val="4"/>
            <w:vAlign w:val="center"/>
          </w:tcPr>
          <w:p w14:paraId="6E82A79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具备有效的营业执照</w:t>
            </w:r>
          </w:p>
        </w:tc>
      </w:tr>
      <w:tr w14:paraId="6A36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1203" w:type="dxa"/>
            <w:vMerge w:val="continue"/>
            <w:vAlign w:val="center"/>
          </w:tcPr>
          <w:p w14:paraId="006A116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612" w:type="dxa"/>
            <w:gridSpan w:val="3"/>
            <w:vAlign w:val="center"/>
          </w:tcPr>
          <w:p w14:paraId="6B0BC72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资质要求</w:t>
            </w:r>
          </w:p>
        </w:tc>
        <w:tc>
          <w:tcPr>
            <w:tcW w:w="5807" w:type="dxa"/>
            <w:gridSpan w:val="4"/>
            <w:vAlign w:val="center"/>
          </w:tcPr>
          <w:p w14:paraId="498574E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符合第二章投标人须知第1.4.1项规定</w:t>
            </w:r>
          </w:p>
        </w:tc>
      </w:tr>
      <w:tr w14:paraId="6969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1203" w:type="dxa"/>
            <w:vMerge w:val="continue"/>
            <w:vAlign w:val="center"/>
          </w:tcPr>
          <w:p w14:paraId="1CBB43D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612" w:type="dxa"/>
            <w:gridSpan w:val="3"/>
            <w:vAlign w:val="center"/>
          </w:tcPr>
          <w:p w14:paraId="1872193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安全生产许可证</w:t>
            </w:r>
          </w:p>
        </w:tc>
        <w:tc>
          <w:tcPr>
            <w:tcW w:w="5807" w:type="dxa"/>
            <w:gridSpan w:val="4"/>
            <w:vAlign w:val="center"/>
          </w:tcPr>
          <w:p w14:paraId="7C5A3EB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具备有效的安全生产许可证</w:t>
            </w:r>
          </w:p>
        </w:tc>
      </w:tr>
      <w:tr w14:paraId="6BD33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203" w:type="dxa"/>
            <w:vMerge w:val="continue"/>
            <w:vAlign w:val="center"/>
          </w:tcPr>
          <w:p w14:paraId="57177C5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612" w:type="dxa"/>
            <w:gridSpan w:val="3"/>
            <w:vAlign w:val="center"/>
          </w:tcPr>
          <w:p w14:paraId="014370D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项目经理资格</w:t>
            </w:r>
          </w:p>
        </w:tc>
        <w:tc>
          <w:tcPr>
            <w:tcW w:w="5807" w:type="dxa"/>
            <w:gridSpan w:val="4"/>
            <w:vAlign w:val="center"/>
          </w:tcPr>
          <w:p w14:paraId="6FD772A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符合第二章投标人须知第1.4.1项规定</w:t>
            </w:r>
          </w:p>
        </w:tc>
      </w:tr>
      <w:tr w14:paraId="0D1C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203" w:type="dxa"/>
            <w:vMerge w:val="continue"/>
            <w:vAlign w:val="center"/>
          </w:tcPr>
          <w:p w14:paraId="3256DA2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612" w:type="dxa"/>
            <w:gridSpan w:val="3"/>
            <w:vAlign w:val="center"/>
          </w:tcPr>
          <w:p w14:paraId="326CD1D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联合体投标人（如有）</w:t>
            </w:r>
          </w:p>
        </w:tc>
        <w:tc>
          <w:tcPr>
            <w:tcW w:w="5807" w:type="dxa"/>
            <w:gridSpan w:val="4"/>
            <w:vAlign w:val="center"/>
          </w:tcPr>
          <w:p w14:paraId="1AF604D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符合第二章投标人须知第1.4.2项规定</w:t>
            </w:r>
          </w:p>
        </w:tc>
      </w:tr>
      <w:tr w14:paraId="3A39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2" w:hRule="atLeast"/>
          <w:jc w:val="center"/>
        </w:trPr>
        <w:tc>
          <w:tcPr>
            <w:tcW w:w="1203" w:type="dxa"/>
            <w:vMerge w:val="continue"/>
            <w:vAlign w:val="center"/>
          </w:tcPr>
          <w:p w14:paraId="66C6898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8419" w:type="dxa"/>
            <w:gridSpan w:val="7"/>
            <w:vAlign w:val="center"/>
          </w:tcPr>
          <w:p w14:paraId="43C5E78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1.已进行资格预审的，交易系统不再对投标人资格进行评审。投标人资格预审申请文件的内容发生了重大变化的，由交易系统依据资格预审文件中规定的标准和方法，对照投标人资格预审申请文件中的资料以及开标前更新的资料，对其更新的资料进行评审，其变化后的资格条件不得低于原有资格条件要求。</w:t>
            </w:r>
          </w:p>
          <w:p w14:paraId="1042C11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bCs/>
                <w:szCs w:val="21"/>
              </w:rPr>
            </w:pPr>
            <w:r>
              <w:rPr>
                <w:rFonts w:hint="eastAsia" w:ascii="宋体" w:hAnsi="宋体" w:eastAsia="宋体" w:cs="宋体"/>
                <w:szCs w:val="21"/>
              </w:rPr>
              <w:t>2.未进行资格预审的，由交易系统根据评审标准，对投标人资格进行评审。</w:t>
            </w:r>
          </w:p>
        </w:tc>
      </w:tr>
      <w:tr w14:paraId="3B4A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737" w:hRule="atLeast"/>
          <w:jc w:val="center"/>
        </w:trPr>
        <w:tc>
          <w:tcPr>
            <w:tcW w:w="1227" w:type="dxa"/>
            <w:gridSpan w:val="2"/>
            <w:vAlign w:val="center"/>
          </w:tcPr>
          <w:p w14:paraId="1F52BC5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条款号</w:t>
            </w:r>
          </w:p>
        </w:tc>
        <w:tc>
          <w:tcPr>
            <w:tcW w:w="2357" w:type="dxa"/>
            <w:vAlign w:val="center"/>
          </w:tcPr>
          <w:p w14:paraId="4BC62F0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评审因素</w:t>
            </w:r>
          </w:p>
        </w:tc>
        <w:tc>
          <w:tcPr>
            <w:tcW w:w="6028" w:type="dxa"/>
            <w:gridSpan w:val="4"/>
            <w:vAlign w:val="center"/>
          </w:tcPr>
          <w:p w14:paraId="3DEF372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评审标准</w:t>
            </w:r>
          </w:p>
        </w:tc>
      </w:tr>
      <w:tr w14:paraId="564C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699" w:hRule="atLeast"/>
          <w:jc w:val="center"/>
        </w:trPr>
        <w:tc>
          <w:tcPr>
            <w:tcW w:w="1227" w:type="dxa"/>
            <w:gridSpan w:val="2"/>
            <w:vMerge w:val="restart"/>
            <w:vAlign w:val="center"/>
          </w:tcPr>
          <w:p w14:paraId="043E1C0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1.3</w:t>
            </w:r>
          </w:p>
        </w:tc>
        <w:tc>
          <w:tcPr>
            <w:tcW w:w="8385" w:type="dxa"/>
            <w:gridSpan w:val="5"/>
            <w:vAlign w:val="center"/>
          </w:tcPr>
          <w:p w14:paraId="67D1386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szCs w:val="21"/>
              </w:rPr>
              <w:t>响应性评审</w:t>
            </w:r>
          </w:p>
        </w:tc>
      </w:tr>
      <w:tr w14:paraId="5A6E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737" w:hRule="atLeast"/>
          <w:jc w:val="center"/>
        </w:trPr>
        <w:tc>
          <w:tcPr>
            <w:tcW w:w="1227" w:type="dxa"/>
            <w:gridSpan w:val="2"/>
            <w:vMerge w:val="continue"/>
            <w:vAlign w:val="center"/>
          </w:tcPr>
          <w:p w14:paraId="7D9A506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357" w:type="dxa"/>
            <w:vAlign w:val="center"/>
          </w:tcPr>
          <w:p w14:paraId="12679A6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投标内容</w:t>
            </w:r>
          </w:p>
        </w:tc>
        <w:tc>
          <w:tcPr>
            <w:tcW w:w="6028" w:type="dxa"/>
            <w:gridSpan w:val="4"/>
            <w:vAlign w:val="center"/>
          </w:tcPr>
          <w:p w14:paraId="7F09076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kern w:val="0"/>
                <w:szCs w:val="21"/>
              </w:rPr>
              <w:t>投标文件载明的投标范围不小于招标文件规定的招标范围</w:t>
            </w:r>
          </w:p>
        </w:tc>
      </w:tr>
      <w:tr w14:paraId="1DC6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3329" w:hRule="atLeast"/>
          <w:jc w:val="center"/>
        </w:trPr>
        <w:tc>
          <w:tcPr>
            <w:tcW w:w="1227" w:type="dxa"/>
            <w:gridSpan w:val="2"/>
            <w:vMerge w:val="continue"/>
            <w:vAlign w:val="center"/>
          </w:tcPr>
          <w:p w14:paraId="378B384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357" w:type="dxa"/>
            <w:vAlign w:val="center"/>
          </w:tcPr>
          <w:p w14:paraId="6CE9D1F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投标报价</w:t>
            </w:r>
          </w:p>
        </w:tc>
        <w:tc>
          <w:tcPr>
            <w:tcW w:w="6028" w:type="dxa"/>
            <w:gridSpan w:val="4"/>
            <w:vAlign w:val="center"/>
          </w:tcPr>
          <w:p w14:paraId="58302D9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投标报价未超过招标文件规定的最高投标限价；</w:t>
            </w:r>
          </w:p>
          <w:p w14:paraId="688322A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投标报价中的安全生产措施费费率未低于省住房城乡建设主管部门公布的费率；</w:t>
            </w:r>
          </w:p>
          <w:p w14:paraId="46EE5E1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投标报价中的增值税按照政府有关主管部门的规定计算费用；</w:t>
            </w:r>
          </w:p>
          <w:p w14:paraId="686F6CE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投标报价中的暂列金额和专业工程暂估价金额和材料暂估单价与招标人公布的暂列金额和专业工程暂估价金额和材料暂估单价保持一致的；</w:t>
            </w:r>
          </w:p>
          <w:p w14:paraId="1BF17A5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投标报价中的分部分项工程项目清单（不含在分部分项工程项目清单中列项的措施项目费）项目编码、项目名称、项目特征、计量单位和工程数量与招标</w:t>
            </w:r>
            <w:r>
              <w:rPr>
                <w:rFonts w:hint="eastAsia" w:ascii="宋体" w:hAnsi="宋体" w:eastAsia="宋体" w:cs="宋体"/>
                <w:szCs w:val="21"/>
                <w:lang w:eastAsia="zh"/>
              </w:rPr>
              <w:t>人公布的</w:t>
            </w:r>
            <w:r>
              <w:rPr>
                <w:rFonts w:hint="eastAsia" w:ascii="宋体" w:hAnsi="宋体" w:eastAsia="宋体" w:cs="宋体"/>
                <w:szCs w:val="21"/>
              </w:rPr>
              <w:t>分部分项工程项目清单（不含在分部分项工程项目清单中列项的措施项目费）项目编码、项目名称、项目特征、计量单位和工程数量保持一致的（适用于采用单价合同的工程）。</w:t>
            </w:r>
          </w:p>
        </w:tc>
      </w:tr>
      <w:tr w14:paraId="2476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529" w:hRule="atLeast"/>
          <w:jc w:val="center"/>
        </w:trPr>
        <w:tc>
          <w:tcPr>
            <w:tcW w:w="1227" w:type="dxa"/>
            <w:gridSpan w:val="2"/>
            <w:vMerge w:val="continue"/>
            <w:vAlign w:val="center"/>
          </w:tcPr>
          <w:p w14:paraId="7F8CD24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357" w:type="dxa"/>
            <w:vAlign w:val="center"/>
          </w:tcPr>
          <w:p w14:paraId="3691062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工期</w:t>
            </w:r>
          </w:p>
        </w:tc>
        <w:tc>
          <w:tcPr>
            <w:tcW w:w="6028" w:type="dxa"/>
            <w:gridSpan w:val="4"/>
            <w:vAlign w:val="center"/>
          </w:tcPr>
          <w:p w14:paraId="7AAED4E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kern w:val="0"/>
                <w:szCs w:val="21"/>
              </w:rPr>
              <w:t>投标文件载明的招标项目完成期限未超过招标文件要求的期限</w:t>
            </w:r>
          </w:p>
        </w:tc>
      </w:tr>
      <w:tr w14:paraId="1F63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90" w:hRule="atLeast"/>
          <w:jc w:val="center"/>
        </w:trPr>
        <w:tc>
          <w:tcPr>
            <w:tcW w:w="1227" w:type="dxa"/>
            <w:gridSpan w:val="2"/>
            <w:vMerge w:val="continue"/>
            <w:vAlign w:val="center"/>
          </w:tcPr>
          <w:p w14:paraId="21AD422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357" w:type="dxa"/>
            <w:vAlign w:val="center"/>
          </w:tcPr>
          <w:p w14:paraId="6EE13ED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工程质量和保修</w:t>
            </w:r>
          </w:p>
        </w:tc>
        <w:tc>
          <w:tcPr>
            <w:tcW w:w="6028" w:type="dxa"/>
            <w:gridSpan w:val="4"/>
            <w:vAlign w:val="center"/>
          </w:tcPr>
          <w:p w14:paraId="41A779D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kern w:val="0"/>
                <w:szCs w:val="21"/>
              </w:rPr>
              <w:t>投标文件载明的质量标准和保修承诺不低于招标文件的要求</w:t>
            </w:r>
          </w:p>
        </w:tc>
      </w:tr>
      <w:tr w14:paraId="17A7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688" w:hRule="atLeast"/>
          <w:jc w:val="center"/>
        </w:trPr>
        <w:tc>
          <w:tcPr>
            <w:tcW w:w="1227" w:type="dxa"/>
            <w:gridSpan w:val="2"/>
            <w:vMerge w:val="continue"/>
            <w:vAlign w:val="center"/>
          </w:tcPr>
          <w:p w14:paraId="46236E0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357" w:type="dxa"/>
            <w:vAlign w:val="center"/>
          </w:tcPr>
          <w:p w14:paraId="5189072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highlight w:val="none"/>
              </w:rPr>
            </w:pPr>
            <w:r>
              <w:rPr>
                <w:rFonts w:hint="eastAsia" w:ascii="宋体" w:hAnsi="宋体" w:eastAsia="宋体" w:cs="宋体"/>
                <w:szCs w:val="21"/>
                <w:highlight w:val="none"/>
              </w:rPr>
              <w:t>省外入鲁企业基本信息报送</w:t>
            </w:r>
          </w:p>
        </w:tc>
        <w:tc>
          <w:tcPr>
            <w:tcW w:w="6028" w:type="dxa"/>
            <w:gridSpan w:val="4"/>
            <w:vAlign w:val="center"/>
          </w:tcPr>
          <w:p w14:paraId="4082169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kern w:val="0"/>
                <w:szCs w:val="21"/>
                <w:highlight w:val="none"/>
              </w:rPr>
            </w:pPr>
            <w:r>
              <w:rPr>
                <w:rFonts w:hint="eastAsia" w:ascii="宋体" w:hAnsi="宋体" w:eastAsia="宋体" w:cs="宋体"/>
                <w:szCs w:val="21"/>
                <w:highlight w:val="none"/>
              </w:rPr>
              <w:t xml:space="preserve">符合第二章“投标人须知”的规定   </w:t>
            </w:r>
          </w:p>
        </w:tc>
      </w:tr>
      <w:tr w14:paraId="3EC0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712" w:hRule="atLeast"/>
          <w:jc w:val="center"/>
        </w:trPr>
        <w:tc>
          <w:tcPr>
            <w:tcW w:w="1227" w:type="dxa"/>
            <w:gridSpan w:val="2"/>
            <w:vMerge w:val="continue"/>
            <w:vAlign w:val="center"/>
          </w:tcPr>
          <w:p w14:paraId="0E36BFF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357" w:type="dxa"/>
            <w:vAlign w:val="center"/>
          </w:tcPr>
          <w:p w14:paraId="65BC48B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拟任项目经理在建情况</w:t>
            </w:r>
          </w:p>
        </w:tc>
        <w:tc>
          <w:tcPr>
            <w:tcW w:w="6028" w:type="dxa"/>
            <w:gridSpan w:val="4"/>
            <w:vAlign w:val="center"/>
          </w:tcPr>
          <w:p w14:paraId="3F1CC7F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符合第二章投标人须知规定</w:t>
            </w:r>
          </w:p>
        </w:tc>
      </w:tr>
      <w:tr w14:paraId="25439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426" w:hRule="atLeast"/>
          <w:jc w:val="center"/>
        </w:trPr>
        <w:tc>
          <w:tcPr>
            <w:tcW w:w="1227" w:type="dxa"/>
            <w:gridSpan w:val="2"/>
            <w:vMerge w:val="continue"/>
            <w:vAlign w:val="center"/>
          </w:tcPr>
          <w:p w14:paraId="264958B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357" w:type="dxa"/>
            <w:vAlign w:val="center"/>
          </w:tcPr>
          <w:p w14:paraId="4457B41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投标保证金</w:t>
            </w:r>
          </w:p>
        </w:tc>
        <w:tc>
          <w:tcPr>
            <w:tcW w:w="6028" w:type="dxa"/>
            <w:gridSpan w:val="4"/>
            <w:vAlign w:val="center"/>
          </w:tcPr>
          <w:p w14:paraId="76DF945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符合第二章投标人须知第3.4.1项规定，保函受益人和投标人的全称与招标人和投标人名称一致；保函有效期起始时间应为本项目投标截止时间之前；保函有效期应不短于投标有效期。</w:t>
            </w:r>
          </w:p>
        </w:tc>
      </w:tr>
      <w:tr w14:paraId="45C3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737" w:hRule="atLeast"/>
          <w:jc w:val="center"/>
        </w:trPr>
        <w:tc>
          <w:tcPr>
            <w:tcW w:w="1227" w:type="dxa"/>
            <w:gridSpan w:val="2"/>
            <w:vMerge w:val="continue"/>
            <w:vAlign w:val="center"/>
          </w:tcPr>
          <w:p w14:paraId="3BFBF6C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357" w:type="dxa"/>
            <w:vAlign w:val="center"/>
          </w:tcPr>
          <w:p w14:paraId="113AB67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投标有效期</w:t>
            </w:r>
          </w:p>
        </w:tc>
        <w:tc>
          <w:tcPr>
            <w:tcW w:w="6028" w:type="dxa"/>
            <w:gridSpan w:val="4"/>
            <w:vAlign w:val="center"/>
          </w:tcPr>
          <w:p w14:paraId="5F01CBC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投标有效期不短于投标人须知前附表的</w:t>
            </w:r>
            <w:r>
              <w:rPr>
                <w:rFonts w:hint="eastAsia" w:ascii="宋体" w:hAnsi="宋体" w:eastAsia="宋体" w:cs="宋体"/>
                <w:kern w:val="0"/>
                <w:szCs w:val="21"/>
              </w:rPr>
              <w:t>规定</w:t>
            </w:r>
          </w:p>
        </w:tc>
      </w:tr>
      <w:tr w14:paraId="0580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737" w:hRule="atLeast"/>
          <w:jc w:val="center"/>
        </w:trPr>
        <w:tc>
          <w:tcPr>
            <w:tcW w:w="1227" w:type="dxa"/>
            <w:gridSpan w:val="2"/>
            <w:vMerge w:val="continue"/>
            <w:vAlign w:val="center"/>
          </w:tcPr>
          <w:p w14:paraId="1EE6782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357" w:type="dxa"/>
            <w:vAlign w:val="center"/>
          </w:tcPr>
          <w:p w14:paraId="5481763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权利义务</w:t>
            </w:r>
          </w:p>
        </w:tc>
        <w:tc>
          <w:tcPr>
            <w:tcW w:w="6028" w:type="dxa"/>
            <w:gridSpan w:val="4"/>
            <w:vAlign w:val="center"/>
          </w:tcPr>
          <w:p w14:paraId="112F580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符合第四章“合同条款及格式”规定</w:t>
            </w:r>
          </w:p>
        </w:tc>
      </w:tr>
      <w:tr w14:paraId="232E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706" w:hRule="atLeast"/>
          <w:jc w:val="center"/>
        </w:trPr>
        <w:tc>
          <w:tcPr>
            <w:tcW w:w="1227" w:type="dxa"/>
            <w:gridSpan w:val="2"/>
            <w:vMerge w:val="continue"/>
            <w:vAlign w:val="center"/>
          </w:tcPr>
          <w:p w14:paraId="2529172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357" w:type="dxa"/>
            <w:vAlign w:val="center"/>
          </w:tcPr>
          <w:p w14:paraId="044BC1D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技术标准和要求</w:t>
            </w:r>
          </w:p>
        </w:tc>
        <w:tc>
          <w:tcPr>
            <w:tcW w:w="6028" w:type="dxa"/>
            <w:gridSpan w:val="4"/>
            <w:vAlign w:val="center"/>
          </w:tcPr>
          <w:p w14:paraId="3DA49F0D">
            <w:pPr>
              <w:pStyle w:val="226"/>
              <w:keepNext w:val="0"/>
              <w:keepLines w:val="0"/>
              <w:pageBreakBefore w:val="0"/>
              <w:widowControl w:val="0"/>
              <w:kinsoku/>
              <w:wordWrap/>
              <w:overflowPunct/>
              <w:topLinePunct w:val="0"/>
              <w:autoSpaceDE w:val="0"/>
              <w:autoSpaceDN w:val="0"/>
              <w:bidi w:val="0"/>
              <w:spacing w:after="0" w:line="300" w:lineRule="exact"/>
              <w:ind w:left="48" w:leftChars="20" w:right="48" w:rightChars="20" w:firstLine="0" w:firstLineChars="0"/>
              <w:textAlignment w:val="auto"/>
              <w:rPr>
                <w:rFonts w:hint="eastAsia" w:ascii="宋体" w:hAnsi="宋体" w:eastAsia="宋体" w:cs="宋体"/>
                <w:color w:val="auto"/>
                <w:szCs w:val="21"/>
              </w:rPr>
            </w:pPr>
            <w:r>
              <w:rPr>
                <w:rFonts w:hint="eastAsia" w:ascii="宋体" w:hAnsi="宋体" w:eastAsia="宋体" w:cs="宋体"/>
                <w:bCs/>
                <w:color w:val="auto"/>
                <w:kern w:val="2"/>
                <w:sz w:val="21"/>
                <w:szCs w:val="21"/>
              </w:rPr>
              <w:t>符合第七章技术标准和要求（合同技术条款）的规定</w:t>
            </w:r>
          </w:p>
        </w:tc>
      </w:tr>
      <w:tr w14:paraId="61F8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106" w:hRule="atLeast"/>
          <w:jc w:val="center"/>
        </w:trPr>
        <w:tc>
          <w:tcPr>
            <w:tcW w:w="1227" w:type="dxa"/>
            <w:gridSpan w:val="2"/>
            <w:vAlign w:val="center"/>
          </w:tcPr>
          <w:p w14:paraId="4F1CE72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1.4</w:t>
            </w:r>
          </w:p>
        </w:tc>
        <w:tc>
          <w:tcPr>
            <w:tcW w:w="2357" w:type="dxa"/>
            <w:vAlign w:val="center"/>
          </w:tcPr>
          <w:p w14:paraId="10385EB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权值构成</w:t>
            </w:r>
          </w:p>
          <w:p w14:paraId="1EADB51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（总权值1）</w:t>
            </w:r>
          </w:p>
        </w:tc>
        <w:tc>
          <w:tcPr>
            <w:tcW w:w="6028" w:type="dxa"/>
            <w:gridSpan w:val="4"/>
            <w:vAlign w:val="center"/>
          </w:tcPr>
          <w:p w14:paraId="0C3A61E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rPr>
            </w:pPr>
            <w:r>
              <w:rPr>
                <w:rFonts w:hint="eastAsia" w:ascii="宋体" w:hAnsi="宋体" w:eastAsia="宋体" w:cs="宋体"/>
              </w:rPr>
              <w:t>投标报价权重：</w:t>
            </w:r>
            <w:r>
              <w:rPr>
                <w:rFonts w:hint="eastAsia" w:ascii="宋体" w:hAnsi="宋体" w:eastAsia="宋体" w:cs="宋体"/>
                <w:u w:val="single"/>
              </w:rPr>
              <w:t>100%</w:t>
            </w:r>
            <w:r>
              <w:rPr>
                <w:rFonts w:hint="eastAsia" w:ascii="宋体" w:hAnsi="宋体" w:eastAsia="宋体" w:cs="宋体"/>
              </w:rPr>
              <w:t>；</w:t>
            </w:r>
          </w:p>
        </w:tc>
      </w:tr>
      <w:tr w14:paraId="22D9F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711" w:hRule="atLeast"/>
          <w:jc w:val="center"/>
        </w:trPr>
        <w:tc>
          <w:tcPr>
            <w:tcW w:w="1227" w:type="dxa"/>
            <w:gridSpan w:val="2"/>
            <w:vAlign w:val="center"/>
          </w:tcPr>
          <w:p w14:paraId="6E0D78E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条款号</w:t>
            </w:r>
          </w:p>
        </w:tc>
        <w:tc>
          <w:tcPr>
            <w:tcW w:w="2357" w:type="dxa"/>
            <w:vAlign w:val="center"/>
          </w:tcPr>
          <w:p w14:paraId="1B1C7F6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评审因素</w:t>
            </w:r>
          </w:p>
        </w:tc>
        <w:tc>
          <w:tcPr>
            <w:tcW w:w="4596" w:type="dxa"/>
            <w:gridSpan w:val="3"/>
            <w:vAlign w:val="center"/>
          </w:tcPr>
          <w:p w14:paraId="37558DD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评审标准</w:t>
            </w:r>
          </w:p>
        </w:tc>
        <w:tc>
          <w:tcPr>
            <w:tcW w:w="1432" w:type="dxa"/>
            <w:vAlign w:val="center"/>
          </w:tcPr>
          <w:p w14:paraId="55EEA4B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评审结果</w:t>
            </w:r>
          </w:p>
        </w:tc>
      </w:tr>
      <w:tr w14:paraId="761B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631" w:hRule="atLeast"/>
          <w:jc w:val="center"/>
        </w:trPr>
        <w:tc>
          <w:tcPr>
            <w:tcW w:w="1227" w:type="dxa"/>
            <w:gridSpan w:val="2"/>
            <w:vMerge w:val="restart"/>
            <w:vAlign w:val="center"/>
          </w:tcPr>
          <w:p w14:paraId="02E60B5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trike/>
                <w:szCs w:val="21"/>
                <w:lang w:eastAsia="zh-CN"/>
              </w:rPr>
            </w:pPr>
            <w:r>
              <w:rPr>
                <w:rFonts w:hint="eastAsia" w:ascii="宋体" w:hAnsi="宋体" w:eastAsia="宋体" w:cs="宋体"/>
                <w:szCs w:val="21"/>
              </w:rPr>
              <w:t>1.</w:t>
            </w:r>
            <w:r>
              <w:rPr>
                <w:rFonts w:hint="eastAsia" w:ascii="宋体" w:hAnsi="宋体" w:cs="宋体"/>
                <w:szCs w:val="21"/>
                <w:lang w:val="en-US" w:eastAsia="zh-CN"/>
              </w:rPr>
              <w:t>5</w:t>
            </w:r>
          </w:p>
        </w:tc>
        <w:tc>
          <w:tcPr>
            <w:tcW w:w="8385" w:type="dxa"/>
            <w:gridSpan w:val="5"/>
            <w:vAlign w:val="center"/>
          </w:tcPr>
          <w:p w14:paraId="01189DC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 xml:space="preserve">投标报价评审 </w:t>
            </w:r>
          </w:p>
        </w:tc>
      </w:tr>
      <w:tr w14:paraId="427A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949" w:hRule="atLeast"/>
          <w:jc w:val="center"/>
        </w:trPr>
        <w:tc>
          <w:tcPr>
            <w:tcW w:w="1227" w:type="dxa"/>
            <w:gridSpan w:val="2"/>
            <w:vMerge w:val="continue"/>
            <w:vAlign w:val="center"/>
          </w:tcPr>
          <w:p w14:paraId="29CDA19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661" w:type="dxa"/>
            <w:gridSpan w:val="3"/>
            <w:vAlign w:val="center"/>
          </w:tcPr>
          <w:p w14:paraId="17E1339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采用六随机五区间报价得分模型</w:t>
            </w:r>
          </w:p>
        </w:tc>
        <w:tc>
          <w:tcPr>
            <w:tcW w:w="5724" w:type="dxa"/>
            <w:gridSpan w:val="2"/>
            <w:vAlign w:val="center"/>
          </w:tcPr>
          <w:p w14:paraId="24A8FDA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cs="宋体"/>
                <w:sz w:val="24"/>
                <w:szCs w:val="24"/>
              </w:rPr>
              <w:t>按照烟台市公共资源交易服务平台动态更新的“六随机五区间报价得分”系统模型计算。</w:t>
            </w:r>
          </w:p>
        </w:tc>
      </w:tr>
      <w:tr w14:paraId="299E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747" w:hRule="atLeast"/>
          <w:jc w:val="center"/>
        </w:trPr>
        <w:tc>
          <w:tcPr>
            <w:tcW w:w="1227" w:type="dxa"/>
            <w:gridSpan w:val="2"/>
            <w:vAlign w:val="center"/>
          </w:tcPr>
          <w:p w14:paraId="5ADFD988">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条款号</w:t>
            </w:r>
          </w:p>
        </w:tc>
        <w:tc>
          <w:tcPr>
            <w:tcW w:w="8385" w:type="dxa"/>
            <w:gridSpan w:val="5"/>
            <w:vAlign w:val="center"/>
          </w:tcPr>
          <w:p w14:paraId="7BC710FA">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szCs w:val="21"/>
              </w:rPr>
              <w:t>编列内容</w:t>
            </w:r>
          </w:p>
        </w:tc>
      </w:tr>
      <w:tr w14:paraId="18B4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640" w:hRule="atLeast"/>
          <w:jc w:val="center"/>
        </w:trPr>
        <w:tc>
          <w:tcPr>
            <w:tcW w:w="1227" w:type="dxa"/>
            <w:gridSpan w:val="2"/>
            <w:vAlign w:val="center"/>
          </w:tcPr>
          <w:p w14:paraId="7BF1951B">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2</w:t>
            </w:r>
          </w:p>
        </w:tc>
        <w:tc>
          <w:tcPr>
            <w:tcW w:w="2661" w:type="dxa"/>
            <w:gridSpan w:val="3"/>
            <w:vAlign w:val="center"/>
          </w:tcPr>
          <w:p w14:paraId="4F26658C">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szCs w:val="21"/>
              </w:rPr>
              <w:t>评标程序</w:t>
            </w:r>
          </w:p>
        </w:tc>
        <w:tc>
          <w:tcPr>
            <w:tcW w:w="5724" w:type="dxa"/>
            <w:gridSpan w:val="2"/>
            <w:vAlign w:val="center"/>
          </w:tcPr>
          <w:p w14:paraId="22855D97">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textAlignment w:val="auto"/>
              <w:rPr>
                <w:rFonts w:hint="eastAsia" w:ascii="宋体" w:hAnsi="宋体" w:eastAsia="宋体" w:cs="宋体"/>
                <w:bCs/>
                <w:szCs w:val="21"/>
              </w:rPr>
            </w:pPr>
            <w:r>
              <w:rPr>
                <w:rFonts w:hint="eastAsia" w:ascii="宋体" w:hAnsi="宋体" w:eastAsia="宋体" w:cs="宋体"/>
                <w:szCs w:val="21"/>
              </w:rPr>
              <w:t>详见本章评审程序</w:t>
            </w:r>
          </w:p>
        </w:tc>
      </w:tr>
      <w:tr w14:paraId="2745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690" w:hRule="atLeast"/>
          <w:jc w:val="center"/>
        </w:trPr>
        <w:tc>
          <w:tcPr>
            <w:tcW w:w="1227" w:type="dxa"/>
            <w:gridSpan w:val="2"/>
            <w:vAlign w:val="center"/>
          </w:tcPr>
          <w:p w14:paraId="171A4D28">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3.5</w:t>
            </w:r>
          </w:p>
        </w:tc>
        <w:tc>
          <w:tcPr>
            <w:tcW w:w="2661" w:type="dxa"/>
            <w:gridSpan w:val="3"/>
            <w:vAlign w:val="center"/>
          </w:tcPr>
          <w:p w14:paraId="4DA62ACA">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否决投标情形</w:t>
            </w:r>
          </w:p>
        </w:tc>
        <w:tc>
          <w:tcPr>
            <w:tcW w:w="5724" w:type="dxa"/>
            <w:gridSpan w:val="2"/>
            <w:vAlign w:val="center"/>
          </w:tcPr>
          <w:p w14:paraId="64F7ED7B">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详见第二章附件2-2</w:t>
            </w:r>
          </w:p>
        </w:tc>
      </w:tr>
      <w:tr w14:paraId="7A50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jc w:val="center"/>
        </w:trPr>
        <w:tc>
          <w:tcPr>
            <w:tcW w:w="1227" w:type="dxa"/>
            <w:gridSpan w:val="2"/>
            <w:vAlign w:val="center"/>
          </w:tcPr>
          <w:p w14:paraId="5A414F2A">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6</w:t>
            </w:r>
          </w:p>
        </w:tc>
        <w:tc>
          <w:tcPr>
            <w:tcW w:w="2661" w:type="dxa"/>
            <w:gridSpan w:val="3"/>
            <w:vAlign w:val="center"/>
          </w:tcPr>
          <w:p w14:paraId="54282484">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进入投标报价评审阶段投标人数量的确定方式</w:t>
            </w:r>
          </w:p>
        </w:tc>
        <w:tc>
          <w:tcPr>
            <w:tcW w:w="5724" w:type="dxa"/>
            <w:gridSpan w:val="2"/>
            <w:vAlign w:val="center"/>
          </w:tcPr>
          <w:p w14:paraId="49735594">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详见第二章投标人须知前附表</w:t>
            </w:r>
          </w:p>
        </w:tc>
      </w:tr>
    </w:tbl>
    <w:p w14:paraId="07057E1A">
      <w:pPr>
        <w:spacing w:line="312" w:lineRule="auto"/>
        <w:jc w:val="center"/>
        <w:rPr>
          <w:rFonts w:hint="eastAsia" w:ascii="宋体" w:hAnsi="宋体" w:eastAsia="宋体" w:cs="宋体"/>
          <w:bCs/>
          <w:sz w:val="30"/>
        </w:rPr>
      </w:pPr>
      <w:bookmarkStart w:id="321" w:name="_Hlk193448669"/>
    </w:p>
    <w:p w14:paraId="3C5B5DAD">
      <w:pPr>
        <w:spacing w:line="240" w:lineRule="auto"/>
        <w:jc w:val="left"/>
        <w:rPr>
          <w:rFonts w:hint="eastAsia" w:ascii="宋体" w:hAnsi="宋体" w:eastAsia="宋体" w:cs="宋体"/>
          <w:bCs/>
          <w:sz w:val="30"/>
        </w:rPr>
      </w:pPr>
      <w:r>
        <w:rPr>
          <w:rFonts w:hint="eastAsia" w:ascii="宋体" w:hAnsi="宋体" w:eastAsia="宋体" w:cs="宋体"/>
          <w:bCs/>
          <w:sz w:val="30"/>
        </w:rPr>
        <w:br w:type="page"/>
      </w:r>
    </w:p>
    <w:p w14:paraId="41456737">
      <w:pPr>
        <w:spacing w:line="312" w:lineRule="auto"/>
        <w:jc w:val="center"/>
        <w:rPr>
          <w:rFonts w:hint="eastAsia" w:ascii="宋体" w:hAnsi="宋体" w:eastAsia="宋体" w:cs="宋体"/>
          <w:b/>
          <w:bCs w:val="0"/>
          <w:sz w:val="30"/>
        </w:rPr>
      </w:pPr>
      <w:r>
        <w:rPr>
          <w:rFonts w:hint="eastAsia" w:ascii="宋体" w:hAnsi="宋体" w:eastAsia="宋体" w:cs="宋体"/>
          <w:b/>
          <w:bCs w:val="0"/>
          <w:sz w:val="30"/>
        </w:rPr>
        <w:t>评标办法（合理低价法）</w:t>
      </w:r>
    </w:p>
    <w:p w14:paraId="34DB73A8">
      <w:pPr>
        <w:pageBreakBefore w:val="0"/>
        <w:widowControl w:val="0"/>
        <w:kinsoku/>
        <w:wordWrap/>
        <w:overflowPunct/>
        <w:topLinePunct w:val="0"/>
        <w:autoSpaceDE w:val="0"/>
        <w:autoSpaceDN w:val="0"/>
        <w:bidi w:val="0"/>
        <w:snapToGrid w:val="0"/>
        <w:spacing w:after="16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本次评标采用</w:t>
      </w:r>
      <w:r>
        <w:rPr>
          <w:rFonts w:hint="eastAsia" w:ascii="宋体" w:hAnsi="宋体" w:eastAsia="宋体" w:cs="宋体"/>
          <w:highlight w:val="none"/>
        </w:rPr>
        <w:t>合理低价法。交易系统对通过初步评审的投标人，按照明确的计算公式计算评标基准价、投标人评标价的偏差率，确定最终投标报价得分，与信用得分相加后形成综合得分，评标委员会对交易系统评审结果进行复核，由高到低顺序推荐中标候选人</w:t>
      </w:r>
      <w:r>
        <w:rPr>
          <w:rFonts w:hint="eastAsia" w:ascii="宋体" w:hAnsi="宋体" w:eastAsia="宋体" w:cs="宋体"/>
          <w:szCs w:val="21"/>
          <w:highlight w:val="none"/>
        </w:rPr>
        <w:t>。</w:t>
      </w:r>
    </w:p>
    <w:p w14:paraId="2FF866AD">
      <w:pPr>
        <w:pStyle w:val="3"/>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highlight w:val="none"/>
        </w:rPr>
      </w:pPr>
      <w:bookmarkStart w:id="322" w:name="_Toc30178"/>
      <w:bookmarkStart w:id="323" w:name="_Toc211498641"/>
      <w:r>
        <w:rPr>
          <w:rFonts w:hint="eastAsia"/>
          <w:highlight w:val="none"/>
          <w:lang w:val="en-US" w:eastAsia="zh-CN"/>
        </w:rPr>
        <w:t>1.</w:t>
      </w:r>
      <w:r>
        <w:rPr>
          <w:rFonts w:hint="eastAsia"/>
          <w:highlight w:val="none"/>
        </w:rPr>
        <w:t>评审标准</w:t>
      </w:r>
      <w:bookmarkEnd w:id="322"/>
      <w:bookmarkEnd w:id="323"/>
    </w:p>
    <w:p w14:paraId="5D0BE611">
      <w:pPr>
        <w:pageBreakBefore w:val="0"/>
        <w:widowControl w:val="0"/>
        <w:kinsoku/>
        <w:wordWrap/>
        <w:overflowPunct/>
        <w:topLinePunct w:val="0"/>
        <w:autoSpaceDE w:val="0"/>
        <w:autoSpaceDN w:val="0"/>
        <w:bidi w:val="0"/>
        <w:snapToGrid w:val="0"/>
        <w:spacing w:after="160" w:line="400" w:lineRule="exact"/>
        <w:ind w:firstLine="480" w:firstLineChars="200"/>
        <w:textAlignment w:val="auto"/>
        <w:rPr>
          <w:rFonts w:hint="eastAsia" w:ascii="宋体" w:hAnsi="宋体" w:eastAsia="宋体" w:cs="宋体"/>
          <w:highlight w:val="none"/>
        </w:rPr>
      </w:pPr>
      <w:r>
        <w:rPr>
          <w:rFonts w:hint="eastAsia" w:ascii="宋体" w:hAnsi="宋体" w:eastAsia="宋体" w:cs="宋体"/>
          <w:highlight w:val="none"/>
        </w:rPr>
        <w:t>1.1 形式评审标准：见评标办法前附表。</w:t>
      </w:r>
    </w:p>
    <w:p w14:paraId="44DBFF27">
      <w:pPr>
        <w:pageBreakBefore w:val="0"/>
        <w:widowControl w:val="0"/>
        <w:kinsoku/>
        <w:wordWrap/>
        <w:overflowPunct/>
        <w:topLinePunct w:val="0"/>
        <w:autoSpaceDE w:val="0"/>
        <w:autoSpaceDN w:val="0"/>
        <w:bidi w:val="0"/>
        <w:snapToGrid w:val="0"/>
        <w:spacing w:after="160" w:line="400" w:lineRule="exact"/>
        <w:ind w:firstLine="480" w:firstLineChars="200"/>
        <w:textAlignment w:val="auto"/>
        <w:rPr>
          <w:rFonts w:hint="eastAsia" w:ascii="宋体" w:hAnsi="宋体" w:eastAsia="宋体" w:cs="宋体"/>
          <w:highlight w:val="none"/>
        </w:rPr>
      </w:pPr>
      <w:r>
        <w:rPr>
          <w:rFonts w:hint="eastAsia" w:ascii="宋体" w:hAnsi="宋体" w:eastAsia="宋体" w:cs="宋体"/>
          <w:highlight w:val="none"/>
        </w:rPr>
        <w:t>1.2 资格评审标准：见评标办法前附表</w:t>
      </w:r>
    </w:p>
    <w:p w14:paraId="4E5FC0A2">
      <w:pPr>
        <w:pageBreakBefore w:val="0"/>
        <w:widowControl w:val="0"/>
        <w:kinsoku/>
        <w:wordWrap/>
        <w:overflowPunct/>
        <w:topLinePunct w:val="0"/>
        <w:autoSpaceDE w:val="0"/>
        <w:autoSpaceDN w:val="0"/>
        <w:bidi w:val="0"/>
        <w:snapToGrid w:val="0"/>
        <w:spacing w:after="160" w:line="400" w:lineRule="exact"/>
        <w:ind w:firstLine="456" w:firstLineChars="200"/>
        <w:textAlignment w:val="auto"/>
        <w:rPr>
          <w:rFonts w:hint="eastAsia" w:ascii="宋体" w:hAnsi="宋体" w:eastAsia="宋体" w:cs="宋体"/>
          <w:spacing w:val="-6"/>
          <w:sz w:val="24"/>
          <w:highlight w:val="none"/>
          <w:lang w:eastAsia="zh-CN"/>
        </w:rPr>
      </w:pPr>
      <w:r>
        <w:rPr>
          <w:rFonts w:hint="eastAsia" w:ascii="宋体" w:hAnsi="宋体" w:eastAsia="宋体" w:cs="宋体"/>
          <w:spacing w:val="-6"/>
          <w:sz w:val="24"/>
          <w:highlight w:val="none"/>
        </w:rPr>
        <w:t>已进行资格预审的，见本招标项目资格预审文件第三章“资格审查办法”详细审查标准</w:t>
      </w:r>
      <w:r>
        <w:rPr>
          <w:rFonts w:hint="eastAsia" w:cs="宋体"/>
          <w:spacing w:val="-6"/>
          <w:sz w:val="24"/>
          <w:highlight w:val="none"/>
          <w:lang w:eastAsia="zh-CN"/>
        </w:rPr>
        <w:t>。</w:t>
      </w:r>
    </w:p>
    <w:p w14:paraId="0855F961">
      <w:pPr>
        <w:pageBreakBefore w:val="0"/>
        <w:widowControl w:val="0"/>
        <w:kinsoku/>
        <w:wordWrap/>
        <w:overflowPunct/>
        <w:topLinePunct w:val="0"/>
        <w:autoSpaceDE w:val="0"/>
        <w:autoSpaceDN w:val="0"/>
        <w:bidi w:val="0"/>
        <w:snapToGrid w:val="0"/>
        <w:spacing w:after="160" w:line="400" w:lineRule="exact"/>
        <w:ind w:firstLine="480" w:firstLineChars="200"/>
        <w:textAlignment w:val="auto"/>
        <w:rPr>
          <w:rFonts w:hint="eastAsia" w:ascii="宋体" w:hAnsi="宋体" w:eastAsia="宋体" w:cs="宋体"/>
          <w:highlight w:val="none"/>
        </w:rPr>
      </w:pPr>
      <w:r>
        <w:rPr>
          <w:rFonts w:hint="eastAsia" w:ascii="宋体" w:hAnsi="宋体" w:eastAsia="宋体" w:cs="宋体"/>
          <w:highlight w:val="none"/>
        </w:rPr>
        <w:t>1.3 响应性评审标准：见评标办法前附表。</w:t>
      </w:r>
    </w:p>
    <w:p w14:paraId="783F044A">
      <w:pPr>
        <w:pageBreakBefore w:val="0"/>
        <w:widowControl w:val="0"/>
        <w:kinsoku/>
        <w:wordWrap/>
        <w:overflowPunct/>
        <w:topLinePunct w:val="0"/>
        <w:autoSpaceDE w:val="0"/>
        <w:autoSpaceDN w:val="0"/>
        <w:bidi w:val="0"/>
        <w:snapToGrid w:val="0"/>
        <w:spacing w:after="16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highlight w:val="none"/>
        </w:rPr>
        <w:t>1.4 权值构成：见评标办法前附表。</w:t>
      </w:r>
    </w:p>
    <w:p w14:paraId="5E385CF9">
      <w:pPr>
        <w:pageBreakBefore w:val="0"/>
        <w:widowControl w:val="0"/>
        <w:kinsoku/>
        <w:wordWrap/>
        <w:overflowPunct/>
        <w:topLinePunct w:val="0"/>
        <w:autoSpaceDE w:val="0"/>
        <w:autoSpaceDN w:val="0"/>
        <w:bidi w:val="0"/>
        <w:snapToGrid w:val="0"/>
        <w:spacing w:after="16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cs="宋体"/>
          <w:szCs w:val="21"/>
          <w:highlight w:val="none"/>
          <w:lang w:val="en-US" w:eastAsia="zh-CN"/>
        </w:rPr>
        <w:t>5</w:t>
      </w:r>
      <w:r>
        <w:rPr>
          <w:rFonts w:hint="eastAsia" w:cs="宋体"/>
          <w:szCs w:val="21"/>
          <w:highlight w:val="none"/>
          <w:lang w:val="en-US" w:eastAsia="zh-CN"/>
        </w:rPr>
        <w:t xml:space="preserve"> </w:t>
      </w:r>
      <w:r>
        <w:rPr>
          <w:rFonts w:hint="eastAsia" w:ascii="宋体" w:hAnsi="宋体" w:eastAsia="宋体" w:cs="宋体"/>
          <w:szCs w:val="21"/>
          <w:highlight w:val="none"/>
        </w:rPr>
        <w:t>投标报价评审标准：见评标办法前附表。</w:t>
      </w:r>
    </w:p>
    <w:p w14:paraId="0D31E5C1">
      <w:pPr>
        <w:pStyle w:val="3"/>
        <w:pageBreakBefore w:val="0"/>
        <w:widowControl w:val="0"/>
        <w:numPr>
          <w:ilvl w:val="0"/>
          <w:numId w:val="0"/>
        </w:numPr>
        <w:kinsoku/>
        <w:wordWrap/>
        <w:overflowPunct/>
        <w:topLinePunct w:val="0"/>
        <w:autoSpaceDE w:val="0"/>
        <w:autoSpaceDN w:val="0"/>
        <w:bidi w:val="0"/>
        <w:spacing w:after="160" w:line="400" w:lineRule="exact"/>
        <w:ind w:leftChars="0"/>
        <w:textAlignment w:val="auto"/>
        <w:rPr>
          <w:rFonts w:hint="eastAsia"/>
          <w:highlight w:val="none"/>
        </w:rPr>
      </w:pPr>
      <w:bookmarkStart w:id="324" w:name="_Toc211498642"/>
      <w:bookmarkStart w:id="325" w:name="_Toc30119"/>
      <w:r>
        <w:rPr>
          <w:rFonts w:hint="eastAsia"/>
          <w:highlight w:val="none"/>
          <w:lang w:val="en-US" w:eastAsia="zh-CN"/>
        </w:rPr>
        <w:t>2.</w:t>
      </w:r>
      <w:r>
        <w:rPr>
          <w:rFonts w:hint="eastAsia"/>
          <w:highlight w:val="none"/>
        </w:rPr>
        <w:t>评审程序</w:t>
      </w:r>
      <w:bookmarkEnd w:id="324"/>
      <w:bookmarkEnd w:id="325"/>
    </w:p>
    <w:p w14:paraId="26C8E9EA">
      <w:pPr>
        <w:pageBreakBefore w:val="0"/>
        <w:widowControl w:val="0"/>
        <w:shd w:val="clear" w:color="auto" w:fill="FFFFFF"/>
        <w:kinsoku/>
        <w:wordWrap/>
        <w:overflowPunct/>
        <w:topLinePunct w:val="0"/>
        <w:autoSpaceDE w:val="0"/>
        <w:autoSpaceDN w:val="0"/>
        <w:bidi w:val="0"/>
        <w:snapToGrid w:val="0"/>
        <w:spacing w:after="160" w:line="400" w:lineRule="exact"/>
        <w:ind w:firstLine="480" w:firstLineChars="200"/>
        <w:textAlignment w:val="auto"/>
        <w:rPr>
          <w:rFonts w:hint="eastAsia" w:ascii="宋体" w:hAnsi="宋体" w:eastAsia="宋体" w:cs="宋体"/>
          <w:kern w:val="0"/>
          <w:szCs w:val="32"/>
          <w:highlight w:val="none"/>
        </w:rPr>
      </w:pPr>
      <w:r>
        <w:rPr>
          <w:rFonts w:hint="eastAsia" w:ascii="宋体" w:hAnsi="宋体" w:eastAsia="宋体" w:cs="宋体"/>
          <w:kern w:val="0"/>
          <w:szCs w:val="32"/>
          <w:highlight w:val="none"/>
        </w:rPr>
        <w:t>2.1 形式、资格、响应性评审；</w:t>
      </w:r>
    </w:p>
    <w:p w14:paraId="55F1FC83">
      <w:pPr>
        <w:pageBreakBefore w:val="0"/>
        <w:widowControl w:val="0"/>
        <w:shd w:val="clear" w:color="auto" w:fill="FFFFFF"/>
        <w:kinsoku/>
        <w:wordWrap/>
        <w:overflowPunct/>
        <w:topLinePunct w:val="0"/>
        <w:autoSpaceDE w:val="0"/>
        <w:autoSpaceDN w:val="0"/>
        <w:bidi w:val="0"/>
        <w:snapToGrid w:val="0"/>
        <w:spacing w:after="160" w:line="400" w:lineRule="exact"/>
        <w:ind w:firstLine="480" w:firstLineChars="200"/>
        <w:textAlignment w:val="auto"/>
        <w:rPr>
          <w:rFonts w:hint="eastAsia" w:ascii="宋体" w:hAnsi="宋体" w:eastAsia="宋体" w:cs="宋体"/>
          <w:kern w:val="0"/>
          <w:szCs w:val="32"/>
          <w:highlight w:val="none"/>
        </w:rPr>
      </w:pPr>
      <w:r>
        <w:rPr>
          <w:rFonts w:hint="eastAsia" w:ascii="宋体" w:hAnsi="宋体" w:eastAsia="宋体" w:cs="宋体"/>
          <w:kern w:val="0"/>
          <w:szCs w:val="32"/>
          <w:highlight w:val="none"/>
        </w:rPr>
        <w:t>2.</w:t>
      </w:r>
      <w:r>
        <w:rPr>
          <w:rFonts w:hint="eastAsia" w:ascii="宋体" w:hAnsi="宋体" w:cs="宋体"/>
          <w:kern w:val="0"/>
          <w:szCs w:val="32"/>
          <w:highlight w:val="none"/>
          <w:lang w:val="en-US" w:eastAsia="zh-CN"/>
        </w:rPr>
        <w:t>2</w:t>
      </w:r>
      <w:r>
        <w:rPr>
          <w:rFonts w:hint="eastAsia" w:ascii="宋体" w:hAnsi="宋体" w:eastAsia="宋体" w:cs="宋体"/>
          <w:kern w:val="0"/>
          <w:szCs w:val="32"/>
          <w:highlight w:val="none"/>
        </w:rPr>
        <w:t xml:space="preserve"> 评标委员会复核；</w:t>
      </w:r>
    </w:p>
    <w:p w14:paraId="2BAB3476">
      <w:pPr>
        <w:pageBreakBefore w:val="0"/>
        <w:widowControl w:val="0"/>
        <w:shd w:val="clear" w:color="auto" w:fill="FFFFFF"/>
        <w:kinsoku/>
        <w:wordWrap/>
        <w:overflowPunct/>
        <w:topLinePunct w:val="0"/>
        <w:autoSpaceDE w:val="0"/>
        <w:autoSpaceDN w:val="0"/>
        <w:bidi w:val="0"/>
        <w:snapToGrid w:val="0"/>
        <w:spacing w:after="160" w:line="400" w:lineRule="exact"/>
        <w:ind w:firstLine="480" w:firstLineChars="200"/>
        <w:textAlignment w:val="auto"/>
        <w:rPr>
          <w:rFonts w:hint="eastAsia" w:ascii="宋体" w:hAnsi="宋体" w:eastAsia="宋体" w:cs="宋体"/>
          <w:kern w:val="0"/>
          <w:szCs w:val="32"/>
          <w:highlight w:val="none"/>
        </w:rPr>
      </w:pPr>
      <w:r>
        <w:rPr>
          <w:rFonts w:hint="eastAsia" w:ascii="宋体" w:hAnsi="宋体" w:eastAsia="宋体" w:cs="宋体"/>
          <w:kern w:val="0"/>
          <w:szCs w:val="32"/>
          <w:highlight w:val="none"/>
        </w:rPr>
        <w:t>2.</w:t>
      </w:r>
      <w:r>
        <w:rPr>
          <w:rFonts w:hint="eastAsia" w:ascii="宋体" w:hAnsi="宋体" w:cs="宋体"/>
          <w:kern w:val="0"/>
          <w:szCs w:val="32"/>
          <w:highlight w:val="none"/>
          <w:lang w:val="en-US" w:eastAsia="zh-CN"/>
        </w:rPr>
        <w:t>3</w:t>
      </w:r>
      <w:r>
        <w:rPr>
          <w:rFonts w:hint="eastAsia" w:ascii="宋体" w:hAnsi="宋体" w:eastAsia="宋体" w:cs="宋体"/>
          <w:kern w:val="0"/>
          <w:szCs w:val="32"/>
          <w:highlight w:val="none"/>
        </w:rPr>
        <w:t>. 报价评审；</w:t>
      </w:r>
    </w:p>
    <w:p w14:paraId="17AFF5B1">
      <w:pPr>
        <w:pageBreakBefore w:val="0"/>
        <w:widowControl w:val="0"/>
        <w:shd w:val="clear" w:color="auto" w:fill="FFFFFF"/>
        <w:kinsoku/>
        <w:wordWrap/>
        <w:overflowPunct/>
        <w:topLinePunct w:val="0"/>
        <w:autoSpaceDE w:val="0"/>
        <w:autoSpaceDN w:val="0"/>
        <w:bidi w:val="0"/>
        <w:snapToGrid w:val="0"/>
        <w:spacing w:after="160" w:line="400" w:lineRule="exact"/>
        <w:ind w:firstLine="480" w:firstLineChars="200"/>
        <w:textAlignment w:val="auto"/>
        <w:rPr>
          <w:rFonts w:hint="eastAsia" w:ascii="宋体" w:hAnsi="宋体" w:eastAsia="宋体" w:cs="宋体"/>
          <w:kern w:val="0"/>
          <w:szCs w:val="32"/>
          <w:highlight w:val="none"/>
        </w:rPr>
      </w:pPr>
      <w:r>
        <w:rPr>
          <w:rFonts w:hint="eastAsia" w:ascii="宋体" w:hAnsi="宋体" w:eastAsia="宋体" w:cs="宋体"/>
          <w:kern w:val="0"/>
          <w:szCs w:val="32"/>
          <w:highlight w:val="none"/>
        </w:rPr>
        <w:t>2.</w:t>
      </w:r>
      <w:r>
        <w:rPr>
          <w:rFonts w:hint="eastAsia" w:ascii="宋体" w:hAnsi="宋体" w:cs="宋体"/>
          <w:kern w:val="0"/>
          <w:szCs w:val="32"/>
          <w:highlight w:val="none"/>
          <w:lang w:val="en-US" w:eastAsia="zh-CN"/>
        </w:rPr>
        <w:t>4</w:t>
      </w:r>
      <w:r>
        <w:rPr>
          <w:rFonts w:hint="eastAsia" w:ascii="宋体" w:hAnsi="宋体" w:eastAsia="宋体" w:cs="宋体"/>
          <w:kern w:val="0"/>
          <w:szCs w:val="32"/>
          <w:highlight w:val="none"/>
        </w:rPr>
        <w:t xml:space="preserve"> 汇总评分结果；</w:t>
      </w:r>
    </w:p>
    <w:p w14:paraId="2641679B">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kern w:val="0"/>
          <w:szCs w:val="32"/>
          <w:highlight w:val="none"/>
        </w:rPr>
      </w:pPr>
      <w:r>
        <w:rPr>
          <w:rFonts w:hint="eastAsia" w:ascii="宋体" w:hAnsi="宋体" w:eastAsia="宋体" w:cs="宋体"/>
          <w:highlight w:val="none"/>
        </w:rPr>
        <w:t>2.</w:t>
      </w:r>
      <w:r>
        <w:rPr>
          <w:rFonts w:hint="eastAsia" w:ascii="宋体" w:hAnsi="宋体" w:cs="宋体"/>
          <w:highlight w:val="none"/>
          <w:lang w:val="en-US" w:eastAsia="zh-CN"/>
        </w:rPr>
        <w:t>5</w:t>
      </w:r>
      <w:r>
        <w:rPr>
          <w:rFonts w:hint="eastAsia" w:ascii="宋体" w:hAnsi="宋体" w:eastAsia="宋体" w:cs="宋体"/>
          <w:highlight w:val="none"/>
        </w:rPr>
        <w:t xml:space="preserve"> </w:t>
      </w:r>
      <w:r>
        <w:rPr>
          <w:rFonts w:hint="eastAsia" w:ascii="宋体" w:hAnsi="宋体" w:eastAsia="宋体" w:cs="宋体"/>
          <w:kern w:val="0"/>
          <w:szCs w:val="32"/>
          <w:highlight w:val="none"/>
        </w:rPr>
        <w:t>评标委员会提交评标报告</w:t>
      </w:r>
      <w:r>
        <w:rPr>
          <w:rFonts w:hint="eastAsia" w:ascii="宋体" w:hAnsi="宋体" w:cs="宋体"/>
          <w:kern w:val="0"/>
          <w:szCs w:val="32"/>
          <w:highlight w:val="none"/>
          <w:lang w:eastAsia="zh-CN"/>
        </w:rPr>
        <w:t>，</w:t>
      </w:r>
      <w:r>
        <w:rPr>
          <w:rFonts w:hint="eastAsia" w:ascii="宋体" w:hAnsi="宋体" w:eastAsia="宋体" w:cs="宋体"/>
          <w:kern w:val="0"/>
          <w:szCs w:val="32"/>
          <w:highlight w:val="none"/>
        </w:rPr>
        <w:t>招标人进行</w:t>
      </w:r>
      <w:r>
        <w:rPr>
          <w:rFonts w:hint="eastAsia" w:ascii="宋体" w:hAnsi="宋体" w:eastAsia="宋体" w:cs="宋体"/>
          <w:kern w:val="0"/>
          <w:szCs w:val="32"/>
          <w:highlight w:val="none"/>
          <w:lang w:val="en-US" w:eastAsia="zh-CN"/>
        </w:rPr>
        <w:t>审查</w:t>
      </w:r>
      <w:r>
        <w:rPr>
          <w:rFonts w:hint="eastAsia" w:ascii="宋体" w:hAnsi="宋体" w:eastAsia="宋体" w:cs="宋体"/>
          <w:kern w:val="0"/>
          <w:szCs w:val="32"/>
          <w:highlight w:val="none"/>
        </w:rPr>
        <w:t>，并提出</w:t>
      </w:r>
      <w:r>
        <w:rPr>
          <w:rFonts w:hint="eastAsia" w:ascii="宋体" w:hAnsi="宋体" w:cs="宋体"/>
          <w:kern w:val="0"/>
          <w:szCs w:val="32"/>
          <w:highlight w:val="none"/>
          <w:lang w:val="en-US" w:eastAsia="zh-CN"/>
        </w:rPr>
        <w:t>审查</w:t>
      </w:r>
      <w:r>
        <w:rPr>
          <w:rFonts w:hint="eastAsia" w:ascii="宋体" w:hAnsi="宋体" w:eastAsia="宋体" w:cs="宋体"/>
          <w:kern w:val="0"/>
          <w:szCs w:val="32"/>
          <w:highlight w:val="none"/>
        </w:rPr>
        <w:t>意见，评标委员会对</w:t>
      </w:r>
      <w:r>
        <w:rPr>
          <w:rFonts w:hint="eastAsia" w:ascii="宋体" w:hAnsi="宋体" w:eastAsia="宋体" w:cs="宋体"/>
          <w:kern w:val="0"/>
          <w:szCs w:val="32"/>
          <w:highlight w:val="none"/>
          <w:lang w:val="en-US" w:eastAsia="zh-CN"/>
        </w:rPr>
        <w:t>审查</w:t>
      </w:r>
      <w:r>
        <w:rPr>
          <w:rFonts w:hint="eastAsia" w:ascii="宋体" w:hAnsi="宋体" w:eastAsia="宋体" w:cs="宋体"/>
          <w:kern w:val="0"/>
          <w:szCs w:val="32"/>
          <w:highlight w:val="none"/>
        </w:rPr>
        <w:t>意见进行讨论，并记录采纳和不采纳情况及不采纳理由</w:t>
      </w:r>
      <w:r>
        <w:rPr>
          <w:rFonts w:hint="eastAsia" w:ascii="宋体" w:hAnsi="宋体" w:eastAsia="宋体" w:cs="宋体"/>
          <w:highlight w:val="none"/>
        </w:rPr>
        <w:t>。</w:t>
      </w:r>
    </w:p>
    <w:p w14:paraId="57D31897">
      <w:pPr>
        <w:pStyle w:val="3"/>
        <w:pageBreakBefore w:val="0"/>
        <w:widowControl w:val="0"/>
        <w:kinsoku/>
        <w:wordWrap/>
        <w:overflowPunct/>
        <w:topLinePunct w:val="0"/>
        <w:autoSpaceDE w:val="0"/>
        <w:autoSpaceDN w:val="0"/>
        <w:bidi w:val="0"/>
        <w:spacing w:after="160" w:line="400" w:lineRule="exact"/>
        <w:textAlignment w:val="auto"/>
        <w:rPr>
          <w:rFonts w:hint="eastAsia"/>
          <w:highlight w:val="none"/>
        </w:rPr>
      </w:pPr>
      <w:bookmarkStart w:id="326" w:name="_Toc15871"/>
      <w:bookmarkStart w:id="327" w:name="_Toc211498643"/>
      <w:r>
        <w:rPr>
          <w:rFonts w:hint="eastAsia"/>
          <w:highlight w:val="none"/>
        </w:rPr>
        <w:t>3.形式、资格、响应性评审</w:t>
      </w:r>
      <w:bookmarkEnd w:id="326"/>
      <w:bookmarkEnd w:id="327"/>
    </w:p>
    <w:p w14:paraId="49360006">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highlight w:val="none"/>
        </w:rPr>
      </w:pPr>
      <w:r>
        <w:rPr>
          <w:rFonts w:hint="eastAsia" w:ascii="宋体" w:hAnsi="宋体" w:eastAsia="宋体" w:cs="宋体"/>
          <w:highlight w:val="none"/>
        </w:rPr>
        <w:t>交易系统依据评标办法的规定对投标文件进行评审。有一项不符合评审标准的，应当予以否决。</w:t>
      </w:r>
    </w:p>
    <w:p w14:paraId="7A84A905">
      <w:pPr>
        <w:pStyle w:val="164"/>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highlight w:val="none"/>
        </w:rPr>
      </w:pPr>
      <w:bookmarkStart w:id="328" w:name="_Toc211498644"/>
      <w:bookmarkStart w:id="329" w:name="_Toc193802700"/>
      <w:r>
        <w:rPr>
          <w:rFonts w:hint="eastAsia" w:ascii="宋体" w:hAnsi="宋体" w:eastAsia="宋体" w:cs="宋体"/>
          <w:highlight w:val="none"/>
        </w:rPr>
        <w:t>3.1 形式评审</w:t>
      </w:r>
      <w:bookmarkEnd w:id="328"/>
      <w:bookmarkEnd w:id="329"/>
    </w:p>
    <w:p w14:paraId="06910FCC">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highlight w:val="none"/>
        </w:rPr>
      </w:pPr>
      <w:r>
        <w:rPr>
          <w:rFonts w:hint="eastAsia" w:ascii="宋体" w:hAnsi="宋体" w:eastAsia="宋体" w:cs="宋体"/>
          <w:highlight w:val="none"/>
        </w:rPr>
        <w:t>交易系统根据评标办法前附表中规定的评审因素和评审标准，对投标人的投标文件进行形式评审。</w:t>
      </w:r>
    </w:p>
    <w:p w14:paraId="6D491516">
      <w:pPr>
        <w:pStyle w:val="164"/>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szCs w:val="21"/>
          <w:highlight w:val="none"/>
        </w:rPr>
      </w:pPr>
      <w:bookmarkStart w:id="330" w:name="_Toc193802701"/>
      <w:bookmarkStart w:id="331" w:name="_Toc211498645"/>
      <w:r>
        <w:rPr>
          <w:rFonts w:hint="eastAsia" w:ascii="宋体" w:hAnsi="宋体" w:eastAsia="宋体" w:cs="宋体"/>
          <w:szCs w:val="21"/>
          <w:highlight w:val="none"/>
        </w:rPr>
        <w:t>3.2 资格评审</w:t>
      </w:r>
      <w:bookmarkEnd w:id="330"/>
      <w:bookmarkEnd w:id="331"/>
    </w:p>
    <w:p w14:paraId="2D169C12">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highlight w:val="none"/>
        </w:rPr>
      </w:pPr>
      <w:r>
        <w:rPr>
          <w:rFonts w:hint="eastAsia" w:ascii="宋体" w:hAnsi="宋体" w:eastAsia="宋体" w:cs="宋体"/>
          <w:highlight w:val="none"/>
        </w:rPr>
        <w:t>3.2.1</w:t>
      </w:r>
      <w:r>
        <w:rPr>
          <w:rFonts w:hint="eastAsia" w:ascii="宋体" w:hAnsi="宋体" w:eastAsia="宋体" w:cs="宋体"/>
          <w:highlight w:val="none"/>
          <w:lang w:val="en-US" w:eastAsia="zh-CN"/>
        </w:rPr>
        <w:t xml:space="preserve"> </w:t>
      </w:r>
      <w:r>
        <w:rPr>
          <w:rFonts w:hint="eastAsia" w:ascii="宋体" w:hAnsi="宋体" w:eastAsia="宋体" w:cs="宋体"/>
          <w:highlight w:val="none"/>
        </w:rPr>
        <w:t>未进行资格预审的，由交易系统根据评标办法前附表规定的评审因素和评审标准，对投标人的投标文件进行资格评审。</w:t>
      </w:r>
    </w:p>
    <w:p w14:paraId="25E810C1">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highlight w:val="none"/>
        </w:rPr>
      </w:pPr>
      <w:r>
        <w:rPr>
          <w:rFonts w:hint="eastAsia" w:ascii="宋体" w:hAnsi="宋体" w:eastAsia="宋体" w:cs="宋体"/>
          <w:highlight w:val="none"/>
        </w:rPr>
        <w:t>3.2.</w:t>
      </w:r>
      <w:r>
        <w:rPr>
          <w:rFonts w:hint="eastAsia" w:ascii="宋体" w:hAnsi="宋体" w:eastAsia="宋体" w:cs="宋体"/>
          <w:highlight w:val="none"/>
          <w:lang w:val="en-US" w:eastAsia="zh-CN"/>
        </w:rPr>
        <w:t xml:space="preserve">2 </w:t>
      </w:r>
      <w:r>
        <w:rPr>
          <w:rFonts w:hint="eastAsia" w:ascii="宋体" w:hAnsi="宋体" w:eastAsia="宋体" w:cs="宋体"/>
          <w:highlight w:val="none"/>
        </w:rPr>
        <w:t>已进行资格预审的，交易系统一般不再对投标人资格进行评审。投标人资格预审申请文件的内容发生重大变化的，由交易系统依据资格预审文件规定的标准和方法，对照投标人资格预审申请文件中的资料以及开标前更新的资料，对其更新的资料进行评审，其变化后的资格条件不得低于原有资格条件要求。</w:t>
      </w:r>
    </w:p>
    <w:p w14:paraId="3D9E28AD">
      <w:pPr>
        <w:pStyle w:val="164"/>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szCs w:val="21"/>
          <w:highlight w:val="none"/>
        </w:rPr>
      </w:pPr>
      <w:bookmarkStart w:id="332" w:name="_Toc193802702"/>
      <w:bookmarkStart w:id="333" w:name="_Toc211498646"/>
      <w:r>
        <w:rPr>
          <w:rFonts w:hint="eastAsia" w:ascii="宋体" w:hAnsi="宋体" w:eastAsia="宋体" w:cs="宋体"/>
          <w:szCs w:val="21"/>
          <w:highlight w:val="none"/>
        </w:rPr>
        <w:t>3.3 响应性评审</w:t>
      </w:r>
      <w:bookmarkEnd w:id="332"/>
      <w:bookmarkEnd w:id="333"/>
    </w:p>
    <w:p w14:paraId="2375E039">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highlight w:val="none"/>
        </w:rPr>
      </w:pPr>
      <w:r>
        <w:rPr>
          <w:rFonts w:hint="eastAsia" w:ascii="宋体" w:hAnsi="宋体" w:eastAsia="宋体" w:cs="宋体"/>
          <w:highlight w:val="none"/>
        </w:rPr>
        <w:t>3.3.1 交易系统根据评标办法前附表中规定的评审因素和评审标准，对投标人的投标文件进行响应性评审。</w:t>
      </w:r>
    </w:p>
    <w:p w14:paraId="6D69DA97">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highlight w:val="none"/>
        </w:rPr>
      </w:pPr>
      <w:r>
        <w:rPr>
          <w:rFonts w:hint="eastAsia" w:ascii="宋体" w:hAnsi="宋体" w:eastAsia="宋体" w:cs="宋体"/>
          <w:highlight w:val="none"/>
        </w:rPr>
        <w:t>3.3.2 招标文件设定了最高投标限价的，投标人投标价格不得超出（不含等于）“投标人须知”前附表载明的最高投标限价。</w:t>
      </w:r>
    </w:p>
    <w:p w14:paraId="2C02CE1D">
      <w:pPr>
        <w:pStyle w:val="164"/>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szCs w:val="21"/>
          <w:highlight w:val="none"/>
        </w:rPr>
      </w:pPr>
      <w:bookmarkStart w:id="334" w:name="_Toc211498648"/>
      <w:bookmarkStart w:id="335" w:name="_Toc193802704"/>
      <w:r>
        <w:rPr>
          <w:rFonts w:hint="eastAsia" w:ascii="宋体" w:hAnsi="宋体" w:eastAsia="宋体" w:cs="宋体"/>
          <w:szCs w:val="21"/>
          <w:highlight w:val="none"/>
        </w:rPr>
        <w:t>3.4 算术误差修正，细微偏差、报价合理性、报价完整性</w:t>
      </w:r>
      <w:r>
        <w:rPr>
          <w:rFonts w:hint="eastAsia" w:eastAsia="宋体" w:cs="宋体"/>
          <w:szCs w:val="21"/>
          <w:highlight w:val="none"/>
          <w:lang w:eastAsia="zh-CN"/>
        </w:rPr>
        <w:t>（</w:t>
      </w:r>
      <w:r>
        <w:rPr>
          <w:rFonts w:hint="eastAsia" w:ascii="宋体" w:hAnsi="宋体" w:eastAsia="宋体" w:cs="宋体"/>
          <w:szCs w:val="21"/>
          <w:highlight w:val="none"/>
        </w:rPr>
        <w:t>漏报或未报</w:t>
      </w:r>
      <w:r>
        <w:rPr>
          <w:rFonts w:hint="eastAsia" w:eastAsia="宋体" w:cs="宋体"/>
          <w:szCs w:val="21"/>
          <w:highlight w:val="none"/>
          <w:lang w:eastAsia="zh-CN"/>
        </w:rPr>
        <w:t>）</w:t>
      </w:r>
      <w:r>
        <w:rPr>
          <w:rFonts w:hint="eastAsia" w:ascii="宋体" w:hAnsi="宋体" w:eastAsia="宋体" w:cs="宋体"/>
          <w:szCs w:val="21"/>
          <w:highlight w:val="none"/>
        </w:rPr>
        <w:t>分析（适用于采用“24清单标准”的项目）</w:t>
      </w:r>
      <w:bookmarkEnd w:id="334"/>
    </w:p>
    <w:p w14:paraId="0014302C">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交易系统检查投标人投标报价是否有算术误差、细微偏差、报价合理性、报价完整性</w:t>
      </w:r>
      <w:r>
        <w:rPr>
          <w:rFonts w:hint="eastAsia" w:cs="宋体"/>
          <w:szCs w:val="21"/>
          <w:highlight w:val="none"/>
          <w:lang w:eastAsia="zh-CN"/>
        </w:rPr>
        <w:t>（</w:t>
      </w:r>
      <w:r>
        <w:rPr>
          <w:rFonts w:hint="eastAsia" w:ascii="宋体" w:hAnsi="宋体" w:eastAsia="宋体" w:cs="宋体"/>
          <w:szCs w:val="21"/>
          <w:highlight w:val="none"/>
        </w:rPr>
        <w:t>漏报或未报</w:t>
      </w:r>
      <w:r>
        <w:rPr>
          <w:rFonts w:hint="eastAsia" w:cs="宋体"/>
          <w:szCs w:val="21"/>
          <w:highlight w:val="none"/>
          <w:lang w:eastAsia="zh-CN"/>
        </w:rPr>
        <w:t>）</w:t>
      </w:r>
      <w:r>
        <w:rPr>
          <w:rFonts w:hint="eastAsia" w:ascii="宋体" w:hAnsi="宋体" w:eastAsia="宋体" w:cs="宋体"/>
          <w:szCs w:val="21"/>
          <w:highlight w:val="none"/>
        </w:rPr>
        <w:t>问题，并按第二章投标人须知前附表第10.1</w:t>
      </w:r>
      <w:r>
        <w:rPr>
          <w:rFonts w:hint="eastAsia" w:ascii="宋体" w:hAnsi="宋体" w:cs="宋体"/>
          <w:szCs w:val="21"/>
          <w:highlight w:val="none"/>
          <w:lang w:val="en-US" w:eastAsia="zh-CN"/>
        </w:rPr>
        <w:t>4</w:t>
      </w:r>
      <w:r>
        <w:rPr>
          <w:rFonts w:hint="eastAsia" w:ascii="宋体" w:hAnsi="宋体" w:eastAsia="宋体" w:cs="宋体"/>
          <w:szCs w:val="21"/>
          <w:highlight w:val="none"/>
        </w:rPr>
        <w:t>.</w:t>
      </w:r>
      <w:r>
        <w:rPr>
          <w:rFonts w:hint="eastAsia" w:ascii="宋体" w:hAnsi="宋体" w:cs="宋体"/>
          <w:szCs w:val="21"/>
          <w:highlight w:val="none"/>
          <w:lang w:val="en-US" w:eastAsia="zh-CN"/>
        </w:rPr>
        <w:t>6</w:t>
      </w:r>
      <w:r>
        <w:rPr>
          <w:rFonts w:hint="eastAsia" w:ascii="宋体" w:hAnsi="宋体" w:eastAsia="宋体" w:cs="宋体"/>
          <w:szCs w:val="21"/>
          <w:highlight w:val="none"/>
        </w:rPr>
        <w:t>款“规定”由招标人委托评标委员会启动投标报价澄清或说明。</w:t>
      </w:r>
    </w:p>
    <w:p w14:paraId="5F03D53A">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highlight w:val="none"/>
        </w:rPr>
      </w:pPr>
      <w:r>
        <w:rPr>
          <w:rFonts w:hint="eastAsia" w:ascii="宋体" w:hAnsi="宋体" w:eastAsia="宋体" w:cs="宋体"/>
          <w:szCs w:val="21"/>
          <w:highlight w:val="none"/>
        </w:rPr>
        <w:t>按第二章投标人须知前附表第10.1</w:t>
      </w:r>
      <w:r>
        <w:rPr>
          <w:rFonts w:hint="eastAsia" w:ascii="宋体" w:hAnsi="宋体" w:cs="宋体"/>
          <w:szCs w:val="21"/>
          <w:highlight w:val="none"/>
          <w:lang w:val="en-US" w:eastAsia="zh-CN"/>
        </w:rPr>
        <w:t>4</w:t>
      </w:r>
      <w:r>
        <w:rPr>
          <w:rFonts w:hint="eastAsia" w:ascii="宋体" w:hAnsi="宋体" w:eastAsia="宋体" w:cs="宋体"/>
          <w:szCs w:val="21"/>
          <w:highlight w:val="none"/>
        </w:rPr>
        <w:t>.</w:t>
      </w:r>
      <w:r>
        <w:rPr>
          <w:rFonts w:hint="eastAsia" w:ascii="宋体" w:hAnsi="宋体" w:cs="宋体"/>
          <w:szCs w:val="21"/>
          <w:highlight w:val="none"/>
          <w:lang w:val="en-US" w:eastAsia="zh-CN"/>
        </w:rPr>
        <w:t>6</w:t>
      </w:r>
      <w:r>
        <w:rPr>
          <w:rFonts w:hint="eastAsia" w:ascii="宋体" w:hAnsi="宋体" w:eastAsia="宋体" w:cs="宋体"/>
          <w:szCs w:val="21"/>
          <w:highlight w:val="none"/>
        </w:rPr>
        <w:t>款“规定”中第2小点对投标人的投标文件存在算术误差及细微偏差进行修正的，修正报价汇总后的总价应与投标总价扉页内填报的投标总价一致，修正的价格经投标人通过电子交易平台确认后具有约束力。投标人不接受修正价格的，应当否决其投标。投标人对修正结果有不同意见或未通过电子交易平台进行确认的，评标委员会应重新复核修正结果，再次按上述程序分别进行确认、复核。</w:t>
      </w:r>
    </w:p>
    <w:p w14:paraId="221353AE">
      <w:pPr>
        <w:pStyle w:val="164"/>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szCs w:val="21"/>
          <w:highlight w:val="none"/>
        </w:rPr>
      </w:pPr>
      <w:bookmarkStart w:id="336" w:name="_Toc211498649"/>
      <w:r>
        <w:rPr>
          <w:rFonts w:hint="eastAsia" w:ascii="宋体" w:hAnsi="宋体" w:eastAsia="宋体" w:cs="宋体"/>
          <w:szCs w:val="21"/>
          <w:highlight w:val="none"/>
        </w:rPr>
        <w:t>3.5</w:t>
      </w:r>
      <w:r>
        <w:rPr>
          <w:rFonts w:hint="eastAsia" w:eastAsia="宋体" w:cs="宋体"/>
          <w:szCs w:val="21"/>
          <w:highlight w:val="none"/>
          <w:lang w:val="en-US" w:eastAsia="zh-CN"/>
        </w:rPr>
        <w:t xml:space="preserve"> </w:t>
      </w:r>
      <w:r>
        <w:rPr>
          <w:rFonts w:hint="eastAsia" w:ascii="宋体" w:hAnsi="宋体" w:eastAsia="宋体" w:cs="宋体"/>
          <w:szCs w:val="21"/>
          <w:highlight w:val="none"/>
        </w:rPr>
        <w:t>是否予以否决投标</w:t>
      </w:r>
      <w:bookmarkEnd w:id="335"/>
      <w:bookmarkEnd w:id="336"/>
    </w:p>
    <w:p w14:paraId="50B0EF62">
      <w:pPr>
        <w:pageBreakBefore w:val="0"/>
        <w:widowControl w:val="0"/>
        <w:kinsoku/>
        <w:wordWrap/>
        <w:overflowPunct/>
        <w:topLinePunct w:val="0"/>
        <w:autoSpaceDE w:val="0"/>
        <w:autoSpaceDN w:val="0"/>
        <w:bidi w:val="0"/>
        <w:spacing w:after="160" w:line="400" w:lineRule="exact"/>
        <w:ind w:firstLine="436" w:firstLineChars="200"/>
        <w:textAlignment w:val="auto"/>
        <w:rPr>
          <w:rFonts w:hint="eastAsia" w:ascii="宋体" w:hAnsi="宋体" w:eastAsia="宋体" w:cs="宋体"/>
          <w:highlight w:val="none"/>
        </w:rPr>
      </w:pPr>
      <w:r>
        <w:rPr>
          <w:rFonts w:hint="eastAsia" w:ascii="宋体" w:hAnsi="宋体" w:eastAsia="宋体" w:cs="宋体"/>
          <w:spacing w:val="-11"/>
          <w:sz w:val="24"/>
          <w:highlight w:val="none"/>
        </w:rPr>
        <w:t>交易系统依据第二章附件2-2中规定的</w:t>
      </w:r>
      <w:r>
        <w:rPr>
          <w:rFonts w:hint="eastAsia" w:ascii="宋体" w:hAnsi="宋体" w:eastAsia="宋体" w:cs="宋体"/>
          <w:spacing w:val="-11"/>
          <w:sz w:val="24"/>
          <w:szCs w:val="21"/>
          <w:highlight w:val="none"/>
        </w:rPr>
        <w:t>否决投标情形，</w:t>
      </w:r>
      <w:r>
        <w:rPr>
          <w:rFonts w:hint="eastAsia" w:ascii="宋体" w:hAnsi="宋体" w:eastAsia="宋体" w:cs="宋体"/>
          <w:spacing w:val="-11"/>
          <w:sz w:val="24"/>
          <w:highlight w:val="none"/>
        </w:rPr>
        <w:t>判断是否对投标人的投标</w:t>
      </w:r>
      <w:r>
        <w:rPr>
          <w:rFonts w:hint="eastAsia" w:ascii="宋体" w:hAnsi="宋体" w:eastAsia="宋体" w:cs="宋体"/>
          <w:spacing w:val="-11"/>
          <w:sz w:val="24"/>
          <w:szCs w:val="21"/>
          <w:highlight w:val="none"/>
        </w:rPr>
        <w:t>予以否决</w:t>
      </w:r>
      <w:r>
        <w:rPr>
          <w:rFonts w:hint="eastAsia" w:ascii="宋体" w:hAnsi="宋体" w:eastAsia="宋体" w:cs="宋体"/>
          <w:spacing w:val="-11"/>
          <w:sz w:val="24"/>
          <w:highlight w:val="none"/>
        </w:rPr>
        <w:t>。</w:t>
      </w:r>
    </w:p>
    <w:p w14:paraId="03658901">
      <w:pPr>
        <w:pStyle w:val="3"/>
        <w:pageBreakBefore w:val="0"/>
        <w:widowControl w:val="0"/>
        <w:numPr>
          <w:ilvl w:val="0"/>
          <w:numId w:val="0"/>
        </w:numPr>
        <w:kinsoku/>
        <w:wordWrap/>
        <w:overflowPunct/>
        <w:topLinePunct w:val="0"/>
        <w:autoSpaceDE w:val="0"/>
        <w:autoSpaceDN w:val="0"/>
        <w:bidi w:val="0"/>
        <w:spacing w:after="160" w:line="400" w:lineRule="exact"/>
        <w:ind w:leftChars="0"/>
        <w:textAlignment w:val="auto"/>
        <w:rPr>
          <w:rFonts w:hint="eastAsia"/>
          <w:highlight w:val="none"/>
        </w:rPr>
      </w:pPr>
      <w:bookmarkStart w:id="337" w:name="_Toc211498651"/>
      <w:bookmarkStart w:id="338" w:name="_Toc8432"/>
      <w:r>
        <w:rPr>
          <w:rFonts w:hint="eastAsia"/>
          <w:highlight w:val="none"/>
          <w:lang w:val="en-US" w:eastAsia="zh-CN"/>
        </w:rPr>
        <w:t>4.</w:t>
      </w:r>
      <w:r>
        <w:rPr>
          <w:rFonts w:hint="eastAsia"/>
          <w:highlight w:val="none"/>
        </w:rPr>
        <w:t>评标委员会复核</w:t>
      </w:r>
      <w:bookmarkEnd w:id="337"/>
      <w:bookmarkEnd w:id="338"/>
    </w:p>
    <w:p w14:paraId="530ADEF0">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评标委员会</w:t>
      </w:r>
      <w:r>
        <w:rPr>
          <w:rFonts w:hint="eastAsia" w:ascii="宋体" w:hAnsi="宋体" w:cs="宋体"/>
          <w:szCs w:val="21"/>
          <w:highlight w:val="none"/>
          <w:lang w:val="en-US" w:eastAsia="zh-CN"/>
        </w:rPr>
        <w:t>组长</w:t>
      </w:r>
      <w:r>
        <w:rPr>
          <w:rFonts w:hint="eastAsia" w:ascii="宋体" w:hAnsi="宋体" w:eastAsia="宋体" w:cs="宋体"/>
          <w:szCs w:val="21"/>
          <w:highlight w:val="none"/>
        </w:rPr>
        <w:t>应组织评标委员会成员认真研究招标文件，了解和熟悉招标目的、招标范围、主要合同条件、技术标准和要求、质量标准和工期要求等，掌握评标标准和方法。未在招标文件中规定的标准和方法不得作为复核确认的依据。</w:t>
      </w:r>
    </w:p>
    <w:p w14:paraId="0BD34896">
      <w:pPr>
        <w:pStyle w:val="3"/>
        <w:pageBreakBefore w:val="0"/>
        <w:widowControl w:val="0"/>
        <w:numPr>
          <w:ilvl w:val="0"/>
          <w:numId w:val="0"/>
        </w:numPr>
        <w:kinsoku/>
        <w:wordWrap/>
        <w:overflowPunct/>
        <w:topLinePunct w:val="0"/>
        <w:autoSpaceDE w:val="0"/>
        <w:autoSpaceDN w:val="0"/>
        <w:bidi w:val="0"/>
        <w:spacing w:after="160" w:line="400" w:lineRule="exact"/>
        <w:ind w:leftChars="0"/>
        <w:textAlignment w:val="auto"/>
        <w:rPr>
          <w:rFonts w:hint="eastAsia"/>
          <w:highlight w:val="none"/>
        </w:rPr>
      </w:pPr>
      <w:bookmarkStart w:id="339" w:name="_Toc19300"/>
      <w:bookmarkStart w:id="340" w:name="_Toc211498652"/>
      <w:r>
        <w:rPr>
          <w:rFonts w:hint="eastAsia"/>
          <w:highlight w:val="none"/>
          <w:lang w:val="en-US" w:eastAsia="zh-CN"/>
        </w:rPr>
        <w:t>5.</w:t>
      </w:r>
      <w:r>
        <w:rPr>
          <w:rFonts w:hint="eastAsia"/>
          <w:highlight w:val="none"/>
        </w:rPr>
        <w:t>投标报价评审</w:t>
      </w:r>
      <w:bookmarkEnd w:id="339"/>
      <w:bookmarkEnd w:id="340"/>
    </w:p>
    <w:p w14:paraId="032C8006">
      <w:pPr>
        <w:pageBreakBefore w:val="0"/>
        <w:widowControl w:val="0"/>
        <w:kinsoku/>
        <w:wordWrap/>
        <w:overflowPunct/>
        <w:topLinePunct w:val="0"/>
        <w:autoSpaceDE w:val="0"/>
        <w:autoSpaceDN w:val="0"/>
        <w:bidi w:val="0"/>
        <w:spacing w:after="16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highlight w:val="none"/>
        </w:rPr>
        <w:t>交易系统</w:t>
      </w:r>
      <w:r>
        <w:rPr>
          <w:rFonts w:hint="eastAsia" w:ascii="宋体" w:hAnsi="宋体" w:eastAsia="宋体" w:cs="宋体"/>
          <w:szCs w:val="21"/>
          <w:highlight w:val="none"/>
        </w:rPr>
        <w:t>按照规定的评审因素和标准进行评审计分。进入投标报价评审阶段投标人数量的确定方式：见评标办法前附表。</w:t>
      </w:r>
    </w:p>
    <w:p w14:paraId="4B2DC3A0">
      <w:pPr>
        <w:pStyle w:val="3"/>
        <w:pageBreakBefore w:val="0"/>
        <w:widowControl w:val="0"/>
        <w:numPr>
          <w:ilvl w:val="0"/>
          <w:numId w:val="0"/>
        </w:numPr>
        <w:kinsoku/>
        <w:wordWrap/>
        <w:overflowPunct/>
        <w:topLinePunct w:val="0"/>
        <w:autoSpaceDE w:val="0"/>
        <w:autoSpaceDN w:val="0"/>
        <w:bidi w:val="0"/>
        <w:spacing w:after="140" w:line="400" w:lineRule="exact"/>
        <w:ind w:leftChars="0"/>
        <w:textAlignment w:val="auto"/>
        <w:rPr>
          <w:rFonts w:hint="eastAsia"/>
          <w:highlight w:val="none"/>
        </w:rPr>
      </w:pPr>
      <w:bookmarkStart w:id="341" w:name="_Toc211498653"/>
      <w:bookmarkStart w:id="342" w:name="_Toc31903"/>
      <w:r>
        <w:rPr>
          <w:rFonts w:hint="eastAsia"/>
          <w:highlight w:val="none"/>
          <w:lang w:val="en-US" w:eastAsia="zh-CN"/>
        </w:rPr>
        <w:t>6.</w:t>
      </w:r>
      <w:r>
        <w:rPr>
          <w:rFonts w:hint="eastAsia"/>
          <w:highlight w:val="none"/>
        </w:rPr>
        <w:t>澄清、说明或补正</w:t>
      </w:r>
      <w:bookmarkEnd w:id="341"/>
      <w:bookmarkEnd w:id="342"/>
    </w:p>
    <w:p w14:paraId="057013DA">
      <w:pPr>
        <w:pageBreakBefore w:val="0"/>
        <w:widowControl w:val="0"/>
        <w:kinsoku/>
        <w:wordWrap/>
        <w:overflowPunct/>
        <w:topLinePunct w:val="0"/>
        <w:autoSpaceDE w:val="0"/>
        <w:autoSpaceDN w:val="0"/>
        <w:bidi w:val="0"/>
        <w:spacing w:after="140" w:line="400" w:lineRule="exact"/>
        <w:ind w:firstLine="480" w:firstLineChars="200"/>
        <w:textAlignment w:val="auto"/>
        <w:rPr>
          <w:rFonts w:hint="eastAsia" w:ascii="宋体" w:hAnsi="宋体" w:eastAsia="宋体" w:cs="宋体"/>
          <w:highlight w:val="none"/>
        </w:rPr>
      </w:pPr>
      <w:r>
        <w:rPr>
          <w:rFonts w:hint="eastAsia" w:cs="宋体"/>
          <w:highlight w:val="none"/>
          <w:lang w:val="en-US" w:eastAsia="zh-CN"/>
        </w:rPr>
        <w:t>6</w:t>
      </w:r>
      <w:r>
        <w:rPr>
          <w:rFonts w:hint="eastAsia" w:ascii="宋体" w:hAnsi="宋体" w:eastAsia="宋体" w:cs="宋体"/>
          <w:highlight w:val="none"/>
        </w:rPr>
        <w:t>.1 评标委员会可以书面形式要求投标人对所提交的投标文件中不明确的内容进行书面澄清、说明或者补正。评标委员会不接受投标人主动提出的澄清、说明或补正。</w:t>
      </w:r>
    </w:p>
    <w:p w14:paraId="0A05656E">
      <w:pPr>
        <w:pageBreakBefore w:val="0"/>
        <w:widowControl w:val="0"/>
        <w:kinsoku/>
        <w:wordWrap/>
        <w:overflowPunct/>
        <w:topLinePunct w:val="0"/>
        <w:autoSpaceDE w:val="0"/>
        <w:autoSpaceDN w:val="0"/>
        <w:bidi w:val="0"/>
        <w:snapToGrid w:val="0"/>
        <w:spacing w:after="140" w:line="400" w:lineRule="exact"/>
        <w:ind w:firstLine="480" w:firstLineChars="200"/>
        <w:textAlignment w:val="auto"/>
        <w:rPr>
          <w:rFonts w:hint="eastAsia" w:ascii="宋体" w:hAnsi="宋体" w:eastAsia="宋体" w:cs="宋体"/>
          <w:highlight w:val="none"/>
        </w:rPr>
      </w:pPr>
      <w:r>
        <w:rPr>
          <w:rFonts w:hint="eastAsia" w:cs="宋体"/>
          <w:highlight w:val="none"/>
          <w:lang w:val="en-US" w:eastAsia="zh-CN"/>
        </w:rPr>
        <w:t>6</w:t>
      </w:r>
      <w:r>
        <w:rPr>
          <w:rFonts w:hint="eastAsia" w:ascii="宋体" w:hAnsi="宋体" w:eastAsia="宋体" w:cs="宋体"/>
          <w:highlight w:val="none"/>
        </w:rPr>
        <w:t>.2 澄清、说明和补正不得改变投标文件的实质性内容。投标人的书面澄清、说明和补正属于投标文件的组成部分。</w:t>
      </w:r>
    </w:p>
    <w:p w14:paraId="23942ABF">
      <w:pPr>
        <w:pageBreakBefore w:val="0"/>
        <w:widowControl w:val="0"/>
        <w:kinsoku/>
        <w:wordWrap/>
        <w:overflowPunct/>
        <w:topLinePunct w:val="0"/>
        <w:autoSpaceDE w:val="0"/>
        <w:autoSpaceDN w:val="0"/>
        <w:bidi w:val="0"/>
        <w:snapToGrid w:val="0"/>
        <w:spacing w:after="140" w:line="400" w:lineRule="exact"/>
        <w:ind w:firstLine="480" w:firstLineChars="200"/>
        <w:textAlignment w:val="auto"/>
        <w:rPr>
          <w:rFonts w:hint="eastAsia" w:ascii="宋体" w:hAnsi="宋体" w:eastAsia="宋体" w:cs="宋体"/>
          <w:highlight w:val="none"/>
        </w:rPr>
      </w:pPr>
      <w:r>
        <w:rPr>
          <w:rFonts w:hint="eastAsia" w:cs="宋体"/>
          <w:highlight w:val="none"/>
          <w:lang w:val="en-US" w:eastAsia="zh-CN"/>
        </w:rPr>
        <w:t>6</w:t>
      </w:r>
      <w:r>
        <w:rPr>
          <w:rFonts w:hint="eastAsia" w:ascii="宋体" w:hAnsi="宋体" w:eastAsia="宋体" w:cs="宋体"/>
          <w:highlight w:val="none"/>
        </w:rPr>
        <w:t>.3 评标委员会对投标人提交的澄清、说明或补正有疑问的，可以要求投标人进一步澄清、说明或补正。</w:t>
      </w:r>
    </w:p>
    <w:p w14:paraId="2D9C1C88">
      <w:pPr>
        <w:pageBreakBefore w:val="0"/>
        <w:widowControl w:val="0"/>
        <w:kinsoku/>
        <w:wordWrap/>
        <w:overflowPunct/>
        <w:topLinePunct w:val="0"/>
        <w:autoSpaceDE w:val="0"/>
        <w:autoSpaceDN w:val="0"/>
        <w:bidi w:val="0"/>
        <w:snapToGrid/>
        <w:spacing w:after="140" w:line="400" w:lineRule="exact"/>
        <w:ind w:firstLine="480" w:firstLineChars="200"/>
        <w:textAlignment w:val="auto"/>
        <w:rPr>
          <w:rFonts w:hint="eastAsia" w:ascii="宋体" w:hAnsi="宋体" w:eastAsia="宋体" w:cs="宋体"/>
          <w:spacing w:val="-6"/>
          <w:sz w:val="24"/>
          <w:highlight w:val="none"/>
        </w:rPr>
      </w:pPr>
      <w:r>
        <w:rPr>
          <w:rFonts w:hint="eastAsia" w:cs="宋体"/>
          <w:highlight w:val="none"/>
          <w:lang w:val="en-US" w:eastAsia="zh-CN"/>
        </w:rPr>
        <w:t>6</w:t>
      </w:r>
      <w:r>
        <w:rPr>
          <w:rFonts w:hint="eastAsia" w:ascii="宋体" w:hAnsi="宋体" w:eastAsia="宋体" w:cs="宋体"/>
          <w:highlight w:val="none"/>
        </w:rPr>
        <w:t>.4 评审过程中，评标委员会拟作出否决投标决定的，应要求投标人进行书面澄清、说明或补正，</w:t>
      </w:r>
      <w:r>
        <w:rPr>
          <w:rFonts w:hint="eastAsia" w:ascii="宋体" w:hAnsi="宋体" w:eastAsia="宋体" w:cs="宋体"/>
          <w:spacing w:val="-6"/>
          <w:sz w:val="24"/>
          <w:highlight w:val="none"/>
        </w:rPr>
        <w:t>未进行该程序的，不得作出否决投标决定，投标人未按要求进行回复的除外。</w:t>
      </w:r>
    </w:p>
    <w:p w14:paraId="47F18439">
      <w:pPr>
        <w:pStyle w:val="3"/>
        <w:pageBreakBefore w:val="0"/>
        <w:widowControl w:val="0"/>
        <w:kinsoku/>
        <w:wordWrap/>
        <w:overflowPunct/>
        <w:topLinePunct w:val="0"/>
        <w:autoSpaceDE w:val="0"/>
        <w:autoSpaceDN w:val="0"/>
        <w:bidi w:val="0"/>
        <w:spacing w:after="140" w:line="400" w:lineRule="exact"/>
        <w:textAlignment w:val="auto"/>
        <w:rPr>
          <w:rFonts w:hint="eastAsia"/>
          <w:highlight w:val="none"/>
        </w:rPr>
      </w:pPr>
      <w:bookmarkStart w:id="343" w:name="_Toc211498654"/>
      <w:bookmarkStart w:id="344" w:name="_Toc6102"/>
      <w:r>
        <w:rPr>
          <w:rFonts w:hint="eastAsia"/>
          <w:highlight w:val="none"/>
          <w:lang w:val="en-US" w:eastAsia="zh-CN"/>
        </w:rPr>
        <w:t>7</w:t>
      </w:r>
      <w:r>
        <w:rPr>
          <w:rFonts w:hint="eastAsia"/>
          <w:highlight w:val="none"/>
        </w:rPr>
        <w:t>.评分结果</w:t>
      </w:r>
      <w:bookmarkEnd w:id="343"/>
      <w:bookmarkEnd w:id="344"/>
    </w:p>
    <w:p w14:paraId="17BD0867">
      <w:pPr>
        <w:pageBreakBefore w:val="0"/>
        <w:widowControl w:val="0"/>
        <w:kinsoku/>
        <w:wordWrap/>
        <w:overflowPunct/>
        <w:topLinePunct w:val="0"/>
        <w:autoSpaceDE w:val="0"/>
        <w:autoSpaceDN w:val="0"/>
        <w:bidi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评审工作全部结束后，按照评标得分由高</w:t>
      </w:r>
      <w:r>
        <w:rPr>
          <w:rFonts w:hint="eastAsia" w:cs="宋体"/>
          <w:szCs w:val="21"/>
          <w:highlight w:val="none"/>
          <w:lang w:eastAsia="zh-CN"/>
        </w:rPr>
        <w:t>到</w:t>
      </w:r>
      <w:r>
        <w:rPr>
          <w:rFonts w:hint="eastAsia" w:ascii="宋体" w:hAnsi="宋体" w:eastAsia="宋体" w:cs="宋体"/>
          <w:szCs w:val="21"/>
          <w:highlight w:val="none"/>
        </w:rPr>
        <w:t>低的次序对投标人进行排序。</w:t>
      </w:r>
    </w:p>
    <w:p w14:paraId="6AF7CC32">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评分分值计算保留小数点后两位，小数点后第三位“四舍五入”。</w:t>
      </w:r>
    </w:p>
    <w:p w14:paraId="06A812DB">
      <w:pPr>
        <w:pStyle w:val="3"/>
        <w:pageBreakBefore w:val="0"/>
        <w:widowControl w:val="0"/>
        <w:kinsoku/>
        <w:wordWrap/>
        <w:overflowPunct/>
        <w:topLinePunct w:val="0"/>
        <w:autoSpaceDE w:val="0"/>
        <w:autoSpaceDN w:val="0"/>
        <w:bidi w:val="0"/>
        <w:spacing w:after="140" w:line="400" w:lineRule="exact"/>
        <w:textAlignment w:val="auto"/>
        <w:rPr>
          <w:rFonts w:hint="eastAsia"/>
          <w:highlight w:val="none"/>
        </w:rPr>
      </w:pPr>
      <w:bookmarkStart w:id="345" w:name="_Toc14190"/>
      <w:bookmarkStart w:id="346" w:name="_Toc211498655"/>
      <w:r>
        <w:rPr>
          <w:rFonts w:hint="eastAsia"/>
          <w:highlight w:val="none"/>
          <w:lang w:val="en-US" w:eastAsia="zh-CN"/>
        </w:rPr>
        <w:t>8</w:t>
      </w:r>
      <w:r>
        <w:rPr>
          <w:rFonts w:hint="eastAsia"/>
          <w:highlight w:val="none"/>
        </w:rPr>
        <w:t>.中标人的确定</w:t>
      </w:r>
      <w:bookmarkEnd w:id="345"/>
      <w:bookmarkEnd w:id="346"/>
    </w:p>
    <w:p w14:paraId="77F066FB">
      <w:pPr>
        <w:pStyle w:val="164"/>
        <w:pageBreakBefore w:val="0"/>
        <w:widowControl w:val="0"/>
        <w:kinsoku/>
        <w:wordWrap/>
        <w:overflowPunct/>
        <w:topLinePunct w:val="0"/>
        <w:autoSpaceDE w:val="0"/>
        <w:autoSpaceDN w:val="0"/>
        <w:bidi w:val="0"/>
        <w:spacing w:after="140" w:line="400" w:lineRule="exact"/>
        <w:ind w:firstLine="480" w:firstLineChars="200"/>
        <w:textAlignment w:val="auto"/>
        <w:rPr>
          <w:rFonts w:hint="eastAsia" w:ascii="宋体" w:hAnsi="宋体" w:eastAsia="宋体" w:cs="宋体"/>
          <w:highlight w:val="none"/>
        </w:rPr>
      </w:pPr>
      <w:bookmarkStart w:id="347" w:name="_Toc211498656"/>
      <w:bookmarkStart w:id="348" w:name="_Toc193802710"/>
      <w:r>
        <w:rPr>
          <w:rFonts w:hint="eastAsia" w:eastAsia="宋体" w:cs="宋体"/>
          <w:highlight w:val="none"/>
          <w:lang w:val="en-US" w:eastAsia="zh-CN"/>
        </w:rPr>
        <w:t>8</w:t>
      </w:r>
      <w:r>
        <w:rPr>
          <w:rFonts w:hint="eastAsia" w:ascii="宋体" w:hAnsi="宋体" w:eastAsia="宋体" w:cs="宋体"/>
          <w:highlight w:val="none"/>
        </w:rPr>
        <w:t>.1 推荐中定标候选人</w:t>
      </w:r>
      <w:bookmarkEnd w:id="347"/>
      <w:bookmarkEnd w:id="348"/>
    </w:p>
    <w:p w14:paraId="29E8D53C">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pacing w:val="-6"/>
          <w:sz w:val="24"/>
          <w:szCs w:val="21"/>
          <w:highlight w:val="none"/>
        </w:rPr>
      </w:pPr>
      <w:r>
        <w:rPr>
          <w:rFonts w:hint="eastAsia" w:cs="宋体"/>
          <w:szCs w:val="21"/>
          <w:highlight w:val="none"/>
          <w:lang w:val="en-US" w:eastAsia="zh-CN"/>
        </w:rPr>
        <w:t>8</w:t>
      </w:r>
      <w:r>
        <w:rPr>
          <w:rFonts w:hint="eastAsia" w:ascii="宋体" w:hAnsi="宋体" w:eastAsia="宋体" w:cs="宋体"/>
          <w:szCs w:val="21"/>
          <w:highlight w:val="none"/>
        </w:rPr>
        <w:t xml:space="preserve">.1.1 </w:t>
      </w:r>
      <w:r>
        <w:rPr>
          <w:rFonts w:hint="eastAsia" w:ascii="宋体" w:hAnsi="宋体" w:eastAsia="宋体" w:cs="宋体"/>
          <w:spacing w:val="-6"/>
          <w:sz w:val="24"/>
          <w:szCs w:val="21"/>
          <w:highlight w:val="none"/>
        </w:rPr>
        <w:t>评标委员会推荐</w:t>
      </w:r>
      <w:r>
        <w:rPr>
          <w:rFonts w:hint="eastAsia" w:cs="宋体"/>
          <w:spacing w:val="-6"/>
          <w:sz w:val="24"/>
          <w:szCs w:val="21"/>
          <w:highlight w:val="none"/>
          <w:lang w:eastAsia="zh-CN"/>
        </w:rPr>
        <w:t>前3个</w:t>
      </w:r>
      <w:r>
        <w:rPr>
          <w:rFonts w:hint="eastAsia" w:ascii="宋体" w:hAnsi="宋体" w:eastAsia="宋体" w:cs="宋体"/>
          <w:spacing w:val="-6"/>
          <w:sz w:val="24"/>
          <w:szCs w:val="21"/>
          <w:highlight w:val="none"/>
        </w:rPr>
        <w:t>不排序的定标候选人，由招标人确定</w:t>
      </w:r>
      <w:r>
        <w:rPr>
          <w:rFonts w:hint="eastAsia" w:ascii="宋体" w:hAnsi="宋体" w:eastAsia="宋体" w:cs="宋体"/>
          <w:spacing w:val="-6"/>
          <w:sz w:val="24"/>
          <w:szCs w:val="21"/>
          <w:highlight w:val="none"/>
          <w:lang w:val="en-US" w:eastAsia="zh-CN"/>
        </w:rPr>
        <w:t>中标候选人排序</w:t>
      </w:r>
      <w:r>
        <w:rPr>
          <w:rFonts w:hint="eastAsia" w:ascii="宋体" w:hAnsi="宋体" w:eastAsia="宋体" w:cs="宋体"/>
          <w:spacing w:val="-6"/>
          <w:sz w:val="24"/>
          <w:szCs w:val="21"/>
          <w:highlight w:val="none"/>
        </w:rPr>
        <w:t>。</w:t>
      </w:r>
    </w:p>
    <w:p w14:paraId="0F2E8993">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cs="宋体"/>
          <w:szCs w:val="21"/>
          <w:highlight w:val="none"/>
          <w:lang w:val="en-US" w:eastAsia="zh-CN"/>
        </w:rPr>
        <w:t>8</w:t>
      </w:r>
      <w:r>
        <w:rPr>
          <w:rFonts w:hint="eastAsia" w:ascii="宋体" w:hAnsi="宋体" w:cs="宋体"/>
          <w:szCs w:val="21"/>
          <w:highlight w:val="none"/>
          <w:lang w:val="en-US" w:eastAsia="zh-CN"/>
        </w:rPr>
        <w:t>.1.2</w:t>
      </w:r>
      <w:r>
        <w:rPr>
          <w:rFonts w:hint="eastAsia" w:ascii="宋体" w:hAnsi="宋体" w:eastAsia="宋体" w:cs="宋体"/>
          <w:szCs w:val="21"/>
          <w:highlight w:val="none"/>
        </w:rPr>
        <w:t>推荐定标候选人时，应遵照以下原则</w:t>
      </w:r>
      <w:r>
        <w:rPr>
          <w:rFonts w:hint="eastAsia" w:cs="宋体"/>
          <w:szCs w:val="21"/>
          <w:highlight w:val="none"/>
          <w:lang w:eastAsia="zh-CN"/>
        </w:rPr>
        <w:t>：</w:t>
      </w:r>
    </w:p>
    <w:p w14:paraId="61DC63CC">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highlight w:val="none"/>
        </w:rPr>
        <w:t>交易系统</w:t>
      </w:r>
      <w:r>
        <w:rPr>
          <w:rFonts w:hint="eastAsia" w:ascii="宋体" w:hAnsi="宋体" w:eastAsia="宋体" w:cs="宋体"/>
          <w:szCs w:val="21"/>
          <w:highlight w:val="none"/>
        </w:rPr>
        <w:t>按照评标得分由高至低的次序排列，并根据第二章“投标人须知”前附表规定的定标候选人数量，将排序在前的投标人推荐为定标候选人。</w:t>
      </w:r>
    </w:p>
    <w:p w14:paraId="3BB40970">
      <w:pPr>
        <w:pageBreakBefore w:val="0"/>
        <w:widowControl w:val="0"/>
        <w:numPr>
          <w:ilvl w:val="255"/>
          <w:numId w:val="0"/>
        </w:numPr>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（2）投标人评标得分相同时，由交易系统随机确定定标候选人。</w:t>
      </w:r>
    </w:p>
    <w:p w14:paraId="189BA7B9">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（3）</w:t>
      </w:r>
      <w:r>
        <w:rPr>
          <w:rFonts w:hint="eastAsia" w:ascii="宋体" w:hAnsi="宋体" w:eastAsia="宋体" w:cs="宋体"/>
          <w:highlight w:val="none"/>
        </w:rPr>
        <w:t>评标委员会</w:t>
      </w:r>
      <w:r>
        <w:rPr>
          <w:rFonts w:hint="eastAsia" w:ascii="宋体" w:hAnsi="宋体" w:eastAsia="宋体" w:cs="宋体"/>
          <w:szCs w:val="21"/>
          <w:highlight w:val="none"/>
        </w:rPr>
        <w:t>根据规定</w:t>
      </w:r>
      <w:r>
        <w:rPr>
          <w:rFonts w:hint="eastAsia" w:ascii="宋体" w:hAnsi="宋体" w:eastAsia="宋体" w:cs="宋体"/>
          <w:highlight w:val="none"/>
        </w:rPr>
        <w:t>予以否决投标</w:t>
      </w:r>
      <w:r>
        <w:rPr>
          <w:rFonts w:hint="eastAsia" w:ascii="宋体" w:hAnsi="宋体" w:eastAsia="宋体" w:cs="宋体"/>
          <w:szCs w:val="21"/>
          <w:highlight w:val="none"/>
        </w:rPr>
        <w:t>后，如果因有效投标不足3个使得投标明显缺乏竞争的，评标委员会可以否决全部投标。</w:t>
      </w:r>
    </w:p>
    <w:p w14:paraId="7BB549F5">
      <w:pPr>
        <w:pStyle w:val="164"/>
        <w:keepNext w:val="0"/>
        <w:keepLines w:val="0"/>
        <w:adjustRightInd/>
        <w:snapToGrid/>
        <w:spacing w:after="140" w:line="400" w:lineRule="exact"/>
        <w:ind w:firstLine="480" w:firstLineChars="200"/>
        <w:rPr>
          <w:rFonts w:hint="eastAsia" w:ascii="宋体" w:hAnsi="宋体" w:eastAsia="宋体" w:cs="宋体"/>
          <w:szCs w:val="20"/>
          <w:highlight w:val="none"/>
          <w:lang w:val="en-US" w:eastAsia="zh-CN"/>
        </w:rPr>
      </w:pPr>
      <w:r>
        <w:rPr>
          <w:rFonts w:hint="eastAsia" w:eastAsia="宋体" w:cs="宋体"/>
          <w:szCs w:val="20"/>
          <w:highlight w:val="none"/>
          <w:lang w:val="en-US" w:eastAsia="zh-CN"/>
        </w:rPr>
        <w:t>8</w:t>
      </w:r>
      <w:r>
        <w:rPr>
          <w:rFonts w:hint="eastAsia" w:ascii="宋体" w:hAnsi="宋体" w:eastAsia="宋体" w:cs="宋体"/>
          <w:szCs w:val="20"/>
          <w:highlight w:val="none"/>
          <w:lang w:val="en-US" w:eastAsia="zh-CN"/>
        </w:rPr>
        <w:t>.2 中标人的确定</w:t>
      </w:r>
    </w:p>
    <w:p w14:paraId="7E070D9C">
      <w:pPr>
        <w:pStyle w:val="164"/>
        <w:keepNext w:val="0"/>
        <w:keepLines w:val="0"/>
        <w:pageBreakBefore w:val="0"/>
        <w:widowControl w:val="0"/>
        <w:kinsoku/>
        <w:wordWrap/>
        <w:overflowPunct/>
        <w:topLinePunct w:val="0"/>
        <w:autoSpaceDE w:val="0"/>
        <w:autoSpaceDN w:val="0"/>
        <w:bidi w:val="0"/>
        <w:spacing w:after="140" w:line="400" w:lineRule="exact"/>
        <w:ind w:firstLine="480" w:firstLineChars="200"/>
        <w:textAlignment w:val="auto"/>
        <w:rPr>
          <w:rFonts w:hint="eastAsia" w:ascii="宋体" w:hAnsi="宋体" w:eastAsia="宋体" w:cs="宋体"/>
          <w:szCs w:val="20"/>
          <w:highlight w:val="none"/>
          <w:lang w:val="en-US" w:eastAsia="zh-CN"/>
        </w:rPr>
      </w:pPr>
      <w:r>
        <w:rPr>
          <w:rFonts w:hint="eastAsia" w:ascii="宋体" w:hAnsi="宋体" w:eastAsia="宋体" w:cs="宋体"/>
          <w:szCs w:val="20"/>
          <w:highlight w:val="none"/>
          <w:lang w:val="en-US" w:eastAsia="zh-CN"/>
        </w:rPr>
        <w:t>由招标人对中标候选人进行公示。公示期间，对评标结果有异议或投诉的，将按照相关规定进行处理。</w:t>
      </w:r>
    </w:p>
    <w:p w14:paraId="4DC1FA4D">
      <w:pPr>
        <w:pageBreakBefore w:val="0"/>
        <w:widowControl w:val="0"/>
        <w:kinsoku/>
        <w:wordWrap/>
        <w:overflowPunct/>
        <w:topLinePunct w:val="0"/>
        <w:autoSpaceDE w:val="0"/>
        <w:autoSpaceDN w:val="0"/>
        <w:bidi w:val="0"/>
        <w:spacing w:after="140" w:line="400" w:lineRule="exact"/>
        <w:ind w:firstLine="480" w:firstLineChars="200"/>
        <w:textAlignment w:val="auto"/>
        <w:rPr>
          <w:rFonts w:hint="eastAsia" w:ascii="宋体" w:hAnsi="宋体" w:eastAsia="宋体" w:cs="宋体"/>
          <w:sz w:val="24"/>
          <w:szCs w:val="20"/>
          <w:highlight w:val="none"/>
        </w:rPr>
      </w:pPr>
      <w:r>
        <w:rPr>
          <w:rFonts w:hint="eastAsia" w:cs="宋体"/>
          <w:sz w:val="24"/>
          <w:szCs w:val="20"/>
          <w:highlight w:val="none"/>
          <w:lang w:val="en-US" w:eastAsia="zh-CN"/>
        </w:rPr>
        <w:t>8</w:t>
      </w:r>
      <w:r>
        <w:rPr>
          <w:rFonts w:hint="eastAsia" w:ascii="宋体" w:hAnsi="宋体" w:eastAsia="宋体" w:cs="宋体"/>
          <w:sz w:val="24"/>
          <w:szCs w:val="20"/>
          <w:highlight w:val="none"/>
        </w:rPr>
        <w:t>.</w:t>
      </w:r>
      <w:r>
        <w:rPr>
          <w:rFonts w:hint="eastAsia" w:ascii="宋体" w:hAnsi="宋体" w:cs="宋体"/>
          <w:sz w:val="24"/>
          <w:szCs w:val="20"/>
          <w:highlight w:val="none"/>
          <w:lang w:val="en-US" w:eastAsia="zh-CN"/>
        </w:rPr>
        <w:t>3</w:t>
      </w:r>
      <w:r>
        <w:rPr>
          <w:rFonts w:hint="eastAsia" w:ascii="宋体" w:hAnsi="宋体" w:eastAsia="宋体" w:cs="宋体"/>
          <w:sz w:val="24"/>
          <w:szCs w:val="20"/>
          <w:highlight w:val="none"/>
        </w:rPr>
        <w:t xml:space="preserve"> 编制评标报告</w:t>
      </w:r>
    </w:p>
    <w:p w14:paraId="37CDD0C6">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评标委员会根据评标办法的规定向招标人提交评标报告。评标报告应当由全体评标委员会成员签字。评标报告应当包括以下内容：</w:t>
      </w:r>
    </w:p>
    <w:p w14:paraId="1C4C3CC0">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（1）基本情况和数据表；</w:t>
      </w:r>
    </w:p>
    <w:p w14:paraId="2F69EB7A">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（2）评标委员会成员名单；</w:t>
      </w:r>
    </w:p>
    <w:p w14:paraId="2EDBD5D7">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（3）开标记录；</w:t>
      </w:r>
    </w:p>
    <w:p w14:paraId="72946FB6">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（4）符合要求的投标一览表；</w:t>
      </w:r>
    </w:p>
    <w:p w14:paraId="6A814E49">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（5）否决投标情况说明；</w:t>
      </w:r>
    </w:p>
    <w:p w14:paraId="0B0309F4">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（6）评标标准、评标方法或者评标因素一览表；</w:t>
      </w:r>
    </w:p>
    <w:p w14:paraId="0F72D964">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（7）经评审的价格一览表（包括评标委员会在评标过程中所形成的所有记载评标结果、结论的表格、说明、记录等文件）；</w:t>
      </w:r>
    </w:p>
    <w:p w14:paraId="6A151051">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（8）经评审的投标人排序（不含定标候选人）；</w:t>
      </w:r>
    </w:p>
    <w:p w14:paraId="1F9F6136">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w:t>
      </w:r>
      <w:r>
        <w:rPr>
          <w:rFonts w:hint="eastAsia" w:ascii="宋体" w:hAnsi="宋体" w:cs="宋体"/>
          <w:szCs w:val="21"/>
          <w:highlight w:val="none"/>
          <w:lang w:val="en-US" w:eastAsia="zh-CN"/>
        </w:rPr>
        <w:t>9</w:t>
      </w:r>
      <w:r>
        <w:rPr>
          <w:rFonts w:hint="eastAsia" w:ascii="宋体" w:hAnsi="宋体" w:eastAsia="宋体" w:cs="宋体"/>
          <w:szCs w:val="21"/>
          <w:highlight w:val="none"/>
        </w:rPr>
        <w:t>）澄清、说明、补正事项纪要。</w:t>
      </w:r>
    </w:p>
    <w:p w14:paraId="2D867BEC">
      <w:pPr>
        <w:pStyle w:val="3"/>
        <w:pageBreakBefore w:val="0"/>
        <w:widowControl w:val="0"/>
        <w:numPr>
          <w:ilvl w:val="-1"/>
          <w:numId w:val="0"/>
        </w:numPr>
        <w:kinsoku/>
        <w:wordWrap/>
        <w:overflowPunct/>
        <w:topLinePunct w:val="0"/>
        <w:autoSpaceDE w:val="0"/>
        <w:autoSpaceDN w:val="0"/>
        <w:bidi w:val="0"/>
        <w:spacing w:after="140" w:line="400" w:lineRule="exact"/>
        <w:ind w:left="0" w:leftChars="0" w:firstLine="0" w:firstLineChars="0"/>
        <w:textAlignment w:val="auto"/>
        <w:rPr>
          <w:rFonts w:hint="eastAsia"/>
          <w:highlight w:val="none"/>
        </w:rPr>
      </w:pPr>
      <w:bookmarkStart w:id="349" w:name="_Toc211498657"/>
      <w:bookmarkStart w:id="350" w:name="_Toc19235"/>
      <w:r>
        <w:rPr>
          <w:rFonts w:hint="eastAsia"/>
          <w:highlight w:val="none"/>
          <w:lang w:val="en-US" w:eastAsia="zh-CN"/>
        </w:rPr>
        <w:t>9.</w:t>
      </w:r>
      <w:r>
        <w:rPr>
          <w:rFonts w:hint="eastAsia"/>
          <w:highlight w:val="none"/>
        </w:rPr>
        <w:t>特殊情况的处置程序</w:t>
      </w:r>
      <w:bookmarkEnd w:id="349"/>
      <w:bookmarkEnd w:id="350"/>
    </w:p>
    <w:p w14:paraId="0DD44F65">
      <w:pPr>
        <w:pageBreakBefore w:val="0"/>
        <w:widowControl w:val="0"/>
        <w:kinsoku/>
        <w:wordWrap/>
        <w:overflowPunct/>
        <w:topLinePunct w:val="0"/>
        <w:autoSpaceDE w:val="0"/>
        <w:autoSpaceDN w:val="0"/>
        <w:bidi w:val="0"/>
        <w:spacing w:after="140" w:line="400" w:lineRule="exact"/>
        <w:ind w:firstLine="480" w:firstLineChars="200"/>
        <w:textAlignment w:val="auto"/>
        <w:rPr>
          <w:rFonts w:hint="eastAsia" w:ascii="宋体" w:hAnsi="宋体" w:eastAsia="宋体" w:cs="宋体"/>
          <w:szCs w:val="21"/>
          <w:highlight w:val="none"/>
        </w:rPr>
      </w:pPr>
      <w:r>
        <w:rPr>
          <w:rFonts w:hint="eastAsia" w:cs="宋体"/>
          <w:szCs w:val="21"/>
          <w:highlight w:val="none"/>
          <w:lang w:val="en-US" w:eastAsia="zh-CN"/>
        </w:rPr>
        <w:t>9</w:t>
      </w:r>
      <w:r>
        <w:rPr>
          <w:rFonts w:hint="eastAsia" w:ascii="宋体" w:hAnsi="宋体" w:eastAsia="宋体" w:cs="宋体"/>
          <w:szCs w:val="21"/>
          <w:highlight w:val="none"/>
        </w:rPr>
        <w:t>.1 关于评标活动暂停</w:t>
      </w:r>
    </w:p>
    <w:p w14:paraId="70B342B1">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cs="宋体"/>
          <w:szCs w:val="21"/>
          <w:highlight w:val="none"/>
          <w:lang w:val="en-US" w:eastAsia="zh-CN"/>
        </w:rPr>
        <w:t>9</w:t>
      </w:r>
      <w:r>
        <w:rPr>
          <w:rFonts w:hint="eastAsia" w:ascii="宋体" w:hAnsi="宋体" w:eastAsia="宋体" w:cs="宋体"/>
          <w:szCs w:val="21"/>
          <w:highlight w:val="none"/>
        </w:rPr>
        <w:t>.1.1 评标委员会应当执行连续评标的原则，按评标办法中规定的程序、内容、方法、标准完成全部评标工作。除特殊情况外，评标活动不得暂停。</w:t>
      </w:r>
    </w:p>
    <w:p w14:paraId="0A50858D">
      <w:pPr>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cs="宋体"/>
          <w:szCs w:val="21"/>
          <w:highlight w:val="none"/>
          <w:lang w:val="en-US" w:eastAsia="zh-CN"/>
        </w:rPr>
        <w:t>9</w:t>
      </w:r>
      <w:r>
        <w:rPr>
          <w:rFonts w:hint="eastAsia" w:ascii="宋体" w:hAnsi="宋体" w:eastAsia="宋体" w:cs="宋体"/>
          <w:szCs w:val="21"/>
          <w:highlight w:val="none"/>
        </w:rPr>
        <w:t>.1.2 发生评标暂停情况时，评标委员会应当封存全部投标文件和评标记录，待特殊情况的影响结束且具备继续评标的条件时，由原评标委员会继续评标。</w:t>
      </w:r>
    </w:p>
    <w:p w14:paraId="74A1D211">
      <w:pPr>
        <w:keepNext w:val="0"/>
        <w:keepLines w:val="0"/>
        <w:pageBreakBefore w:val="0"/>
        <w:widowControl w:val="0"/>
        <w:kinsoku/>
        <w:wordWrap/>
        <w:overflowPunct/>
        <w:topLinePunct w:val="0"/>
        <w:autoSpaceDE w:val="0"/>
        <w:autoSpaceDN w:val="0"/>
        <w:bidi w:val="0"/>
        <w:spacing w:after="140" w:line="400" w:lineRule="exact"/>
        <w:ind w:firstLine="480" w:firstLineChars="200"/>
        <w:textAlignment w:val="auto"/>
        <w:rPr>
          <w:rFonts w:hint="eastAsia" w:ascii="宋体" w:hAnsi="宋体" w:eastAsia="宋体" w:cs="宋体"/>
          <w:szCs w:val="21"/>
          <w:highlight w:val="none"/>
        </w:rPr>
      </w:pPr>
      <w:r>
        <w:rPr>
          <w:rFonts w:hint="eastAsia" w:cs="宋体"/>
          <w:szCs w:val="21"/>
          <w:highlight w:val="none"/>
          <w:lang w:val="en-US" w:eastAsia="zh-CN"/>
        </w:rPr>
        <w:t>9</w:t>
      </w:r>
      <w:r>
        <w:rPr>
          <w:rFonts w:hint="eastAsia" w:ascii="宋体" w:hAnsi="宋体" w:eastAsia="宋体" w:cs="宋体"/>
          <w:szCs w:val="21"/>
          <w:highlight w:val="none"/>
        </w:rPr>
        <w:t>.2 关于评标中途更换评委</w:t>
      </w:r>
    </w:p>
    <w:p w14:paraId="5B1850CB">
      <w:pPr>
        <w:keepNext w:val="0"/>
        <w:keepLines w:val="0"/>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cs="宋体"/>
          <w:szCs w:val="21"/>
          <w:highlight w:val="none"/>
          <w:lang w:val="en-US" w:eastAsia="zh-CN"/>
        </w:rPr>
        <w:t>9</w:t>
      </w:r>
      <w:r>
        <w:rPr>
          <w:rFonts w:hint="eastAsia" w:ascii="宋体" w:hAnsi="宋体" w:eastAsia="宋体" w:cs="宋体"/>
          <w:szCs w:val="21"/>
          <w:highlight w:val="none"/>
        </w:rPr>
        <w:t>.2.1 除非发生下列情况之一，不得在评标中途更换评标委员会成员：</w:t>
      </w:r>
    </w:p>
    <w:p w14:paraId="4EB73FAA">
      <w:pPr>
        <w:keepNext w:val="0"/>
        <w:keepLines w:val="0"/>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（1）因不可抗拒的原因，评标委员会成员不能到场或需在评标中途退出评标活动。</w:t>
      </w:r>
    </w:p>
    <w:p w14:paraId="6F34B38A">
      <w:pPr>
        <w:keepNext w:val="0"/>
        <w:keepLines w:val="0"/>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（2）根据法律法规规定，某个或某几个评标委员会成员需要回避。</w:t>
      </w:r>
    </w:p>
    <w:p w14:paraId="020B3654">
      <w:pPr>
        <w:keepNext w:val="0"/>
        <w:keepLines w:val="0"/>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cs="宋体"/>
          <w:szCs w:val="21"/>
          <w:highlight w:val="none"/>
          <w:lang w:val="en-US" w:eastAsia="zh-CN"/>
        </w:rPr>
        <w:t>9</w:t>
      </w:r>
      <w:r>
        <w:rPr>
          <w:rFonts w:hint="eastAsia" w:ascii="宋体" w:hAnsi="宋体" w:eastAsia="宋体" w:cs="宋体"/>
          <w:szCs w:val="21"/>
          <w:highlight w:val="none"/>
        </w:rPr>
        <w:t>.2.2 退出评标的评标委员会成员，其完成的评标行为无效。由招标人根据有关规定另行确定替代者进行评标。</w:t>
      </w:r>
    </w:p>
    <w:p w14:paraId="31CFEB4F">
      <w:pPr>
        <w:keepNext w:val="0"/>
        <w:keepLines w:val="0"/>
        <w:pageBreakBefore w:val="0"/>
        <w:widowControl w:val="0"/>
        <w:kinsoku/>
        <w:wordWrap/>
        <w:overflowPunct/>
        <w:topLinePunct w:val="0"/>
        <w:autoSpaceDE w:val="0"/>
        <w:autoSpaceDN w:val="0"/>
        <w:bidi w:val="0"/>
        <w:spacing w:after="140" w:line="400" w:lineRule="exact"/>
        <w:ind w:firstLine="480" w:firstLineChars="200"/>
        <w:textAlignment w:val="auto"/>
        <w:rPr>
          <w:rFonts w:hint="eastAsia" w:ascii="宋体" w:hAnsi="宋体" w:eastAsia="宋体" w:cs="宋体"/>
          <w:szCs w:val="21"/>
          <w:highlight w:val="none"/>
        </w:rPr>
      </w:pPr>
      <w:r>
        <w:rPr>
          <w:rFonts w:hint="eastAsia" w:cs="宋体"/>
          <w:szCs w:val="21"/>
          <w:highlight w:val="none"/>
          <w:lang w:val="en-US" w:eastAsia="zh-CN"/>
        </w:rPr>
        <w:t>9</w:t>
      </w:r>
      <w:r>
        <w:rPr>
          <w:rFonts w:hint="eastAsia" w:ascii="宋体" w:hAnsi="宋体" w:eastAsia="宋体" w:cs="宋体"/>
          <w:szCs w:val="21"/>
          <w:highlight w:val="none"/>
        </w:rPr>
        <w:t>.3 记名投票</w:t>
      </w:r>
    </w:p>
    <w:p w14:paraId="2FF26411">
      <w:pPr>
        <w:keepNext w:val="0"/>
        <w:keepLines w:val="0"/>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rPr>
        <w:t>在任何评标环节中，需评标委员会就某项定性的评审结论做出表决的，由评标委员会全体成员按照少数服从多数的原则，以记名投票方式表决。</w:t>
      </w:r>
    </w:p>
    <w:p w14:paraId="022B0969">
      <w:pPr>
        <w:pStyle w:val="3"/>
        <w:keepNext w:val="0"/>
        <w:keepLines w:val="0"/>
        <w:pageBreakBefore w:val="0"/>
        <w:widowControl w:val="0"/>
        <w:numPr>
          <w:ilvl w:val="0"/>
          <w:numId w:val="0"/>
        </w:numPr>
        <w:kinsoku/>
        <w:wordWrap/>
        <w:overflowPunct/>
        <w:topLinePunct w:val="0"/>
        <w:autoSpaceDE w:val="0"/>
        <w:autoSpaceDN w:val="0"/>
        <w:bidi w:val="0"/>
        <w:spacing w:after="140" w:line="400" w:lineRule="exact"/>
        <w:ind w:leftChars="0"/>
        <w:textAlignment w:val="auto"/>
        <w:rPr>
          <w:rFonts w:hint="eastAsia"/>
          <w:highlight w:val="none"/>
        </w:rPr>
      </w:pPr>
      <w:bookmarkStart w:id="351" w:name="_Toc9726"/>
      <w:bookmarkStart w:id="352" w:name="_Toc211498658"/>
      <w:r>
        <w:rPr>
          <w:rFonts w:hint="eastAsia"/>
          <w:highlight w:val="none"/>
          <w:lang w:val="en-US" w:eastAsia="zh-CN"/>
        </w:rPr>
        <w:t>10.</w:t>
      </w:r>
      <w:r>
        <w:rPr>
          <w:rFonts w:hint="eastAsia"/>
          <w:highlight w:val="none"/>
        </w:rPr>
        <w:t>补充条款</w:t>
      </w:r>
      <w:bookmarkEnd w:id="351"/>
      <w:bookmarkEnd w:id="352"/>
    </w:p>
    <w:p w14:paraId="69505667">
      <w:pPr>
        <w:keepNext w:val="0"/>
        <w:keepLines w:val="0"/>
        <w:pageBreakBefore w:val="0"/>
        <w:widowControl w:val="0"/>
        <w:kinsoku/>
        <w:wordWrap/>
        <w:overflowPunct/>
        <w:topLinePunct w:val="0"/>
        <w:autoSpaceDE w:val="0"/>
        <w:autoSpaceDN w:val="0"/>
        <w:bidi w:val="0"/>
        <w:adjustRightInd w:val="0"/>
        <w:snapToGrid w:val="0"/>
        <w:spacing w:after="140" w:line="400" w:lineRule="exact"/>
        <w:ind w:firstLine="480" w:firstLineChars="200"/>
        <w:textAlignment w:val="auto"/>
        <w:rPr>
          <w:rFonts w:hint="eastAsia" w:ascii="宋体" w:hAnsi="宋体" w:eastAsia="宋体" w:cs="宋体"/>
          <w:szCs w:val="21"/>
        </w:rPr>
      </w:pPr>
      <w:r>
        <w:rPr>
          <w:rFonts w:hint="eastAsia" w:ascii="宋体" w:hAnsi="宋体" w:eastAsia="宋体" w:cs="宋体"/>
          <w:szCs w:val="21"/>
          <w:highlight w:val="none"/>
        </w:rPr>
        <w:t>对上述情形以外的问题，由评标委员会集体讨论决定。无法形成一致意见时，应当按照少数服从多数原则进行表决并</w:t>
      </w:r>
      <w:r>
        <w:rPr>
          <w:rFonts w:hint="eastAsia" w:cs="宋体"/>
          <w:szCs w:val="21"/>
          <w:highlight w:val="none"/>
          <w:lang w:eastAsia="zh-CN"/>
        </w:rPr>
        <w:t>予以</w:t>
      </w:r>
      <w:r>
        <w:rPr>
          <w:rFonts w:hint="eastAsia" w:ascii="宋体" w:hAnsi="宋体" w:eastAsia="宋体" w:cs="宋体"/>
          <w:szCs w:val="21"/>
          <w:highlight w:val="none"/>
        </w:rPr>
        <w:t>记录。</w:t>
      </w:r>
    </w:p>
    <w:p w14:paraId="4065220D">
      <w:pPr>
        <w:adjustRightInd w:val="0"/>
        <w:snapToGrid w:val="0"/>
        <w:spacing w:line="360" w:lineRule="auto"/>
        <w:ind w:firstLine="480" w:firstLineChars="200"/>
        <w:rPr>
          <w:rFonts w:hint="eastAsia" w:ascii="宋体" w:hAnsi="宋体" w:eastAsia="宋体" w:cs="宋体"/>
          <w:lang w:val="zh-CN"/>
        </w:rPr>
      </w:pPr>
      <w:r>
        <w:rPr>
          <w:rFonts w:hint="eastAsia" w:ascii="宋体" w:hAnsi="宋体" w:eastAsia="宋体" w:cs="宋体"/>
          <w:bCs/>
        </w:rPr>
        <w:br w:type="page"/>
      </w:r>
    </w:p>
    <w:bookmarkEnd w:id="321"/>
    <w:p w14:paraId="13C665CC">
      <w:pPr>
        <w:pStyle w:val="2"/>
        <w:spacing w:before="0" w:after="0"/>
        <w:jc w:val="center"/>
        <w:rPr>
          <w:rFonts w:hint="eastAsia" w:ascii="宋体" w:hAnsi="宋体" w:eastAsia="宋体" w:cs="宋体"/>
          <w:b/>
          <w:bCs/>
        </w:rPr>
      </w:pPr>
      <w:bookmarkStart w:id="353" w:name="_Toc211498659"/>
      <w:bookmarkStart w:id="354" w:name="_Toc19246"/>
      <w:r>
        <w:rPr>
          <w:rFonts w:hint="eastAsia" w:ascii="宋体" w:hAnsi="宋体" w:eastAsia="宋体" w:cs="宋体"/>
          <w:b/>
          <w:bCs/>
        </w:rPr>
        <w:t>第三章  评标办法（技术评分最低标价法）</w:t>
      </w:r>
      <w:bookmarkEnd w:id="353"/>
      <w:bookmarkEnd w:id="354"/>
    </w:p>
    <w:p w14:paraId="4DEB3EBB">
      <w:pPr>
        <w:pStyle w:val="2"/>
        <w:spacing w:before="0" w:after="0"/>
        <w:jc w:val="center"/>
        <w:rPr>
          <w:rFonts w:hint="eastAsia" w:ascii="宋体" w:hAnsi="宋体" w:eastAsia="宋体" w:cs="宋体"/>
          <w:b w:val="0"/>
          <w:bCs w:val="0"/>
          <w:sz w:val="30"/>
        </w:rPr>
      </w:pPr>
      <w:bookmarkStart w:id="355" w:name="_Toc211498660"/>
      <w:bookmarkStart w:id="356" w:name="_Toc4937"/>
      <w:r>
        <w:rPr>
          <w:rFonts w:hint="eastAsia" w:ascii="宋体" w:hAnsi="宋体" w:eastAsia="宋体" w:cs="宋体"/>
          <w:b w:val="0"/>
          <w:bCs w:val="0"/>
          <w:sz w:val="30"/>
        </w:rPr>
        <w:t>评标办法前附表</w:t>
      </w:r>
      <w:bookmarkEnd w:id="355"/>
      <w:bookmarkEnd w:id="356"/>
    </w:p>
    <w:tbl>
      <w:tblPr>
        <w:tblStyle w:val="41"/>
        <w:tblW w:w="97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805"/>
        <w:gridCol w:w="1045"/>
        <w:gridCol w:w="172"/>
        <w:gridCol w:w="706"/>
        <w:gridCol w:w="29"/>
        <w:gridCol w:w="3433"/>
        <w:gridCol w:w="1283"/>
        <w:gridCol w:w="1062"/>
      </w:tblGrid>
      <w:tr w14:paraId="5A434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242" w:type="dxa"/>
            <w:vAlign w:val="center"/>
          </w:tcPr>
          <w:p w14:paraId="19ADB6A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条款号</w:t>
            </w:r>
          </w:p>
        </w:tc>
        <w:tc>
          <w:tcPr>
            <w:tcW w:w="2728" w:type="dxa"/>
            <w:gridSpan w:val="4"/>
            <w:vAlign w:val="center"/>
          </w:tcPr>
          <w:p w14:paraId="0334D89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评审因素</w:t>
            </w:r>
          </w:p>
        </w:tc>
        <w:tc>
          <w:tcPr>
            <w:tcW w:w="5807" w:type="dxa"/>
            <w:gridSpan w:val="4"/>
            <w:vAlign w:val="center"/>
          </w:tcPr>
          <w:p w14:paraId="41A5B20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评审标准</w:t>
            </w:r>
          </w:p>
        </w:tc>
      </w:tr>
      <w:tr w14:paraId="7F3C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242" w:type="dxa"/>
            <w:vAlign w:val="center"/>
          </w:tcPr>
          <w:p w14:paraId="2B801B5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bCs/>
                <w:szCs w:val="21"/>
              </w:rPr>
              <w:t>2.1</w:t>
            </w:r>
          </w:p>
        </w:tc>
        <w:tc>
          <w:tcPr>
            <w:tcW w:w="2728" w:type="dxa"/>
            <w:gridSpan w:val="4"/>
            <w:vAlign w:val="center"/>
          </w:tcPr>
          <w:p w14:paraId="3199C882">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szCs w:val="21"/>
              </w:rPr>
              <w:t>异常低价警戒线评审</w:t>
            </w:r>
          </w:p>
        </w:tc>
        <w:tc>
          <w:tcPr>
            <w:tcW w:w="5807" w:type="dxa"/>
            <w:gridSpan w:val="4"/>
            <w:vAlign w:val="center"/>
          </w:tcPr>
          <w:p w14:paraId="6E5096A8">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异常低价警戒线</w:t>
            </w:r>
            <w:r>
              <w:rPr>
                <w:rFonts w:hint="eastAsia"/>
                <w:color w:val="auto"/>
                <w:szCs w:val="21"/>
                <w:highlight w:val="none"/>
              </w:rPr>
              <w:t>评审</w:t>
            </w:r>
            <w:r>
              <w:rPr>
                <w:color w:val="auto"/>
                <w:szCs w:val="21"/>
                <w:highlight w:val="none"/>
              </w:rPr>
              <w:t>规则</w:t>
            </w:r>
            <w:r>
              <w:rPr>
                <w:rFonts w:hint="eastAsia"/>
                <w:color w:val="auto"/>
                <w:szCs w:val="21"/>
                <w:highlight w:val="none"/>
              </w:rPr>
              <w:t>：</w:t>
            </w:r>
          </w:p>
          <w:p w14:paraId="6AE6F59B">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b/>
                <w:bCs/>
                <w:color w:val="auto"/>
                <w:szCs w:val="21"/>
                <w:highlight w:val="none"/>
              </w:rPr>
            </w:pPr>
            <w:r>
              <w:rPr>
                <w:rFonts w:hint="eastAsia"/>
                <w:b/>
                <w:bCs/>
                <w:color w:val="auto"/>
                <w:szCs w:val="21"/>
                <w:highlight w:val="none"/>
                <w:lang w:eastAsia="zh-CN"/>
              </w:rPr>
              <w:t>1.</w:t>
            </w:r>
            <w:r>
              <w:rPr>
                <w:b/>
                <w:bCs/>
                <w:color w:val="auto"/>
                <w:szCs w:val="21"/>
                <w:highlight w:val="none"/>
              </w:rPr>
              <w:t>有效报价范围</w:t>
            </w:r>
          </w:p>
          <w:p w14:paraId="77BCB311">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将各投标单位按报价与最高限价进行比值，剔除高于最高投标限价的95%和低于最高投标限价78%的投标报价，并去掉上述范围内最低15%和最高10%的投标单位报价，剩余投标单位的报价作为有效报价纳入异常低价警戒线计算。</w:t>
            </w:r>
          </w:p>
          <w:p w14:paraId="2E15ECAB">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b/>
                <w:bCs/>
                <w:color w:val="auto"/>
                <w:szCs w:val="21"/>
                <w:highlight w:val="none"/>
              </w:rPr>
            </w:pPr>
            <w:r>
              <w:rPr>
                <w:rFonts w:hint="eastAsia"/>
                <w:b/>
                <w:bCs/>
                <w:color w:val="auto"/>
                <w:szCs w:val="21"/>
                <w:highlight w:val="none"/>
                <w:lang w:eastAsia="zh-CN"/>
              </w:rPr>
              <w:t>2.</w:t>
            </w:r>
            <w:r>
              <w:rPr>
                <w:b/>
                <w:bCs/>
                <w:color w:val="auto"/>
                <w:szCs w:val="21"/>
                <w:highlight w:val="none"/>
              </w:rPr>
              <w:t>计算综合平均数</w:t>
            </w:r>
          </w:p>
          <w:p w14:paraId="78095749">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综合平均数由以下三项数值的算术平均值确定：</w:t>
            </w:r>
          </w:p>
          <w:p w14:paraId="6AE48B4B">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算术平均数：所有有效报价的算术平均值；</w:t>
            </w:r>
          </w:p>
          <w:p w14:paraId="04B81655">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中位数平均数：有效报价排序后的中间值（投标人家数为偶数时取中间两数平均值）；</w:t>
            </w:r>
          </w:p>
          <w:p w14:paraId="58794C0B">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四分位数平均数：有效报价的上四分位数与下四分位数的算术平均值，四分位数计算方法详见</w:t>
            </w:r>
            <w:r>
              <w:rPr>
                <w:rFonts w:hint="eastAsia"/>
                <w:color w:val="auto"/>
                <w:szCs w:val="21"/>
                <w:highlight w:val="none"/>
                <w:lang w:val="en-US" w:eastAsia="zh-CN"/>
              </w:rPr>
              <w:t>烟台市</w:t>
            </w:r>
            <w:r>
              <w:rPr>
                <w:rFonts w:hint="eastAsia"/>
                <w:color w:val="auto"/>
                <w:szCs w:val="21"/>
                <w:highlight w:val="none"/>
              </w:rPr>
              <w:t>公共资源交易服务平台公布的</w:t>
            </w:r>
            <w:r>
              <w:rPr>
                <w:color w:val="auto"/>
                <w:szCs w:val="21"/>
                <w:highlight w:val="none"/>
              </w:rPr>
              <w:t>六随机五区间报价得分模型。</w:t>
            </w:r>
          </w:p>
          <w:p w14:paraId="01F0F0C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color w:val="auto"/>
                <w:highlight w:val="none"/>
              </w:rPr>
            </w:pPr>
            <w:r>
              <w:rPr>
                <w:color w:val="auto"/>
                <w:szCs w:val="21"/>
                <w:highlight w:val="none"/>
              </w:rPr>
              <w:t>综合平均数=</w:t>
            </w:r>
            <w:r>
              <w:rPr>
                <w:rFonts w:hint="eastAsia"/>
                <w:color w:val="auto"/>
                <w:szCs w:val="21"/>
                <w:highlight w:val="none"/>
              </w:rPr>
              <w:t>（算</w:t>
            </w:r>
            <w:r>
              <w:rPr>
                <w:rFonts w:hint="eastAsia"/>
                <w:color w:val="auto"/>
                <w:szCs w:val="21"/>
                <w:highlight w:val="none"/>
                <w:lang w:val="en-US" w:eastAsia="zh-CN"/>
              </w:rPr>
              <w:t>术</w:t>
            </w:r>
            <w:r>
              <w:rPr>
                <w:rFonts w:hint="eastAsia"/>
                <w:color w:val="auto"/>
                <w:szCs w:val="21"/>
                <w:highlight w:val="none"/>
              </w:rPr>
              <w:t>平均数+中位数平均数+四分位数平均数）/3</w:t>
            </w:r>
          </w:p>
          <w:p w14:paraId="1D4865A9">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当有效报价的投标人家数少于5家时，综合平均数取上述范围内的投标人报价算术平均值。</w:t>
            </w:r>
          </w:p>
          <w:p w14:paraId="0068B0C2">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b/>
                <w:bCs/>
                <w:color w:val="auto"/>
                <w:szCs w:val="21"/>
                <w:highlight w:val="none"/>
              </w:rPr>
            </w:pPr>
            <w:r>
              <w:rPr>
                <w:rFonts w:hint="eastAsia"/>
                <w:b/>
                <w:bCs/>
                <w:color w:val="auto"/>
                <w:szCs w:val="21"/>
                <w:highlight w:val="none"/>
                <w:lang w:eastAsia="zh-CN"/>
              </w:rPr>
              <w:t>3.</w:t>
            </w:r>
            <w:r>
              <w:rPr>
                <w:b/>
                <w:bCs/>
                <w:color w:val="auto"/>
                <w:szCs w:val="21"/>
                <w:highlight w:val="none"/>
              </w:rPr>
              <w:t>计算异常低价警戒线</w:t>
            </w:r>
          </w:p>
          <w:p w14:paraId="65D3B3A2">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异常低价警戒线=综合平均数</w:t>
            </w:r>
            <w:r>
              <w:rPr>
                <w:rFonts w:hint="eastAsia"/>
                <w:color w:val="auto"/>
                <w:szCs w:val="21"/>
                <w:highlight w:val="none"/>
              </w:rPr>
              <w:t>*（</w:t>
            </w:r>
            <w:r>
              <w:rPr>
                <w:color w:val="auto"/>
                <w:szCs w:val="21"/>
                <w:highlight w:val="none"/>
              </w:rPr>
              <w:t>1-下浮值）（招标人在</w:t>
            </w:r>
            <w:r>
              <w:rPr>
                <w:rFonts w:hint="eastAsia"/>
                <w:color w:val="auto"/>
                <w:szCs w:val="21"/>
                <w:highlight w:val="none"/>
              </w:rPr>
              <w:t>投标须知前附表规定的</w:t>
            </w:r>
            <w:r>
              <w:rPr>
                <w:color w:val="auto"/>
                <w:szCs w:val="21"/>
                <w:highlight w:val="none"/>
              </w:rPr>
              <w:t>下浮区间内选定）</w:t>
            </w:r>
          </w:p>
          <w:p w14:paraId="520A8C0C">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b/>
                <w:bCs/>
                <w:color w:val="auto"/>
                <w:szCs w:val="21"/>
                <w:highlight w:val="none"/>
              </w:rPr>
            </w:pPr>
            <w:r>
              <w:rPr>
                <w:rFonts w:hint="eastAsia"/>
                <w:b/>
                <w:bCs/>
                <w:color w:val="auto"/>
                <w:szCs w:val="21"/>
                <w:highlight w:val="none"/>
                <w:lang w:eastAsia="zh-CN"/>
              </w:rPr>
              <w:t>4.</w:t>
            </w:r>
            <w:r>
              <w:rPr>
                <w:b/>
                <w:bCs/>
                <w:color w:val="auto"/>
                <w:szCs w:val="21"/>
                <w:highlight w:val="none"/>
              </w:rPr>
              <w:t>下浮区间及下浮值的确定</w:t>
            </w:r>
          </w:p>
          <w:p w14:paraId="6D79CBBB">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下浮区间为</w:t>
            </w:r>
            <w:r>
              <w:rPr>
                <w:rFonts w:hint="eastAsia"/>
                <w:color w:val="auto"/>
                <w:szCs w:val="21"/>
                <w:highlight w:val="none"/>
                <w:lang w:eastAsia="zh-CN"/>
              </w:rPr>
              <w:t>5%—10%</w:t>
            </w:r>
            <w:r>
              <w:rPr>
                <w:color w:val="auto"/>
                <w:szCs w:val="21"/>
                <w:highlight w:val="none"/>
              </w:rPr>
              <w:t>。</w:t>
            </w:r>
            <w:r>
              <w:rPr>
                <w:rFonts w:hint="eastAsia"/>
                <w:color w:val="auto"/>
                <w:szCs w:val="21"/>
                <w:highlight w:val="none"/>
              </w:rPr>
              <w:t>本项目下浮值详见第二章投标人须知前附表。</w:t>
            </w:r>
          </w:p>
          <w:p w14:paraId="1BBC29F1">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三、低于投标成本报价竞争行为的确认与处理</w:t>
            </w:r>
          </w:p>
          <w:p w14:paraId="24A77186">
            <w:pPr>
              <w:keepNext w:val="0"/>
              <w:keepLines w:val="0"/>
              <w:pageBreakBefore w:val="0"/>
              <w:widowControl w:val="0"/>
              <w:kinsoku/>
              <w:wordWrap/>
              <w:overflowPunct/>
              <w:topLinePunct w:val="0"/>
              <w:autoSpaceDE w:val="0"/>
              <w:autoSpaceDN w:val="0"/>
              <w:bidi w:val="0"/>
              <w:adjustRightInd w:val="0"/>
              <w:snapToGrid w:val="0"/>
              <w:spacing w:line="300" w:lineRule="exact"/>
              <w:ind w:left="48" w:leftChars="20" w:right="48" w:rightChars="20" w:firstLine="0" w:firstLineChars="0"/>
              <w:textAlignment w:val="auto"/>
              <w:rPr>
                <w:color w:val="auto"/>
                <w:szCs w:val="21"/>
                <w:highlight w:val="none"/>
              </w:rPr>
            </w:pPr>
            <w:r>
              <w:rPr>
                <w:color w:val="auto"/>
                <w:szCs w:val="21"/>
                <w:highlight w:val="none"/>
              </w:rPr>
              <w:t>投标报价低于异常低价警戒线（不含本数）的，视为以低于成本价竞争。</w:t>
            </w:r>
          </w:p>
          <w:p w14:paraId="56F3E025">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left"/>
              <w:textAlignment w:val="auto"/>
              <w:rPr>
                <w:rFonts w:hint="eastAsia" w:ascii="宋体" w:hAnsi="宋体" w:eastAsia="宋体" w:cs="宋体"/>
                <w:bCs/>
                <w:szCs w:val="21"/>
              </w:rPr>
            </w:pPr>
            <w:r>
              <w:rPr>
                <w:color w:val="auto"/>
                <w:szCs w:val="21"/>
                <w:highlight w:val="none"/>
              </w:rPr>
              <w:t>电子交易平台自动标记低于警戒线的投标报价，评标委员会对标记的投标报价进行复核确认，确认后按无效投标处理，并记录在评标报告中。</w:t>
            </w:r>
          </w:p>
        </w:tc>
      </w:tr>
      <w:tr w14:paraId="4BA9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242" w:type="dxa"/>
            <w:vMerge w:val="restart"/>
            <w:vAlign w:val="center"/>
          </w:tcPr>
          <w:p w14:paraId="075622F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1.1</w:t>
            </w:r>
          </w:p>
        </w:tc>
        <w:tc>
          <w:tcPr>
            <w:tcW w:w="8535" w:type="dxa"/>
            <w:gridSpan w:val="8"/>
            <w:vAlign w:val="center"/>
          </w:tcPr>
          <w:p w14:paraId="5956F47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szCs w:val="21"/>
              </w:rPr>
              <w:t xml:space="preserve">形式评审  </w:t>
            </w:r>
          </w:p>
        </w:tc>
      </w:tr>
      <w:tr w14:paraId="375D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42" w:type="dxa"/>
            <w:vMerge w:val="continue"/>
            <w:vAlign w:val="center"/>
          </w:tcPr>
          <w:p w14:paraId="318EFC5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200AE79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投标人名称</w:t>
            </w:r>
          </w:p>
        </w:tc>
        <w:tc>
          <w:tcPr>
            <w:tcW w:w="5807" w:type="dxa"/>
            <w:gridSpan w:val="4"/>
            <w:vAlign w:val="center"/>
          </w:tcPr>
          <w:p w14:paraId="1DC863F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szCs w:val="21"/>
              </w:rPr>
              <w:t>与营业执照、资质证书、安全生产许可证上的名称一致；省外企业名称与在“</w:t>
            </w:r>
            <w:r>
              <w:rPr>
                <w:rFonts w:hint="eastAsia" w:ascii="宋体" w:hAnsi="宋体" w:cs="宋体"/>
                <w:szCs w:val="21"/>
                <w:lang w:eastAsia="zh-CN"/>
              </w:rPr>
              <w:t>山东省建筑市场监管与诚信信息一体化平台</w:t>
            </w:r>
            <w:r>
              <w:rPr>
                <w:rFonts w:hint="eastAsia" w:ascii="宋体" w:hAnsi="宋体" w:eastAsia="宋体" w:cs="宋体"/>
                <w:szCs w:val="21"/>
              </w:rPr>
              <w:t>”报送的一致，（单位名称或证书正在变更过程中的应提供相应证明材料）。</w:t>
            </w:r>
          </w:p>
        </w:tc>
      </w:tr>
      <w:tr w14:paraId="4FB72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1242" w:type="dxa"/>
            <w:vMerge w:val="continue"/>
            <w:vAlign w:val="center"/>
          </w:tcPr>
          <w:p w14:paraId="060DB13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09E572A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法定代表人身份证明</w:t>
            </w:r>
          </w:p>
        </w:tc>
        <w:tc>
          <w:tcPr>
            <w:tcW w:w="5807" w:type="dxa"/>
            <w:gridSpan w:val="4"/>
            <w:vAlign w:val="center"/>
          </w:tcPr>
          <w:p w14:paraId="4BCFD24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提交法定代表人身份证明</w:t>
            </w:r>
          </w:p>
        </w:tc>
      </w:tr>
      <w:tr w14:paraId="4F1A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242" w:type="dxa"/>
            <w:vMerge w:val="continue"/>
            <w:vAlign w:val="center"/>
          </w:tcPr>
          <w:p w14:paraId="7E6400F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3957205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授权委托书（如有）</w:t>
            </w:r>
          </w:p>
        </w:tc>
        <w:tc>
          <w:tcPr>
            <w:tcW w:w="5807" w:type="dxa"/>
            <w:gridSpan w:val="4"/>
            <w:vAlign w:val="center"/>
          </w:tcPr>
          <w:p w14:paraId="5ACAFF4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提交授权委托书</w:t>
            </w:r>
          </w:p>
        </w:tc>
      </w:tr>
      <w:tr w14:paraId="029B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1242" w:type="dxa"/>
            <w:vMerge w:val="continue"/>
            <w:vAlign w:val="center"/>
          </w:tcPr>
          <w:p w14:paraId="2082AB7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5CFA7B7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投标文件签字盖章</w:t>
            </w:r>
          </w:p>
        </w:tc>
        <w:tc>
          <w:tcPr>
            <w:tcW w:w="5807" w:type="dxa"/>
            <w:gridSpan w:val="4"/>
            <w:vAlign w:val="center"/>
          </w:tcPr>
          <w:p w14:paraId="4B9297C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符合第二章“投标人须知”第3.7.3项规定</w:t>
            </w:r>
          </w:p>
        </w:tc>
      </w:tr>
      <w:tr w14:paraId="76B7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242" w:type="dxa"/>
            <w:vMerge w:val="continue"/>
            <w:vAlign w:val="center"/>
          </w:tcPr>
          <w:p w14:paraId="579F812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2A08B7F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投标报价</w:t>
            </w:r>
          </w:p>
        </w:tc>
        <w:tc>
          <w:tcPr>
            <w:tcW w:w="5807" w:type="dxa"/>
            <w:gridSpan w:val="4"/>
            <w:vAlign w:val="center"/>
          </w:tcPr>
          <w:p w14:paraId="4B56CFC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只能有一个有效报价</w:t>
            </w:r>
          </w:p>
        </w:tc>
      </w:tr>
      <w:tr w14:paraId="4DB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1242" w:type="dxa"/>
            <w:vMerge w:val="continue"/>
            <w:vAlign w:val="center"/>
          </w:tcPr>
          <w:p w14:paraId="5B77553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4571F83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联合体协议书（如有）</w:t>
            </w:r>
          </w:p>
        </w:tc>
        <w:tc>
          <w:tcPr>
            <w:tcW w:w="5807" w:type="dxa"/>
            <w:gridSpan w:val="4"/>
            <w:vAlign w:val="center"/>
          </w:tcPr>
          <w:p w14:paraId="017608A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pacing w:val="-6"/>
                <w:sz w:val="24"/>
                <w:szCs w:val="21"/>
              </w:rPr>
              <w:t>联合体投标人提交联合体协议书，并明确联合体牵头人</w:t>
            </w:r>
          </w:p>
        </w:tc>
      </w:tr>
      <w:tr w14:paraId="716D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242" w:type="dxa"/>
            <w:vMerge w:val="continue"/>
            <w:vAlign w:val="center"/>
          </w:tcPr>
          <w:p w14:paraId="77620C4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17EB4D4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bCs/>
                <w:szCs w:val="21"/>
              </w:rPr>
              <w:t>投标文件</w:t>
            </w:r>
          </w:p>
        </w:tc>
        <w:tc>
          <w:tcPr>
            <w:tcW w:w="5807" w:type="dxa"/>
            <w:gridSpan w:val="4"/>
            <w:vAlign w:val="center"/>
          </w:tcPr>
          <w:p w14:paraId="1D95657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bCs/>
                <w:szCs w:val="21"/>
              </w:rPr>
            </w:pPr>
            <w:r>
              <w:rPr>
                <w:rFonts w:hint="eastAsia" w:ascii="宋体" w:hAnsi="宋体" w:eastAsia="宋体" w:cs="宋体"/>
                <w:szCs w:val="21"/>
              </w:rPr>
              <w:t>同一投标人未提交两份以上不同内容的投标文件，但招标文件要求提交备选投标的除外</w:t>
            </w:r>
          </w:p>
        </w:tc>
      </w:tr>
      <w:tr w14:paraId="5359E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242" w:type="dxa"/>
            <w:vMerge w:val="restart"/>
            <w:vAlign w:val="center"/>
          </w:tcPr>
          <w:p w14:paraId="5379C1E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1.2</w:t>
            </w:r>
          </w:p>
        </w:tc>
        <w:tc>
          <w:tcPr>
            <w:tcW w:w="8535" w:type="dxa"/>
            <w:gridSpan w:val="8"/>
            <w:vAlign w:val="center"/>
          </w:tcPr>
          <w:p w14:paraId="76B6C66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资格评审</w:t>
            </w:r>
          </w:p>
        </w:tc>
      </w:tr>
      <w:tr w14:paraId="7ABE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1242" w:type="dxa"/>
            <w:vMerge w:val="continue"/>
            <w:vAlign w:val="center"/>
          </w:tcPr>
          <w:p w14:paraId="1708A40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1CFE7FA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lang w:eastAsia="zh-CN"/>
              </w:rPr>
            </w:pPr>
            <w:r>
              <w:rPr>
                <w:rFonts w:hint="eastAsia" w:ascii="宋体" w:hAnsi="宋体" w:eastAsia="宋体" w:cs="宋体"/>
                <w:bCs/>
                <w:szCs w:val="21"/>
              </w:rPr>
              <w:t>营业执照</w:t>
            </w:r>
            <w:r>
              <w:rPr>
                <w:rFonts w:hint="eastAsia" w:ascii="宋体" w:hAnsi="宋体" w:cs="宋体"/>
                <w:bCs/>
                <w:szCs w:val="21"/>
                <w:lang w:eastAsia="zh-CN"/>
              </w:rPr>
              <w:t>（</w:t>
            </w:r>
            <w:r>
              <w:rPr>
                <w:rFonts w:hint="eastAsia" w:ascii="宋体" w:hAnsi="宋体" w:cs="宋体"/>
                <w:bCs/>
                <w:szCs w:val="21"/>
                <w:lang w:val="en-US" w:eastAsia="zh-CN"/>
              </w:rPr>
              <w:t>如有</w:t>
            </w:r>
            <w:r>
              <w:rPr>
                <w:rFonts w:hint="eastAsia" w:ascii="宋体" w:hAnsi="宋体" w:cs="宋体"/>
                <w:bCs/>
                <w:szCs w:val="21"/>
                <w:lang w:eastAsia="zh-CN"/>
              </w:rPr>
              <w:t>）</w:t>
            </w:r>
          </w:p>
        </w:tc>
        <w:tc>
          <w:tcPr>
            <w:tcW w:w="5807" w:type="dxa"/>
            <w:gridSpan w:val="4"/>
            <w:vAlign w:val="center"/>
          </w:tcPr>
          <w:p w14:paraId="436FC5B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具备有效的营业执照</w:t>
            </w:r>
          </w:p>
        </w:tc>
      </w:tr>
      <w:tr w14:paraId="75C6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1242" w:type="dxa"/>
            <w:vMerge w:val="continue"/>
            <w:vAlign w:val="center"/>
          </w:tcPr>
          <w:p w14:paraId="057D4B5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737141D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资质要求</w:t>
            </w:r>
          </w:p>
        </w:tc>
        <w:tc>
          <w:tcPr>
            <w:tcW w:w="5807" w:type="dxa"/>
            <w:gridSpan w:val="4"/>
            <w:vAlign w:val="center"/>
          </w:tcPr>
          <w:p w14:paraId="33FEF27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符合第二章投标人须知第1.4.1项规定</w:t>
            </w:r>
          </w:p>
        </w:tc>
      </w:tr>
      <w:tr w14:paraId="6BB0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1242" w:type="dxa"/>
            <w:vMerge w:val="continue"/>
            <w:vAlign w:val="center"/>
          </w:tcPr>
          <w:p w14:paraId="63D49B5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69D176C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安全生产许可证</w:t>
            </w:r>
          </w:p>
        </w:tc>
        <w:tc>
          <w:tcPr>
            <w:tcW w:w="5807" w:type="dxa"/>
            <w:gridSpan w:val="4"/>
            <w:vAlign w:val="center"/>
          </w:tcPr>
          <w:p w14:paraId="3208D22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具备有效的安全生产许可证</w:t>
            </w:r>
          </w:p>
        </w:tc>
      </w:tr>
      <w:tr w14:paraId="55E3F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1242" w:type="dxa"/>
            <w:vMerge w:val="continue"/>
            <w:vAlign w:val="center"/>
          </w:tcPr>
          <w:p w14:paraId="3CC8CB7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23052D4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bCs/>
                <w:szCs w:val="21"/>
              </w:rPr>
              <w:t>项目经理资格</w:t>
            </w:r>
          </w:p>
        </w:tc>
        <w:tc>
          <w:tcPr>
            <w:tcW w:w="5807" w:type="dxa"/>
            <w:gridSpan w:val="4"/>
            <w:vAlign w:val="center"/>
          </w:tcPr>
          <w:p w14:paraId="742249B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bCs/>
                <w:szCs w:val="21"/>
              </w:rPr>
            </w:pPr>
            <w:r>
              <w:rPr>
                <w:rFonts w:hint="eastAsia" w:ascii="宋体" w:hAnsi="宋体" w:eastAsia="宋体" w:cs="宋体"/>
                <w:bCs/>
                <w:szCs w:val="21"/>
              </w:rPr>
              <w:t>符合第二章投标人须知第1.4.1项规定</w:t>
            </w:r>
          </w:p>
        </w:tc>
      </w:tr>
      <w:tr w14:paraId="4425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1242" w:type="dxa"/>
            <w:vMerge w:val="continue"/>
            <w:vAlign w:val="center"/>
          </w:tcPr>
          <w:p w14:paraId="5BD75CA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28" w:type="dxa"/>
            <w:gridSpan w:val="4"/>
            <w:vAlign w:val="center"/>
          </w:tcPr>
          <w:p w14:paraId="2972240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联合体投标人（如有）</w:t>
            </w:r>
          </w:p>
        </w:tc>
        <w:tc>
          <w:tcPr>
            <w:tcW w:w="5807" w:type="dxa"/>
            <w:gridSpan w:val="4"/>
            <w:vAlign w:val="center"/>
          </w:tcPr>
          <w:p w14:paraId="2600195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符合第二章投标人须知第1.4.2项规定</w:t>
            </w:r>
          </w:p>
        </w:tc>
      </w:tr>
      <w:tr w14:paraId="7AAA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42" w:type="dxa"/>
            <w:vMerge w:val="continue"/>
            <w:vAlign w:val="center"/>
          </w:tcPr>
          <w:p w14:paraId="641C87B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8535" w:type="dxa"/>
            <w:gridSpan w:val="8"/>
            <w:vAlign w:val="center"/>
          </w:tcPr>
          <w:p w14:paraId="1452A6D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1.已进行资格预审的，交易系统一般不再对投标人资格进行评审。投标人资格预审申请文件的内容发生了重大变化的，由交易系统依据资格预审文件中规定的标准和方法，对照投标人资格预审申请文件中的资料以及开标前更新的资料，对其更新的资料进行评审，其变化后的资格条件不得低于原有资格条件要求。</w:t>
            </w:r>
          </w:p>
          <w:p w14:paraId="2771C5A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bCs/>
                <w:szCs w:val="21"/>
              </w:rPr>
            </w:pPr>
            <w:r>
              <w:rPr>
                <w:rFonts w:hint="eastAsia" w:ascii="宋体" w:hAnsi="宋体" w:eastAsia="宋体" w:cs="宋体"/>
                <w:szCs w:val="21"/>
              </w:rPr>
              <w:t xml:space="preserve">2.未进行资格预审的，由交易系统根据评审标准，对投标人资格进行评审。 </w:t>
            </w:r>
          </w:p>
        </w:tc>
      </w:tr>
      <w:tr w14:paraId="1706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242" w:type="dxa"/>
            <w:vAlign w:val="center"/>
          </w:tcPr>
          <w:p w14:paraId="5F570ED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条款号</w:t>
            </w:r>
          </w:p>
        </w:tc>
        <w:tc>
          <w:tcPr>
            <w:tcW w:w="2757" w:type="dxa"/>
            <w:gridSpan w:val="5"/>
            <w:vAlign w:val="center"/>
          </w:tcPr>
          <w:p w14:paraId="1967F2B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评审因素</w:t>
            </w:r>
          </w:p>
        </w:tc>
        <w:tc>
          <w:tcPr>
            <w:tcW w:w="5778" w:type="dxa"/>
            <w:gridSpan w:val="3"/>
            <w:vAlign w:val="center"/>
          </w:tcPr>
          <w:p w14:paraId="7D033A6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
                <w:bCs w:val="0"/>
                <w:szCs w:val="21"/>
              </w:rPr>
            </w:pPr>
            <w:r>
              <w:rPr>
                <w:rFonts w:hint="eastAsia" w:ascii="宋体" w:hAnsi="宋体" w:eastAsia="宋体" w:cs="宋体"/>
                <w:b/>
                <w:bCs w:val="0"/>
                <w:szCs w:val="21"/>
              </w:rPr>
              <w:t>评审标准</w:t>
            </w:r>
          </w:p>
        </w:tc>
      </w:tr>
      <w:tr w14:paraId="7680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242" w:type="dxa"/>
            <w:vMerge w:val="restart"/>
            <w:vAlign w:val="center"/>
          </w:tcPr>
          <w:p w14:paraId="3B75BF0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1.3</w:t>
            </w:r>
          </w:p>
        </w:tc>
        <w:tc>
          <w:tcPr>
            <w:tcW w:w="8535" w:type="dxa"/>
            <w:gridSpan w:val="8"/>
            <w:vAlign w:val="center"/>
          </w:tcPr>
          <w:p w14:paraId="260F1CC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szCs w:val="21"/>
              </w:rPr>
              <w:t>响应性评审</w:t>
            </w:r>
          </w:p>
        </w:tc>
      </w:tr>
      <w:tr w14:paraId="536D2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42" w:type="dxa"/>
            <w:vMerge w:val="continue"/>
            <w:vAlign w:val="center"/>
          </w:tcPr>
          <w:p w14:paraId="65552F0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57" w:type="dxa"/>
            <w:gridSpan w:val="5"/>
            <w:vAlign w:val="center"/>
          </w:tcPr>
          <w:p w14:paraId="1269987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投标内容</w:t>
            </w:r>
          </w:p>
        </w:tc>
        <w:tc>
          <w:tcPr>
            <w:tcW w:w="5778" w:type="dxa"/>
            <w:gridSpan w:val="3"/>
            <w:vAlign w:val="center"/>
          </w:tcPr>
          <w:p w14:paraId="6CE25C2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kern w:val="0"/>
                <w:szCs w:val="21"/>
              </w:rPr>
              <w:t>投标文件载明的投标范围不小于招标文件规定的招标范围</w:t>
            </w:r>
          </w:p>
        </w:tc>
      </w:tr>
      <w:tr w14:paraId="2883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42" w:type="dxa"/>
            <w:vMerge w:val="continue"/>
            <w:vAlign w:val="center"/>
          </w:tcPr>
          <w:p w14:paraId="16459F6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57" w:type="dxa"/>
            <w:gridSpan w:val="5"/>
            <w:vAlign w:val="center"/>
          </w:tcPr>
          <w:p w14:paraId="5C8B025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投标报价</w:t>
            </w:r>
          </w:p>
        </w:tc>
        <w:tc>
          <w:tcPr>
            <w:tcW w:w="5778" w:type="dxa"/>
            <w:gridSpan w:val="3"/>
            <w:vAlign w:val="center"/>
          </w:tcPr>
          <w:p w14:paraId="4DE933D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投标报价未超过招标文件规定的最高投标限价；</w:t>
            </w:r>
          </w:p>
          <w:p w14:paraId="1F6D0C0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投标报价中的安全生产措施费费率未低于省住房城乡建设主管部门公布的费率；</w:t>
            </w:r>
          </w:p>
          <w:p w14:paraId="56F45F8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投标报价中的增值税按照政府有关主管部门的规定计算费用；</w:t>
            </w:r>
          </w:p>
          <w:p w14:paraId="5BE80D6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投标报价中的暂列金额和专业工程暂估价金额和材料暂估单价与招标人公布的暂列金额和专业工程暂估价金额和材料暂估单价保持一致的；</w:t>
            </w:r>
          </w:p>
          <w:p w14:paraId="038BF11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投标报价中的分部分项工程项目清单（不含在分部分项工程项目清单中列项的措施项目费）项目编码、项目名称、项目特征、计量单位和工程数量与招标</w:t>
            </w:r>
            <w:r>
              <w:rPr>
                <w:rFonts w:hint="eastAsia" w:ascii="宋体" w:hAnsi="宋体" w:eastAsia="宋体" w:cs="宋体"/>
                <w:szCs w:val="21"/>
                <w:lang w:eastAsia="zh"/>
              </w:rPr>
              <w:t>人公布的</w:t>
            </w:r>
            <w:r>
              <w:rPr>
                <w:rFonts w:hint="eastAsia" w:ascii="宋体" w:hAnsi="宋体" w:eastAsia="宋体" w:cs="宋体"/>
                <w:szCs w:val="21"/>
              </w:rPr>
              <w:t>分部分项工程项目清单（不含在分部分项工程项目清单中列项的措施项目费）项目编码、项目名称、项目特征、计量单位和工程数量保持一致的（适用于采用单价合同的工程）。</w:t>
            </w:r>
          </w:p>
        </w:tc>
      </w:tr>
      <w:tr w14:paraId="6504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42" w:type="dxa"/>
            <w:vMerge w:val="continue"/>
            <w:vAlign w:val="center"/>
          </w:tcPr>
          <w:p w14:paraId="0BE1246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57" w:type="dxa"/>
            <w:gridSpan w:val="5"/>
            <w:vAlign w:val="center"/>
          </w:tcPr>
          <w:p w14:paraId="7B1E7D7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工期</w:t>
            </w:r>
          </w:p>
        </w:tc>
        <w:tc>
          <w:tcPr>
            <w:tcW w:w="5778" w:type="dxa"/>
            <w:gridSpan w:val="3"/>
            <w:vAlign w:val="center"/>
          </w:tcPr>
          <w:p w14:paraId="61F0C87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kern w:val="0"/>
                <w:szCs w:val="21"/>
              </w:rPr>
              <w:t>投标文件载明的招标项目完成期限未超过招标文件要求的期限</w:t>
            </w:r>
          </w:p>
        </w:tc>
      </w:tr>
      <w:tr w14:paraId="18C8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242" w:type="dxa"/>
            <w:vMerge w:val="continue"/>
            <w:vAlign w:val="center"/>
          </w:tcPr>
          <w:p w14:paraId="3AA4C14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57" w:type="dxa"/>
            <w:gridSpan w:val="5"/>
            <w:vAlign w:val="center"/>
          </w:tcPr>
          <w:p w14:paraId="7F92FB9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工程质量和保修</w:t>
            </w:r>
          </w:p>
        </w:tc>
        <w:tc>
          <w:tcPr>
            <w:tcW w:w="5778" w:type="dxa"/>
            <w:gridSpan w:val="3"/>
            <w:vAlign w:val="center"/>
          </w:tcPr>
          <w:p w14:paraId="718C016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kern w:val="0"/>
                <w:szCs w:val="21"/>
              </w:rPr>
              <w:t>投标文件载明的质量标准和保修承诺不低于招标文件的要求</w:t>
            </w:r>
          </w:p>
        </w:tc>
      </w:tr>
      <w:tr w14:paraId="19A3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42" w:type="dxa"/>
            <w:vMerge w:val="continue"/>
            <w:vAlign w:val="center"/>
          </w:tcPr>
          <w:p w14:paraId="553610C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57" w:type="dxa"/>
            <w:gridSpan w:val="5"/>
            <w:vAlign w:val="center"/>
          </w:tcPr>
          <w:p w14:paraId="243384E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省外</w:t>
            </w:r>
            <w:r>
              <w:rPr>
                <w:rFonts w:hint="eastAsia" w:ascii="宋体" w:hAnsi="宋体" w:eastAsia="宋体" w:cs="宋体"/>
                <w:szCs w:val="21"/>
                <w:highlight w:val="none"/>
              </w:rPr>
              <w:t>入鲁企业基</w:t>
            </w:r>
            <w:r>
              <w:rPr>
                <w:rFonts w:hint="eastAsia" w:ascii="宋体" w:hAnsi="宋体" w:eastAsia="宋体" w:cs="宋体"/>
                <w:szCs w:val="21"/>
              </w:rPr>
              <w:t>本信息报送</w:t>
            </w:r>
          </w:p>
        </w:tc>
        <w:tc>
          <w:tcPr>
            <w:tcW w:w="5778" w:type="dxa"/>
            <w:gridSpan w:val="3"/>
            <w:vAlign w:val="center"/>
          </w:tcPr>
          <w:p w14:paraId="0C27118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kern w:val="0"/>
                <w:szCs w:val="21"/>
              </w:rPr>
            </w:pPr>
            <w:r>
              <w:rPr>
                <w:rFonts w:hint="eastAsia" w:ascii="宋体" w:hAnsi="宋体" w:eastAsia="宋体" w:cs="宋体"/>
                <w:szCs w:val="21"/>
              </w:rPr>
              <w:t xml:space="preserve">符合第二章“投标人须知”的规定   </w:t>
            </w:r>
          </w:p>
        </w:tc>
      </w:tr>
      <w:tr w14:paraId="16449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1242" w:type="dxa"/>
            <w:vMerge w:val="continue"/>
            <w:vAlign w:val="center"/>
          </w:tcPr>
          <w:p w14:paraId="4D1CBDA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57" w:type="dxa"/>
            <w:gridSpan w:val="5"/>
            <w:vAlign w:val="center"/>
          </w:tcPr>
          <w:p w14:paraId="1AB7965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拟任项目经理在建情况</w:t>
            </w:r>
          </w:p>
        </w:tc>
        <w:tc>
          <w:tcPr>
            <w:tcW w:w="5778" w:type="dxa"/>
            <w:gridSpan w:val="3"/>
            <w:vAlign w:val="center"/>
          </w:tcPr>
          <w:p w14:paraId="1E045CC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符合第二章投标人须知规定</w:t>
            </w:r>
          </w:p>
        </w:tc>
      </w:tr>
      <w:tr w14:paraId="1B95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6" w:hRule="atLeast"/>
          <w:jc w:val="center"/>
        </w:trPr>
        <w:tc>
          <w:tcPr>
            <w:tcW w:w="1242" w:type="dxa"/>
            <w:vMerge w:val="continue"/>
            <w:vAlign w:val="center"/>
          </w:tcPr>
          <w:p w14:paraId="5586183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57" w:type="dxa"/>
            <w:gridSpan w:val="5"/>
            <w:vAlign w:val="center"/>
          </w:tcPr>
          <w:p w14:paraId="605DA77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投标保证金</w:t>
            </w:r>
          </w:p>
        </w:tc>
        <w:tc>
          <w:tcPr>
            <w:tcW w:w="5778" w:type="dxa"/>
            <w:gridSpan w:val="3"/>
            <w:vAlign w:val="center"/>
          </w:tcPr>
          <w:p w14:paraId="2E32778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bCs/>
                <w:szCs w:val="21"/>
              </w:rPr>
              <w:t>符合第二章投标人须知第3.4.1项规定，保函受益人和投标人的全称与招标人和投标人名称一致；保函有效期起始时间应为本项目投标截止时间之前；保函有效期应不短于投标有效期。</w:t>
            </w:r>
          </w:p>
        </w:tc>
      </w:tr>
      <w:tr w14:paraId="3A85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242" w:type="dxa"/>
            <w:vMerge w:val="continue"/>
            <w:vAlign w:val="center"/>
          </w:tcPr>
          <w:p w14:paraId="3F5B8AD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57" w:type="dxa"/>
            <w:gridSpan w:val="5"/>
            <w:vAlign w:val="center"/>
          </w:tcPr>
          <w:p w14:paraId="007F9ED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投标有效期</w:t>
            </w:r>
          </w:p>
        </w:tc>
        <w:tc>
          <w:tcPr>
            <w:tcW w:w="5778" w:type="dxa"/>
            <w:gridSpan w:val="3"/>
            <w:vAlign w:val="center"/>
          </w:tcPr>
          <w:p w14:paraId="21E6477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投标有效期不短于投标人须知前附表的</w:t>
            </w:r>
            <w:r>
              <w:rPr>
                <w:rFonts w:hint="eastAsia" w:ascii="宋体" w:hAnsi="宋体" w:eastAsia="宋体" w:cs="宋体"/>
                <w:kern w:val="0"/>
                <w:szCs w:val="21"/>
              </w:rPr>
              <w:t>规定</w:t>
            </w:r>
          </w:p>
        </w:tc>
      </w:tr>
      <w:tr w14:paraId="72F0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242" w:type="dxa"/>
            <w:vMerge w:val="continue"/>
            <w:vAlign w:val="center"/>
          </w:tcPr>
          <w:p w14:paraId="3D8E2D7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57" w:type="dxa"/>
            <w:gridSpan w:val="5"/>
            <w:vAlign w:val="center"/>
          </w:tcPr>
          <w:p w14:paraId="6718BBC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权利义务</w:t>
            </w:r>
          </w:p>
        </w:tc>
        <w:tc>
          <w:tcPr>
            <w:tcW w:w="5778" w:type="dxa"/>
            <w:gridSpan w:val="3"/>
            <w:vAlign w:val="center"/>
          </w:tcPr>
          <w:p w14:paraId="6FC2A61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符合第四章“合同条款及格式”规定</w:t>
            </w:r>
          </w:p>
        </w:tc>
      </w:tr>
      <w:tr w14:paraId="3C3B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242" w:type="dxa"/>
            <w:vMerge w:val="continue"/>
            <w:vAlign w:val="center"/>
          </w:tcPr>
          <w:p w14:paraId="57709CB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2757" w:type="dxa"/>
            <w:gridSpan w:val="5"/>
            <w:vAlign w:val="center"/>
          </w:tcPr>
          <w:p w14:paraId="7312F7E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技术标准和要求</w:t>
            </w:r>
          </w:p>
        </w:tc>
        <w:tc>
          <w:tcPr>
            <w:tcW w:w="5778" w:type="dxa"/>
            <w:gridSpan w:val="3"/>
            <w:vAlign w:val="center"/>
          </w:tcPr>
          <w:p w14:paraId="6D305C72">
            <w:pPr>
              <w:pStyle w:val="226"/>
              <w:keepNext w:val="0"/>
              <w:keepLines w:val="0"/>
              <w:pageBreakBefore w:val="0"/>
              <w:widowControl w:val="0"/>
              <w:kinsoku/>
              <w:wordWrap/>
              <w:overflowPunct/>
              <w:topLinePunct w:val="0"/>
              <w:autoSpaceDE w:val="0"/>
              <w:autoSpaceDN w:val="0"/>
              <w:bidi w:val="0"/>
              <w:spacing w:after="0" w:line="300" w:lineRule="exact"/>
              <w:ind w:left="48" w:leftChars="20" w:right="48" w:rightChars="20" w:firstLine="0" w:firstLineChars="0"/>
              <w:textAlignment w:val="auto"/>
              <w:rPr>
                <w:rFonts w:hint="eastAsia" w:ascii="宋体" w:hAnsi="宋体" w:eastAsia="宋体" w:cs="宋体"/>
                <w:color w:val="auto"/>
                <w:szCs w:val="21"/>
              </w:rPr>
            </w:pPr>
            <w:r>
              <w:rPr>
                <w:rFonts w:hint="eastAsia" w:ascii="宋体" w:hAnsi="宋体" w:eastAsia="宋体" w:cs="宋体"/>
                <w:bCs/>
                <w:color w:val="auto"/>
                <w:kern w:val="2"/>
                <w:sz w:val="21"/>
                <w:szCs w:val="21"/>
              </w:rPr>
              <w:t>符合第七章技术标准和要求（合同技术条款）的规定</w:t>
            </w:r>
          </w:p>
        </w:tc>
      </w:tr>
      <w:tr w14:paraId="0875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4" w:hRule="atLeast"/>
          <w:jc w:val="center"/>
        </w:trPr>
        <w:tc>
          <w:tcPr>
            <w:tcW w:w="1242" w:type="dxa"/>
            <w:vAlign w:val="center"/>
          </w:tcPr>
          <w:p w14:paraId="07E816C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1.4</w:t>
            </w:r>
          </w:p>
        </w:tc>
        <w:tc>
          <w:tcPr>
            <w:tcW w:w="2757" w:type="dxa"/>
            <w:gridSpan w:val="5"/>
            <w:vAlign w:val="center"/>
          </w:tcPr>
          <w:p w14:paraId="7B31F82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权值构成</w:t>
            </w:r>
          </w:p>
          <w:p w14:paraId="1D1EEA8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（总权值1）</w:t>
            </w:r>
          </w:p>
        </w:tc>
        <w:tc>
          <w:tcPr>
            <w:tcW w:w="5778" w:type="dxa"/>
            <w:gridSpan w:val="3"/>
            <w:vAlign w:val="center"/>
          </w:tcPr>
          <w:p w14:paraId="2CF73E7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rPr>
            </w:pPr>
            <w:r>
              <w:rPr>
                <w:rFonts w:hint="eastAsia" w:ascii="宋体" w:hAnsi="宋体" w:eastAsia="宋体" w:cs="宋体"/>
              </w:rPr>
              <w:t>第一阶段：（第一阶段技术评审后进入第二阶段报价评审的投标人占合格投标人数量的70%（按向上取整原则），末位得分相同的合格投标人全部进入第二阶段评审。</w:t>
            </w:r>
          </w:p>
          <w:p w14:paraId="01D659A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rPr>
            </w:pPr>
            <w:r>
              <w:rPr>
                <w:rFonts w:hint="eastAsia" w:ascii="宋体" w:hAnsi="宋体" w:eastAsia="宋体" w:cs="宋体"/>
              </w:rPr>
              <w:t>第一阶段权值构成：</w:t>
            </w:r>
          </w:p>
          <w:p w14:paraId="44F46C5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rPr>
            </w:pPr>
            <w:r>
              <w:rPr>
                <w:rFonts w:hint="eastAsia" w:ascii="宋体" w:hAnsi="宋体" w:eastAsia="宋体" w:cs="宋体"/>
              </w:rPr>
              <w:t>技术权重范围：</w:t>
            </w:r>
            <w:r>
              <w:rPr>
                <w:rFonts w:hint="eastAsia" w:ascii="宋体" w:hAnsi="宋体" w:eastAsia="宋体" w:cs="宋体"/>
                <w:u w:val="single"/>
              </w:rPr>
              <w:t xml:space="preserve">      </w:t>
            </w:r>
            <w:r>
              <w:rPr>
                <w:rFonts w:hint="eastAsia" w:ascii="宋体" w:hAnsi="宋体" w:eastAsia="宋体" w:cs="宋体"/>
              </w:rPr>
              <w:t xml:space="preserve"> （</w:t>
            </w:r>
            <w:r>
              <w:rPr>
                <w:rFonts w:hint="eastAsia" w:cs="宋体"/>
                <w:lang w:eastAsia="zh-CN"/>
              </w:rPr>
              <w:t>30%—40%</w:t>
            </w:r>
            <w:r>
              <w:rPr>
                <w:rFonts w:hint="eastAsia" w:ascii="宋体" w:hAnsi="宋体" w:eastAsia="宋体" w:cs="宋体"/>
              </w:rPr>
              <w:t>）；</w:t>
            </w:r>
          </w:p>
          <w:p w14:paraId="6ABF6FF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rPr>
            </w:pPr>
            <w:r>
              <w:rPr>
                <w:rFonts w:hint="eastAsia" w:ascii="宋体" w:hAnsi="宋体" w:eastAsia="宋体" w:cs="宋体"/>
              </w:rPr>
              <w:t>商务权重范围：</w:t>
            </w:r>
            <w:r>
              <w:rPr>
                <w:rFonts w:hint="eastAsia" w:ascii="宋体" w:hAnsi="宋体" w:eastAsia="宋体" w:cs="宋体"/>
                <w:u w:val="single"/>
              </w:rPr>
              <w:t xml:space="preserve">       </w:t>
            </w:r>
            <w:r>
              <w:rPr>
                <w:rFonts w:hint="eastAsia" w:ascii="宋体" w:hAnsi="宋体" w:eastAsia="宋体" w:cs="宋体"/>
              </w:rPr>
              <w:t>（</w:t>
            </w:r>
            <w:r>
              <w:rPr>
                <w:rFonts w:hint="eastAsia" w:cs="宋体"/>
                <w:lang w:eastAsia="zh-CN"/>
              </w:rPr>
              <w:t>60%—70%</w:t>
            </w:r>
            <w:r>
              <w:rPr>
                <w:rFonts w:hint="eastAsia" w:ascii="宋体" w:hAnsi="宋体" w:eastAsia="宋体" w:cs="宋体"/>
              </w:rPr>
              <w:t>）。</w:t>
            </w:r>
          </w:p>
        </w:tc>
      </w:tr>
      <w:tr w14:paraId="0D33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1242" w:type="dxa"/>
            <w:vMerge w:val="restart"/>
            <w:vAlign w:val="center"/>
          </w:tcPr>
          <w:p w14:paraId="7F9C641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bCs/>
                <w:szCs w:val="21"/>
              </w:rPr>
              <w:t>条款号</w:t>
            </w:r>
          </w:p>
        </w:tc>
        <w:tc>
          <w:tcPr>
            <w:tcW w:w="2757" w:type="dxa"/>
            <w:gridSpan w:val="5"/>
            <w:vAlign w:val="center"/>
          </w:tcPr>
          <w:p w14:paraId="09AFC75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bCs/>
                <w:szCs w:val="21"/>
              </w:rPr>
              <w:t>评审因素</w:t>
            </w:r>
          </w:p>
        </w:tc>
        <w:tc>
          <w:tcPr>
            <w:tcW w:w="3433" w:type="dxa"/>
            <w:vMerge w:val="restart"/>
            <w:vAlign w:val="center"/>
          </w:tcPr>
          <w:p w14:paraId="4270F7F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bCs/>
                <w:szCs w:val="21"/>
              </w:rPr>
              <w:t>评审标准</w:t>
            </w:r>
          </w:p>
        </w:tc>
        <w:tc>
          <w:tcPr>
            <w:tcW w:w="2345" w:type="dxa"/>
            <w:gridSpan w:val="2"/>
            <w:vAlign w:val="center"/>
          </w:tcPr>
          <w:p w14:paraId="0913541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cs="宋体"/>
                <w:szCs w:val="21"/>
                <w:lang w:val="en-US" w:eastAsia="zh-CN"/>
              </w:rPr>
            </w:pPr>
            <w:r>
              <w:rPr>
                <w:rFonts w:hint="eastAsia" w:ascii="宋体" w:hAnsi="宋体" w:cs="宋体"/>
                <w:szCs w:val="21"/>
                <w:lang w:val="en-US" w:eastAsia="zh-CN"/>
              </w:rPr>
              <w:t>评审结论</w:t>
            </w:r>
          </w:p>
        </w:tc>
      </w:tr>
      <w:tr w14:paraId="27C1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1242" w:type="dxa"/>
            <w:vMerge w:val="continue"/>
            <w:vAlign w:val="center"/>
          </w:tcPr>
          <w:p w14:paraId="54D5339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p>
        </w:tc>
        <w:tc>
          <w:tcPr>
            <w:tcW w:w="805" w:type="dxa"/>
            <w:vAlign w:val="center"/>
          </w:tcPr>
          <w:p w14:paraId="218E12D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bCs/>
                <w:szCs w:val="21"/>
              </w:rPr>
              <w:t>内容</w:t>
            </w:r>
          </w:p>
        </w:tc>
        <w:tc>
          <w:tcPr>
            <w:tcW w:w="1952" w:type="dxa"/>
            <w:gridSpan w:val="4"/>
            <w:vAlign w:val="center"/>
          </w:tcPr>
          <w:p w14:paraId="42575C3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bCs/>
                <w:szCs w:val="21"/>
              </w:rPr>
              <w:t>细分项</w:t>
            </w:r>
          </w:p>
        </w:tc>
        <w:tc>
          <w:tcPr>
            <w:tcW w:w="3433" w:type="dxa"/>
            <w:vMerge w:val="continue"/>
            <w:vAlign w:val="center"/>
          </w:tcPr>
          <w:p w14:paraId="7301073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bCs/>
                <w:szCs w:val="21"/>
              </w:rPr>
            </w:pPr>
          </w:p>
        </w:tc>
        <w:tc>
          <w:tcPr>
            <w:tcW w:w="1283" w:type="dxa"/>
            <w:vAlign w:val="center"/>
          </w:tcPr>
          <w:p w14:paraId="1C40F04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通过得分</w:t>
            </w:r>
          </w:p>
        </w:tc>
        <w:tc>
          <w:tcPr>
            <w:tcW w:w="1062" w:type="dxa"/>
            <w:vAlign w:val="center"/>
          </w:tcPr>
          <w:p w14:paraId="1F2809E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不通过</w:t>
            </w:r>
          </w:p>
        </w:tc>
      </w:tr>
      <w:tr w14:paraId="272D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9" w:hRule="atLeast"/>
          <w:jc w:val="center"/>
        </w:trPr>
        <w:tc>
          <w:tcPr>
            <w:tcW w:w="1242" w:type="dxa"/>
            <w:vMerge w:val="restart"/>
            <w:vAlign w:val="center"/>
          </w:tcPr>
          <w:p w14:paraId="2A66062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1.5</w:t>
            </w:r>
          </w:p>
        </w:tc>
        <w:tc>
          <w:tcPr>
            <w:tcW w:w="805" w:type="dxa"/>
            <w:vMerge w:val="restart"/>
            <w:vAlign w:val="center"/>
          </w:tcPr>
          <w:p w14:paraId="68B18D0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技术评审（施工组织设计）</w:t>
            </w:r>
          </w:p>
        </w:tc>
        <w:tc>
          <w:tcPr>
            <w:tcW w:w="1952" w:type="dxa"/>
            <w:gridSpan w:val="4"/>
            <w:vAlign w:val="center"/>
          </w:tcPr>
          <w:p w14:paraId="2693227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施工方案与技术措施</w:t>
            </w:r>
          </w:p>
        </w:tc>
        <w:tc>
          <w:tcPr>
            <w:tcW w:w="3433" w:type="dxa"/>
            <w:vAlign w:val="center"/>
          </w:tcPr>
          <w:p w14:paraId="44CA727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cs="宋体"/>
                <w:color w:val="auto"/>
                <w:szCs w:val="21"/>
                <w:highlight w:val="none"/>
              </w:rPr>
              <w:t xml:space="preserve">施工方案是否完整，是否有关键项目施工技术方案；或者市政项目是否有交通措施（除招标文件明确不需要外）；是否准确引用强制性技术标准，是否明显违反国家和省有关规定。  </w:t>
            </w:r>
          </w:p>
        </w:tc>
        <w:tc>
          <w:tcPr>
            <w:tcW w:w="1283" w:type="dxa"/>
            <w:vAlign w:val="center"/>
          </w:tcPr>
          <w:p w14:paraId="2A7D071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 xml:space="preserve">25分 </w:t>
            </w:r>
          </w:p>
        </w:tc>
        <w:tc>
          <w:tcPr>
            <w:tcW w:w="1062" w:type="dxa"/>
            <w:vAlign w:val="center"/>
          </w:tcPr>
          <w:p w14:paraId="68F2730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0分</w:t>
            </w:r>
          </w:p>
        </w:tc>
      </w:tr>
      <w:tr w14:paraId="5BEC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6" w:hRule="atLeast"/>
          <w:jc w:val="center"/>
        </w:trPr>
        <w:tc>
          <w:tcPr>
            <w:tcW w:w="1242" w:type="dxa"/>
            <w:vMerge w:val="continue"/>
            <w:vAlign w:val="center"/>
          </w:tcPr>
          <w:p w14:paraId="0764052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805" w:type="dxa"/>
            <w:vMerge w:val="continue"/>
            <w:vAlign w:val="center"/>
          </w:tcPr>
          <w:p w14:paraId="4379F50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1952" w:type="dxa"/>
            <w:gridSpan w:val="4"/>
            <w:vAlign w:val="center"/>
          </w:tcPr>
          <w:p w14:paraId="34E3315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质量管理体系与措施</w:t>
            </w:r>
          </w:p>
        </w:tc>
        <w:tc>
          <w:tcPr>
            <w:tcW w:w="3433" w:type="dxa"/>
            <w:vAlign w:val="center"/>
          </w:tcPr>
          <w:p w14:paraId="29E7A49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cs="宋体"/>
                <w:color w:val="auto"/>
                <w:szCs w:val="21"/>
                <w:highlight w:val="none"/>
              </w:rPr>
              <w:t xml:space="preserve">质量目标是否满足招标文件要求，是否有质量保证措施；是否准确引用强制性技术标准，是否明显违反国家和省有关规定。 </w:t>
            </w:r>
          </w:p>
        </w:tc>
        <w:tc>
          <w:tcPr>
            <w:tcW w:w="1283" w:type="dxa"/>
            <w:vAlign w:val="center"/>
          </w:tcPr>
          <w:p w14:paraId="3ABF000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15分</w:t>
            </w:r>
          </w:p>
        </w:tc>
        <w:tc>
          <w:tcPr>
            <w:tcW w:w="1062" w:type="dxa"/>
            <w:vAlign w:val="center"/>
          </w:tcPr>
          <w:p w14:paraId="425AA1F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0分</w:t>
            </w:r>
          </w:p>
        </w:tc>
      </w:tr>
      <w:tr w14:paraId="2EA3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6" w:hRule="atLeast"/>
          <w:jc w:val="center"/>
        </w:trPr>
        <w:tc>
          <w:tcPr>
            <w:tcW w:w="1242" w:type="dxa"/>
            <w:vMerge w:val="continue"/>
            <w:vAlign w:val="center"/>
          </w:tcPr>
          <w:p w14:paraId="6089B66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805" w:type="dxa"/>
            <w:vMerge w:val="continue"/>
            <w:vAlign w:val="center"/>
          </w:tcPr>
          <w:p w14:paraId="00D4225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1952" w:type="dxa"/>
            <w:gridSpan w:val="4"/>
            <w:vAlign w:val="center"/>
          </w:tcPr>
          <w:p w14:paraId="4F373E4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安全管理体系与措施</w:t>
            </w:r>
          </w:p>
        </w:tc>
        <w:tc>
          <w:tcPr>
            <w:tcW w:w="3433" w:type="dxa"/>
            <w:vAlign w:val="center"/>
          </w:tcPr>
          <w:p w14:paraId="2C45BFF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cs="宋体"/>
                <w:color w:val="auto"/>
                <w:szCs w:val="21"/>
                <w:highlight w:val="none"/>
              </w:rPr>
              <w:t xml:space="preserve">安全目标是否满足招标文件要求，是否有重大危险源识别和控制措施，是否有施工安全措施；是否准确引用强制性技术标准，是否明显违反国家和省有关规定。  </w:t>
            </w:r>
          </w:p>
        </w:tc>
        <w:tc>
          <w:tcPr>
            <w:tcW w:w="1283" w:type="dxa"/>
            <w:vAlign w:val="center"/>
          </w:tcPr>
          <w:p w14:paraId="17C2959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20分</w:t>
            </w:r>
          </w:p>
        </w:tc>
        <w:tc>
          <w:tcPr>
            <w:tcW w:w="1062" w:type="dxa"/>
            <w:vAlign w:val="center"/>
          </w:tcPr>
          <w:p w14:paraId="4A1591A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0分</w:t>
            </w:r>
          </w:p>
        </w:tc>
      </w:tr>
      <w:tr w14:paraId="3CFA9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8" w:hRule="atLeast"/>
          <w:jc w:val="center"/>
        </w:trPr>
        <w:tc>
          <w:tcPr>
            <w:tcW w:w="1242" w:type="dxa"/>
            <w:vMerge w:val="continue"/>
            <w:vAlign w:val="center"/>
          </w:tcPr>
          <w:p w14:paraId="0068902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805" w:type="dxa"/>
            <w:vMerge w:val="continue"/>
            <w:vAlign w:val="center"/>
          </w:tcPr>
          <w:p w14:paraId="2BE7F4D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1952" w:type="dxa"/>
            <w:gridSpan w:val="4"/>
            <w:vAlign w:val="center"/>
          </w:tcPr>
          <w:p w14:paraId="20AACD5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施工方案与技术措施</w:t>
            </w:r>
          </w:p>
        </w:tc>
        <w:tc>
          <w:tcPr>
            <w:tcW w:w="3433" w:type="dxa"/>
            <w:vAlign w:val="center"/>
          </w:tcPr>
          <w:p w14:paraId="3EA7460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cs="宋体"/>
                <w:color w:val="auto"/>
                <w:szCs w:val="21"/>
                <w:highlight w:val="none"/>
              </w:rPr>
              <w:t xml:space="preserve">施工方案是否完整，是否有关键项目施工技术方案；或者市政项目是否有交通措施（除招标文件明确不需要外）；是否准确引用强制性技术标准，是否明显违反国家和省有关规定。  </w:t>
            </w:r>
          </w:p>
        </w:tc>
        <w:tc>
          <w:tcPr>
            <w:tcW w:w="1283" w:type="dxa"/>
            <w:vAlign w:val="center"/>
          </w:tcPr>
          <w:p w14:paraId="12E32D0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 xml:space="preserve">25分 </w:t>
            </w:r>
          </w:p>
        </w:tc>
        <w:tc>
          <w:tcPr>
            <w:tcW w:w="1062" w:type="dxa"/>
            <w:vAlign w:val="center"/>
          </w:tcPr>
          <w:p w14:paraId="4C60566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0分</w:t>
            </w:r>
          </w:p>
        </w:tc>
      </w:tr>
      <w:tr w14:paraId="0B06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jc w:val="center"/>
        </w:trPr>
        <w:tc>
          <w:tcPr>
            <w:tcW w:w="1242" w:type="dxa"/>
            <w:vMerge w:val="continue"/>
            <w:vAlign w:val="center"/>
          </w:tcPr>
          <w:p w14:paraId="20F9480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805" w:type="dxa"/>
            <w:vMerge w:val="continue"/>
            <w:vAlign w:val="center"/>
          </w:tcPr>
          <w:p w14:paraId="47E5D2A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1952" w:type="dxa"/>
            <w:gridSpan w:val="4"/>
            <w:vAlign w:val="center"/>
          </w:tcPr>
          <w:p w14:paraId="3B270B0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质量管理体系与措施</w:t>
            </w:r>
          </w:p>
        </w:tc>
        <w:tc>
          <w:tcPr>
            <w:tcW w:w="3433" w:type="dxa"/>
            <w:vAlign w:val="center"/>
          </w:tcPr>
          <w:p w14:paraId="12AB2678">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cs="宋体"/>
                <w:color w:val="auto"/>
                <w:szCs w:val="21"/>
                <w:highlight w:val="none"/>
              </w:rPr>
              <w:t xml:space="preserve">质量目标是否满足招标文件要求，是否有质量保证措施；是否准确引用强制性技术标准，是否明显违反国家和省有关规定。 </w:t>
            </w:r>
          </w:p>
        </w:tc>
        <w:tc>
          <w:tcPr>
            <w:tcW w:w="1283" w:type="dxa"/>
            <w:vAlign w:val="center"/>
          </w:tcPr>
          <w:p w14:paraId="07E77F7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15分</w:t>
            </w:r>
          </w:p>
        </w:tc>
        <w:tc>
          <w:tcPr>
            <w:tcW w:w="1062" w:type="dxa"/>
            <w:vAlign w:val="center"/>
          </w:tcPr>
          <w:p w14:paraId="5EB6C1A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0分</w:t>
            </w:r>
          </w:p>
        </w:tc>
      </w:tr>
      <w:tr w14:paraId="2A2BD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atLeast"/>
          <w:jc w:val="center"/>
        </w:trPr>
        <w:tc>
          <w:tcPr>
            <w:tcW w:w="1242" w:type="dxa"/>
            <w:vMerge w:val="continue"/>
            <w:vAlign w:val="center"/>
          </w:tcPr>
          <w:p w14:paraId="02C96A82">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805" w:type="dxa"/>
            <w:vMerge w:val="continue"/>
            <w:vAlign w:val="center"/>
          </w:tcPr>
          <w:p w14:paraId="16460DB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1952" w:type="dxa"/>
            <w:gridSpan w:val="4"/>
            <w:vAlign w:val="center"/>
          </w:tcPr>
          <w:p w14:paraId="2555F3C9">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安全管理体系与措施</w:t>
            </w:r>
          </w:p>
        </w:tc>
        <w:tc>
          <w:tcPr>
            <w:tcW w:w="3433" w:type="dxa"/>
            <w:vAlign w:val="center"/>
          </w:tcPr>
          <w:p w14:paraId="781FEBE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cs="宋体"/>
                <w:color w:val="auto"/>
                <w:szCs w:val="21"/>
                <w:highlight w:val="none"/>
              </w:rPr>
              <w:t>安全目标是否满足招标文件要求，是否有重大危险源识别和控制措施，是否有施工安全措施；是否准确引用强制性技术标准，是否明显违反国家和省有关规定。</w:t>
            </w:r>
          </w:p>
        </w:tc>
        <w:tc>
          <w:tcPr>
            <w:tcW w:w="1283" w:type="dxa"/>
            <w:vAlign w:val="center"/>
          </w:tcPr>
          <w:p w14:paraId="1404858A">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0分</w:t>
            </w:r>
          </w:p>
        </w:tc>
        <w:tc>
          <w:tcPr>
            <w:tcW w:w="1062" w:type="dxa"/>
            <w:vAlign w:val="center"/>
          </w:tcPr>
          <w:p w14:paraId="7F360CC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color w:val="auto"/>
                <w:szCs w:val="21"/>
                <w:highlight w:val="none"/>
              </w:rPr>
              <w:t>0分</w:t>
            </w:r>
          </w:p>
        </w:tc>
      </w:tr>
      <w:tr w14:paraId="2431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1242" w:type="dxa"/>
            <w:vMerge w:val="continue"/>
            <w:vAlign w:val="center"/>
          </w:tcPr>
          <w:p w14:paraId="4036E4C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805" w:type="dxa"/>
            <w:vMerge w:val="continue"/>
            <w:vAlign w:val="center"/>
          </w:tcPr>
          <w:p w14:paraId="44484FDB">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1952" w:type="dxa"/>
            <w:gridSpan w:val="4"/>
            <w:vAlign w:val="center"/>
          </w:tcPr>
          <w:p w14:paraId="0E3BF60C">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cs="宋体"/>
                <w:szCs w:val="21"/>
                <w:lang w:val="en-US" w:eastAsia="zh-CN"/>
              </w:rPr>
              <w:t>□</w:t>
            </w:r>
            <w:r>
              <w:rPr>
                <w:rFonts w:hint="eastAsia" w:ascii="宋体" w:hAnsi="宋体" w:eastAsia="宋体" w:cs="宋体"/>
                <w:szCs w:val="21"/>
                <w:lang w:val="en-US" w:eastAsia="zh-CN"/>
              </w:rPr>
              <w:t>项目</w:t>
            </w:r>
            <w:r>
              <w:rPr>
                <w:rFonts w:hint="eastAsia" w:ascii="宋体" w:hAnsi="宋体" w:cs="宋体"/>
                <w:szCs w:val="21"/>
                <w:lang w:val="en-US" w:eastAsia="zh-CN"/>
              </w:rPr>
              <w:t>经理</w:t>
            </w:r>
            <w:r>
              <w:rPr>
                <w:rFonts w:hint="eastAsia" w:ascii="宋体" w:hAnsi="宋体" w:eastAsia="宋体" w:cs="宋体"/>
                <w:szCs w:val="21"/>
                <w:lang w:val="en-US" w:eastAsia="zh-CN"/>
              </w:rPr>
              <w:t>陈述或答辩</w:t>
            </w:r>
          </w:p>
        </w:tc>
        <w:tc>
          <w:tcPr>
            <w:tcW w:w="3433" w:type="dxa"/>
            <w:vAlign w:val="center"/>
          </w:tcPr>
          <w:p w14:paraId="46B8E88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textAlignment w:val="auto"/>
              <w:rPr>
                <w:rFonts w:hint="default" w:ascii="宋体" w:hAnsi="宋体" w:eastAsia="宋体" w:cs="宋体"/>
                <w:szCs w:val="21"/>
                <w:lang w:val="en-US" w:eastAsia="zh-CN"/>
              </w:rPr>
            </w:pPr>
          </w:p>
        </w:tc>
        <w:tc>
          <w:tcPr>
            <w:tcW w:w="1283" w:type="dxa"/>
            <w:vAlign w:val="center"/>
          </w:tcPr>
          <w:p w14:paraId="182DFD3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default" w:ascii="宋体" w:hAnsi="宋体" w:eastAsia="宋体" w:cs="宋体"/>
                <w:szCs w:val="21"/>
                <w:lang w:val="en-US" w:eastAsia="zh-CN"/>
              </w:rPr>
            </w:pPr>
            <w:r>
              <w:rPr>
                <w:rFonts w:hint="eastAsia" w:ascii="宋体" w:hAnsi="宋体" w:cs="宋体"/>
                <w:szCs w:val="21"/>
                <w:lang w:val="en-US" w:eastAsia="zh-CN"/>
              </w:rPr>
              <w:t>10分</w:t>
            </w:r>
          </w:p>
        </w:tc>
        <w:tc>
          <w:tcPr>
            <w:tcW w:w="1062" w:type="dxa"/>
            <w:vAlign w:val="center"/>
          </w:tcPr>
          <w:p w14:paraId="6DC74306">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default" w:ascii="宋体" w:hAnsi="宋体" w:eastAsia="宋体" w:cs="宋体"/>
                <w:szCs w:val="21"/>
                <w:lang w:val="en-US" w:eastAsia="zh-CN"/>
              </w:rPr>
            </w:pPr>
            <w:r>
              <w:rPr>
                <w:rFonts w:hint="eastAsia" w:ascii="宋体" w:hAnsi="宋体" w:cs="宋体"/>
                <w:szCs w:val="21"/>
                <w:lang w:val="en-US" w:eastAsia="zh-CN"/>
              </w:rPr>
              <w:t>0分</w:t>
            </w:r>
          </w:p>
        </w:tc>
      </w:tr>
      <w:tr w14:paraId="3A86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0" w:hRule="atLeast"/>
          <w:jc w:val="center"/>
        </w:trPr>
        <w:tc>
          <w:tcPr>
            <w:tcW w:w="1242" w:type="dxa"/>
            <w:vMerge w:val="continue"/>
            <w:vAlign w:val="center"/>
          </w:tcPr>
          <w:p w14:paraId="7B728E8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8535" w:type="dxa"/>
            <w:gridSpan w:val="8"/>
            <w:vAlign w:val="center"/>
          </w:tcPr>
          <w:p w14:paraId="660B20B4">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default" w:ascii="宋体" w:hAnsi="宋体" w:eastAsia="宋体" w:cs="宋体"/>
                <w:szCs w:val="21"/>
                <w:lang w:val="en-US" w:eastAsia="zh-CN"/>
              </w:rPr>
            </w:pPr>
            <w:r>
              <w:rPr>
                <w:rFonts w:hint="default" w:ascii="宋体" w:hAnsi="宋体" w:eastAsia="宋体" w:cs="宋体"/>
                <w:szCs w:val="21"/>
                <w:lang w:val="en-US" w:eastAsia="zh-CN"/>
              </w:rPr>
              <w:t>1.技术方案采用暗标形式，投标文件的技术标暗标内出现投标人名称或者出现任何能直接判断出投标人名称的内容，评标委员会应当否决其投标。</w:t>
            </w:r>
          </w:p>
          <w:p w14:paraId="02D58327">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default" w:ascii="宋体" w:hAnsi="宋体" w:eastAsia="宋体" w:cs="宋体"/>
                <w:szCs w:val="21"/>
                <w:lang w:val="en-US" w:eastAsia="zh-CN"/>
              </w:rPr>
            </w:pPr>
            <w:r>
              <w:rPr>
                <w:rFonts w:hint="default" w:ascii="宋体" w:hAnsi="宋体" w:eastAsia="宋体" w:cs="宋体"/>
                <w:szCs w:val="21"/>
                <w:lang w:val="en-US" w:eastAsia="zh-CN"/>
              </w:rPr>
              <w:t>2.施工组织设计评审因素细分项实行合格制评审，以“不通过不得分、通过得满分”的原则进行计分，评审因素细分项缺项或者同一评审因素细分项被超过一半评标委员会成员判定为不合格的，该细分项不通过，评标委员会应当根据评审标准内容注明详细理由和依据。</w:t>
            </w:r>
          </w:p>
        </w:tc>
      </w:tr>
      <w:tr w14:paraId="1455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1242" w:type="dxa"/>
            <w:vMerge w:val="restart"/>
            <w:vAlign w:val="center"/>
          </w:tcPr>
          <w:p w14:paraId="4C76B88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cs="宋体"/>
                <w:szCs w:val="21"/>
                <w:lang w:val="en-US" w:eastAsia="zh-CN"/>
              </w:rPr>
            </w:pPr>
            <w:r>
              <w:rPr>
                <w:rFonts w:hint="eastAsia" w:ascii="宋体" w:hAnsi="宋体" w:cs="宋体"/>
                <w:szCs w:val="21"/>
                <w:lang w:val="en-US" w:eastAsia="zh-CN"/>
              </w:rPr>
              <w:t>1.6</w:t>
            </w:r>
          </w:p>
        </w:tc>
        <w:tc>
          <w:tcPr>
            <w:tcW w:w="8535" w:type="dxa"/>
            <w:gridSpan w:val="8"/>
            <w:vAlign w:val="center"/>
          </w:tcPr>
          <w:p w14:paraId="20F33FB0">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商务评审</w:t>
            </w:r>
          </w:p>
        </w:tc>
      </w:tr>
      <w:tr w14:paraId="29E0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jc w:val="center"/>
        </w:trPr>
        <w:tc>
          <w:tcPr>
            <w:tcW w:w="1242" w:type="dxa"/>
            <w:vMerge w:val="continue"/>
            <w:vAlign w:val="center"/>
          </w:tcPr>
          <w:p w14:paraId="597D00A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cs="宋体"/>
                <w:szCs w:val="21"/>
                <w:lang w:val="en-US" w:eastAsia="zh-CN"/>
              </w:rPr>
            </w:pPr>
          </w:p>
        </w:tc>
        <w:tc>
          <w:tcPr>
            <w:tcW w:w="2022" w:type="dxa"/>
            <w:gridSpan w:val="3"/>
            <w:vAlign w:val="center"/>
          </w:tcPr>
          <w:p w14:paraId="339CB333">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类似业绩</w:t>
            </w:r>
          </w:p>
        </w:tc>
        <w:tc>
          <w:tcPr>
            <w:tcW w:w="6513" w:type="dxa"/>
            <w:gridSpan w:val="5"/>
            <w:vAlign w:val="center"/>
          </w:tcPr>
          <w:p w14:paraId="3675435E">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szCs w:val="21"/>
              </w:rPr>
            </w:pPr>
            <w:r>
              <w:rPr>
                <w:rFonts w:hint="eastAsia" w:ascii="宋体" w:hAnsi="宋体" w:eastAsia="宋体" w:cs="宋体"/>
                <w:szCs w:val="21"/>
              </w:rPr>
              <w:t>详见投标须知前附表6.4“评审加分要求的投标人类似工程业绩”</w:t>
            </w:r>
          </w:p>
        </w:tc>
      </w:tr>
      <w:tr w14:paraId="0F8C2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1242" w:type="dxa"/>
            <w:vMerge w:val="restart"/>
            <w:vAlign w:val="center"/>
          </w:tcPr>
          <w:p w14:paraId="50EC043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trike/>
                <w:szCs w:val="21"/>
                <w:lang w:eastAsia="zh-CN"/>
              </w:rPr>
            </w:pPr>
            <w:r>
              <w:rPr>
                <w:rFonts w:hint="eastAsia" w:ascii="宋体" w:hAnsi="宋体" w:eastAsia="宋体" w:cs="宋体"/>
                <w:szCs w:val="21"/>
              </w:rPr>
              <w:t>1.</w:t>
            </w:r>
            <w:r>
              <w:rPr>
                <w:rFonts w:hint="eastAsia" w:ascii="宋体" w:hAnsi="宋体" w:cs="宋体"/>
                <w:szCs w:val="21"/>
                <w:lang w:val="en-US" w:eastAsia="zh-CN"/>
              </w:rPr>
              <w:t>7</w:t>
            </w:r>
          </w:p>
        </w:tc>
        <w:tc>
          <w:tcPr>
            <w:tcW w:w="8535" w:type="dxa"/>
            <w:gridSpan w:val="8"/>
            <w:vAlign w:val="center"/>
          </w:tcPr>
          <w:p w14:paraId="3B3A8B8D">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 xml:space="preserve">投标报价评审 </w:t>
            </w:r>
          </w:p>
        </w:tc>
      </w:tr>
      <w:tr w14:paraId="0D30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3" w:hRule="atLeast"/>
          <w:jc w:val="center"/>
        </w:trPr>
        <w:tc>
          <w:tcPr>
            <w:tcW w:w="1242" w:type="dxa"/>
            <w:vMerge w:val="continue"/>
            <w:vAlign w:val="center"/>
          </w:tcPr>
          <w:p w14:paraId="33F68A51">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center"/>
              <w:textAlignment w:val="auto"/>
              <w:rPr>
                <w:rFonts w:hint="eastAsia" w:ascii="宋体" w:hAnsi="宋体" w:eastAsia="宋体" w:cs="宋体"/>
                <w:szCs w:val="21"/>
              </w:rPr>
            </w:pPr>
          </w:p>
        </w:tc>
        <w:tc>
          <w:tcPr>
            <w:tcW w:w="8535" w:type="dxa"/>
            <w:gridSpan w:val="8"/>
            <w:vAlign w:val="center"/>
          </w:tcPr>
          <w:p w14:paraId="71541595">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rPr>
            </w:pPr>
            <w:r>
              <w:rPr>
                <w:rFonts w:hint="eastAsia" w:cs="宋体"/>
                <w:lang w:eastAsia="zh-CN"/>
              </w:rPr>
              <w:t>1.</w:t>
            </w:r>
            <w:r>
              <w:rPr>
                <w:rFonts w:hint="eastAsia" w:ascii="宋体" w:hAnsi="宋体" w:eastAsia="宋体" w:cs="宋体"/>
              </w:rPr>
              <w:t>对第一阶段排名在规定数量以内的投标人的报价由低到高的顺序排序推荐中标候选人。投标报价以“元”为单位，小数点后保留2位，按四舍五入原则进行排序。</w:t>
            </w:r>
          </w:p>
          <w:p w14:paraId="073178CF">
            <w:pPr>
              <w:keepNext w:val="0"/>
              <w:keepLines w:val="0"/>
              <w:pageBreakBefore w:val="0"/>
              <w:widowControl w:val="0"/>
              <w:kinsoku/>
              <w:wordWrap/>
              <w:overflowPunct/>
              <w:topLinePunct w:val="0"/>
              <w:autoSpaceDE w:val="0"/>
              <w:autoSpaceDN w:val="0"/>
              <w:bidi w:val="0"/>
              <w:spacing w:line="300" w:lineRule="exact"/>
              <w:ind w:left="48" w:leftChars="20" w:right="48" w:rightChars="20" w:firstLine="0" w:firstLineChars="0"/>
              <w:jc w:val="left"/>
              <w:textAlignment w:val="auto"/>
              <w:rPr>
                <w:rFonts w:hint="eastAsia" w:ascii="宋体" w:hAnsi="宋体" w:eastAsia="宋体" w:cs="宋体"/>
              </w:rPr>
            </w:pPr>
            <w:r>
              <w:rPr>
                <w:rFonts w:hint="eastAsia" w:ascii="宋体" w:hAnsi="宋体" w:eastAsia="宋体" w:cs="宋体"/>
              </w:rPr>
              <w:t>2.投标价格相同不能确定中标候选人高低排序的，由交易系统随机确定不能高低排序的中标候选人。</w:t>
            </w:r>
          </w:p>
        </w:tc>
      </w:tr>
      <w:tr w14:paraId="76A9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242" w:type="dxa"/>
            <w:vAlign w:val="center"/>
          </w:tcPr>
          <w:p w14:paraId="4475231E">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条款号</w:t>
            </w:r>
          </w:p>
        </w:tc>
        <w:tc>
          <w:tcPr>
            <w:tcW w:w="8535" w:type="dxa"/>
            <w:gridSpan w:val="8"/>
            <w:vAlign w:val="center"/>
          </w:tcPr>
          <w:p w14:paraId="3E4B90F4">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bCs/>
                <w:szCs w:val="21"/>
              </w:rPr>
            </w:pPr>
            <w:r>
              <w:rPr>
                <w:rFonts w:hint="eastAsia" w:ascii="宋体" w:hAnsi="宋体" w:eastAsia="宋体" w:cs="宋体"/>
                <w:szCs w:val="21"/>
              </w:rPr>
              <w:t>编列内容</w:t>
            </w:r>
          </w:p>
        </w:tc>
      </w:tr>
      <w:tr w14:paraId="7EE0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242" w:type="dxa"/>
            <w:vAlign w:val="center"/>
          </w:tcPr>
          <w:p w14:paraId="6F5DEC71">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3.5</w:t>
            </w:r>
          </w:p>
        </w:tc>
        <w:tc>
          <w:tcPr>
            <w:tcW w:w="1850" w:type="dxa"/>
            <w:gridSpan w:val="2"/>
            <w:vAlign w:val="center"/>
          </w:tcPr>
          <w:p w14:paraId="2CB1DC81">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否决投标情形</w:t>
            </w:r>
          </w:p>
        </w:tc>
        <w:tc>
          <w:tcPr>
            <w:tcW w:w="6685" w:type="dxa"/>
            <w:gridSpan w:val="6"/>
            <w:vAlign w:val="center"/>
          </w:tcPr>
          <w:p w14:paraId="21C98DC9">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详见第二章附件2-2</w:t>
            </w:r>
          </w:p>
        </w:tc>
      </w:tr>
      <w:tr w14:paraId="10A4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592E9676">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7</w:t>
            </w:r>
          </w:p>
        </w:tc>
        <w:tc>
          <w:tcPr>
            <w:tcW w:w="1850" w:type="dxa"/>
            <w:gridSpan w:val="2"/>
            <w:vAlign w:val="center"/>
          </w:tcPr>
          <w:p w14:paraId="59F87340">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jc w:val="center"/>
              <w:textAlignment w:val="auto"/>
              <w:rPr>
                <w:rFonts w:hint="eastAsia" w:ascii="宋体" w:hAnsi="宋体" w:eastAsia="宋体" w:cs="宋体"/>
                <w:szCs w:val="21"/>
              </w:rPr>
            </w:pPr>
            <w:r>
              <w:rPr>
                <w:rFonts w:hint="eastAsia" w:ascii="宋体" w:hAnsi="宋体" w:eastAsia="宋体" w:cs="宋体"/>
                <w:szCs w:val="21"/>
              </w:rPr>
              <w:t>进入投标报价排序的投标人数量的确定方式</w:t>
            </w:r>
          </w:p>
        </w:tc>
        <w:tc>
          <w:tcPr>
            <w:tcW w:w="6685" w:type="dxa"/>
            <w:gridSpan w:val="6"/>
            <w:vAlign w:val="center"/>
          </w:tcPr>
          <w:p w14:paraId="7F406538">
            <w:pPr>
              <w:keepNext w:val="0"/>
              <w:keepLines w:val="0"/>
              <w:pageBreakBefore w:val="0"/>
              <w:widowControl w:val="0"/>
              <w:kinsoku/>
              <w:wordWrap/>
              <w:overflowPunct/>
              <w:topLinePunct w:val="0"/>
              <w:autoSpaceDE w:val="0"/>
              <w:autoSpaceDN w:val="0"/>
              <w:bidi w:val="0"/>
              <w:snapToGrid w:val="0"/>
              <w:spacing w:line="300" w:lineRule="exact"/>
              <w:ind w:left="48" w:leftChars="20" w:right="48" w:rightChars="20" w:firstLine="0" w:firstLineChars="0"/>
              <w:textAlignment w:val="auto"/>
              <w:rPr>
                <w:rFonts w:hint="eastAsia" w:ascii="宋体" w:hAnsi="宋体" w:eastAsia="宋体" w:cs="宋体"/>
                <w:szCs w:val="21"/>
              </w:rPr>
            </w:pPr>
            <w:r>
              <w:rPr>
                <w:rFonts w:hint="eastAsia" w:ascii="宋体" w:hAnsi="宋体" w:eastAsia="宋体" w:cs="宋体"/>
                <w:szCs w:val="21"/>
              </w:rPr>
              <w:t>详见第二章投标人须知前附表</w:t>
            </w:r>
          </w:p>
        </w:tc>
      </w:tr>
    </w:tbl>
    <w:p w14:paraId="59B9ACD6">
      <w:pPr>
        <w:spacing w:line="312" w:lineRule="auto"/>
        <w:ind w:left="0" w:leftChars="0" w:firstLine="0" w:firstLineChars="0"/>
        <w:jc w:val="center"/>
        <w:rPr>
          <w:rFonts w:hint="eastAsia" w:ascii="宋体" w:hAnsi="宋体" w:eastAsia="宋体" w:cs="宋体"/>
        </w:rPr>
      </w:pPr>
      <w:r>
        <w:rPr>
          <w:rFonts w:hint="eastAsia" w:ascii="宋体" w:hAnsi="宋体" w:eastAsia="宋体" w:cs="宋体"/>
        </w:rPr>
        <w:br w:type="page"/>
      </w:r>
    </w:p>
    <w:p w14:paraId="03EB337A">
      <w:pPr>
        <w:spacing w:line="312" w:lineRule="auto"/>
        <w:ind w:left="0" w:leftChars="0" w:firstLine="0" w:firstLineChars="0"/>
        <w:jc w:val="center"/>
        <w:rPr>
          <w:rFonts w:hint="eastAsia" w:ascii="宋体" w:hAnsi="宋体" w:eastAsia="宋体" w:cs="宋体"/>
          <w:b/>
          <w:bCs w:val="0"/>
          <w:sz w:val="30"/>
        </w:rPr>
      </w:pPr>
      <w:r>
        <w:rPr>
          <w:rFonts w:hint="eastAsia" w:ascii="宋体" w:hAnsi="宋体" w:eastAsia="宋体" w:cs="宋体"/>
          <w:b/>
          <w:bCs w:val="0"/>
          <w:sz w:val="30"/>
        </w:rPr>
        <w:t>评标办法（技术评分最低标价法）</w:t>
      </w:r>
    </w:p>
    <w:p w14:paraId="7C50BAC9">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p>
    <w:p w14:paraId="104EFCE1">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bCs/>
          <w:sz w:val="24"/>
          <w:szCs w:val="24"/>
          <w:highlight w:val="none"/>
        </w:rPr>
      </w:pPr>
      <w:r>
        <w:rPr>
          <w:rFonts w:hint="eastAsia" w:ascii="宋体" w:hAnsi="宋体" w:eastAsia="宋体" w:cs="宋体"/>
          <w:sz w:val="24"/>
          <w:szCs w:val="24"/>
          <w:highlight w:val="none"/>
        </w:rPr>
        <w:t>本次评标采用技术评分最低标价法。第一阶段，对</w:t>
      </w:r>
      <w:r>
        <w:rPr>
          <w:rFonts w:hint="eastAsia" w:ascii="宋体" w:hAnsi="宋体" w:eastAsia="宋体" w:cs="宋体"/>
          <w:bCs/>
          <w:sz w:val="24"/>
          <w:szCs w:val="24"/>
          <w:highlight w:val="none"/>
        </w:rPr>
        <w:t>未低于异常低价警戒线且</w:t>
      </w:r>
      <w:r>
        <w:rPr>
          <w:rFonts w:hint="eastAsia" w:ascii="宋体" w:hAnsi="宋体" w:eastAsia="宋体" w:cs="宋体"/>
          <w:sz w:val="24"/>
          <w:szCs w:val="24"/>
          <w:highlight w:val="none"/>
        </w:rPr>
        <w:t>通过初步评审的投标人，评标委员会按照明确的评分因素和量化的评分标准对其商务、技术（施工组织设计）等内容进行评分，技术评审因素细分项实行合格制评审，结果</w:t>
      </w:r>
      <w:r>
        <w:rPr>
          <w:rFonts w:hint="eastAsia" w:ascii="宋体" w:hAnsi="宋体" w:eastAsia="宋体" w:cs="宋体"/>
          <w:sz w:val="24"/>
          <w:szCs w:val="24"/>
          <w:highlight w:val="none"/>
          <w:lang w:val="en-US" w:eastAsia="zh-CN"/>
        </w:rPr>
        <w:t>以</w:t>
      </w:r>
      <w:r>
        <w:rPr>
          <w:rFonts w:hint="eastAsia" w:ascii="宋体" w:hAnsi="宋体" w:eastAsia="宋体" w:cs="宋体"/>
          <w:sz w:val="24"/>
          <w:szCs w:val="24"/>
          <w:highlight w:val="none"/>
        </w:rPr>
        <w:t>评审得分由高到低排序。第二阶段对第一阶段排名在招标文件规定数量以内的投标人经评审的投标价格由低到高的顺序排序推荐中标候选人。</w:t>
      </w:r>
    </w:p>
    <w:p w14:paraId="19DEC76D">
      <w:pPr>
        <w:pStyle w:val="3"/>
        <w:pageBreakBefore w:val="0"/>
        <w:numPr>
          <w:ilvl w:val="0"/>
          <w:numId w:val="0"/>
        </w:numPr>
        <w:kinsoku/>
        <w:wordWrap/>
        <w:overflowPunct/>
        <w:topLinePunct w:val="0"/>
        <w:autoSpaceDE w:val="0"/>
        <w:autoSpaceDN w:val="0"/>
        <w:bidi w:val="0"/>
        <w:spacing w:after="160" w:line="400" w:lineRule="exact"/>
        <w:textAlignment w:val="auto"/>
        <w:rPr>
          <w:rFonts w:hint="eastAsia"/>
          <w:highlight w:val="none"/>
        </w:rPr>
      </w:pPr>
      <w:bookmarkStart w:id="357" w:name="_Toc211498665"/>
      <w:bookmarkStart w:id="358" w:name="_Toc18724"/>
      <w:r>
        <w:rPr>
          <w:rFonts w:hint="eastAsia"/>
          <w:highlight w:val="none"/>
          <w:lang w:val="en-US" w:eastAsia="zh-CN"/>
        </w:rPr>
        <w:t>1.</w:t>
      </w:r>
      <w:r>
        <w:rPr>
          <w:rFonts w:hint="eastAsia"/>
          <w:highlight w:val="none"/>
        </w:rPr>
        <w:t>评审标准</w:t>
      </w:r>
      <w:bookmarkEnd w:id="357"/>
      <w:bookmarkEnd w:id="358"/>
    </w:p>
    <w:p w14:paraId="09F1B6E7">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 形式评审标准：见评标办法前附表。</w:t>
      </w:r>
    </w:p>
    <w:p w14:paraId="1FA3B054">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1.2 资格评审标准：见评标办法前附表</w:t>
      </w:r>
    </w:p>
    <w:p w14:paraId="01FAF76B">
      <w:pPr>
        <w:pageBreakBefore w:val="0"/>
        <w:kinsoku/>
        <w:wordWrap/>
        <w:overflowPunct/>
        <w:topLinePunct w:val="0"/>
        <w:autoSpaceDE w:val="0"/>
        <w:autoSpaceDN w:val="0"/>
        <w:bidi w:val="0"/>
        <w:snapToGrid w:val="0"/>
        <w:spacing w:after="160" w:line="400" w:lineRule="exact"/>
        <w:ind w:left="0" w:leftChars="0" w:firstLine="456" w:firstLineChars="200"/>
        <w:textAlignment w:val="auto"/>
        <w:rPr>
          <w:rFonts w:hint="eastAsia" w:ascii="宋体" w:hAnsi="宋体" w:eastAsia="宋体" w:cs="宋体"/>
          <w:spacing w:val="-6"/>
          <w:sz w:val="24"/>
          <w:szCs w:val="24"/>
          <w:highlight w:val="none"/>
        </w:rPr>
      </w:pPr>
      <w:r>
        <w:rPr>
          <w:rFonts w:hint="eastAsia" w:ascii="宋体" w:hAnsi="宋体" w:eastAsia="宋体" w:cs="宋体"/>
          <w:spacing w:val="-6"/>
          <w:sz w:val="24"/>
          <w:szCs w:val="24"/>
          <w:highlight w:val="none"/>
        </w:rPr>
        <w:t>已进行资格预审的，见本招标项目资格预审文件第三章“资格审查办法”详细审查标准</w:t>
      </w:r>
    </w:p>
    <w:p w14:paraId="2D4AB75E">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1.3 响应性评审标准：见评标办法前附表。</w:t>
      </w:r>
    </w:p>
    <w:p w14:paraId="2574BAAE">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1.4 权值构成：见评标办法前附表。</w:t>
      </w:r>
    </w:p>
    <w:p w14:paraId="53A3C4E1">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1.5 商务部分评审标准：见评标办法前附表。</w:t>
      </w:r>
    </w:p>
    <w:p w14:paraId="52B938D4">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1.6 技术部分评审标准：见评标办法前附表。</w:t>
      </w:r>
    </w:p>
    <w:p w14:paraId="3001B730">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1.7投标报价评审标准：见评标办法前附表。</w:t>
      </w:r>
    </w:p>
    <w:p w14:paraId="6A3CBE3B">
      <w:pPr>
        <w:pStyle w:val="3"/>
        <w:pageBreakBefore w:val="0"/>
        <w:kinsoku/>
        <w:wordWrap/>
        <w:overflowPunct/>
        <w:topLinePunct w:val="0"/>
        <w:autoSpaceDE w:val="0"/>
        <w:autoSpaceDN w:val="0"/>
        <w:bidi w:val="0"/>
        <w:spacing w:after="160" w:line="400" w:lineRule="exact"/>
        <w:textAlignment w:val="auto"/>
        <w:rPr>
          <w:rFonts w:hint="eastAsia"/>
          <w:highlight w:val="none"/>
        </w:rPr>
      </w:pPr>
      <w:bookmarkStart w:id="359" w:name="_Toc7548"/>
      <w:bookmarkStart w:id="360" w:name="_Toc211498666"/>
      <w:r>
        <w:rPr>
          <w:rFonts w:hint="eastAsia"/>
          <w:highlight w:val="none"/>
        </w:rPr>
        <w:t>2</w:t>
      </w:r>
      <w:r>
        <w:rPr>
          <w:rFonts w:hint="eastAsia"/>
          <w:highlight w:val="none"/>
          <w:lang w:val="en-US" w:eastAsia="zh-CN"/>
        </w:rPr>
        <w:t>.</w:t>
      </w:r>
      <w:r>
        <w:rPr>
          <w:rFonts w:hint="eastAsia"/>
          <w:highlight w:val="none"/>
        </w:rPr>
        <w:t>评审程序</w:t>
      </w:r>
      <w:bookmarkEnd w:id="359"/>
      <w:bookmarkEnd w:id="360"/>
    </w:p>
    <w:p w14:paraId="58C1FFD1">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2.1 异常低价警戒线评审：具体详见评标办法前附表规定。</w:t>
      </w:r>
    </w:p>
    <w:p w14:paraId="740BCB81">
      <w:pPr>
        <w:pageBreakBefore w:val="0"/>
        <w:shd w:val="clear" w:color="auto" w:fill="FFFFFF"/>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2.2 初步评审：形式、资格、响应性评审；</w:t>
      </w:r>
    </w:p>
    <w:p w14:paraId="75ADD452">
      <w:pPr>
        <w:pageBreakBefore w:val="0"/>
        <w:shd w:val="clear" w:color="auto" w:fill="FFFFFF"/>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2.3 商务评审：企业类似工程业绩；</w:t>
      </w:r>
    </w:p>
    <w:p w14:paraId="06F1BD5E">
      <w:pPr>
        <w:pageBreakBefore w:val="0"/>
        <w:shd w:val="clear" w:color="auto" w:fill="FFFFFF"/>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2.4 评标委员会复核确认；</w:t>
      </w:r>
    </w:p>
    <w:p w14:paraId="3445E48C">
      <w:pPr>
        <w:pageBreakBefore w:val="0"/>
        <w:shd w:val="clear" w:color="auto" w:fill="FFFFFF"/>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2.5 技术评审；</w:t>
      </w:r>
    </w:p>
    <w:p w14:paraId="5437DF59">
      <w:pPr>
        <w:pageBreakBefore w:val="0"/>
        <w:shd w:val="clear" w:color="auto" w:fill="FFFFFF"/>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2.6 确定进入报价评审的合格投标人名单；</w:t>
      </w:r>
    </w:p>
    <w:p w14:paraId="15A5205A">
      <w:pPr>
        <w:pageBreakBefore w:val="0"/>
        <w:shd w:val="clear" w:color="auto" w:fill="FFFFFF"/>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2.7 汇总评分结果；</w:t>
      </w:r>
    </w:p>
    <w:p w14:paraId="33221920">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 xml:space="preserve">2.8 </w:t>
      </w:r>
      <w:r>
        <w:rPr>
          <w:rFonts w:hint="eastAsia" w:ascii="宋体" w:hAnsi="宋体" w:eastAsia="宋体" w:cs="宋体"/>
          <w:kern w:val="0"/>
          <w:sz w:val="24"/>
          <w:szCs w:val="24"/>
          <w:highlight w:val="none"/>
        </w:rPr>
        <w:t>评标委员会提交评标报告</w:t>
      </w:r>
      <w:r>
        <w:rPr>
          <w:rFonts w:hint="eastAsia" w:ascii="宋体" w:hAnsi="宋体" w:eastAsia="宋体" w:cs="宋体"/>
          <w:kern w:val="0"/>
          <w:sz w:val="24"/>
          <w:szCs w:val="24"/>
          <w:highlight w:val="none"/>
          <w:lang w:eastAsia="zh-CN"/>
        </w:rPr>
        <w:t>，</w:t>
      </w:r>
      <w:r>
        <w:rPr>
          <w:rFonts w:hint="eastAsia" w:ascii="宋体" w:hAnsi="宋体" w:eastAsia="宋体" w:cs="宋体"/>
          <w:kern w:val="0"/>
          <w:sz w:val="24"/>
          <w:szCs w:val="24"/>
          <w:highlight w:val="none"/>
        </w:rPr>
        <w:t>招标人进行</w:t>
      </w:r>
      <w:r>
        <w:rPr>
          <w:rFonts w:hint="eastAsia" w:ascii="宋体" w:hAnsi="宋体" w:eastAsia="宋体" w:cs="宋体"/>
          <w:kern w:val="0"/>
          <w:sz w:val="24"/>
          <w:szCs w:val="24"/>
          <w:highlight w:val="none"/>
          <w:lang w:val="en-US" w:eastAsia="zh-CN"/>
        </w:rPr>
        <w:t>审查</w:t>
      </w:r>
      <w:r>
        <w:rPr>
          <w:rFonts w:hint="eastAsia" w:ascii="宋体" w:hAnsi="宋体" w:eastAsia="宋体" w:cs="宋体"/>
          <w:kern w:val="0"/>
          <w:sz w:val="24"/>
          <w:szCs w:val="24"/>
          <w:highlight w:val="none"/>
        </w:rPr>
        <w:t>，并提出</w:t>
      </w:r>
      <w:r>
        <w:rPr>
          <w:rFonts w:hint="eastAsia" w:ascii="宋体" w:hAnsi="宋体" w:eastAsia="宋体" w:cs="宋体"/>
          <w:kern w:val="0"/>
          <w:sz w:val="24"/>
          <w:szCs w:val="24"/>
          <w:highlight w:val="none"/>
          <w:lang w:val="en-US" w:eastAsia="zh-CN"/>
        </w:rPr>
        <w:t>审查</w:t>
      </w:r>
      <w:r>
        <w:rPr>
          <w:rFonts w:hint="eastAsia" w:ascii="宋体" w:hAnsi="宋体" w:eastAsia="宋体" w:cs="宋体"/>
          <w:kern w:val="0"/>
          <w:sz w:val="24"/>
          <w:szCs w:val="24"/>
          <w:highlight w:val="none"/>
        </w:rPr>
        <w:t>意见，评标委员会对</w:t>
      </w:r>
      <w:r>
        <w:rPr>
          <w:rFonts w:hint="eastAsia" w:ascii="宋体" w:hAnsi="宋体" w:eastAsia="宋体" w:cs="宋体"/>
          <w:kern w:val="0"/>
          <w:sz w:val="24"/>
          <w:szCs w:val="24"/>
          <w:highlight w:val="none"/>
          <w:lang w:val="en-US" w:eastAsia="zh-CN"/>
        </w:rPr>
        <w:t>审查</w:t>
      </w:r>
      <w:r>
        <w:rPr>
          <w:rFonts w:hint="eastAsia" w:ascii="宋体" w:hAnsi="宋体" w:eastAsia="宋体" w:cs="宋体"/>
          <w:kern w:val="0"/>
          <w:sz w:val="24"/>
          <w:szCs w:val="24"/>
          <w:highlight w:val="none"/>
        </w:rPr>
        <w:t>意见进行讨论，并记录采纳和不采纳情况及不采纳理由</w:t>
      </w:r>
      <w:r>
        <w:rPr>
          <w:rFonts w:hint="eastAsia" w:ascii="宋体" w:hAnsi="宋体" w:eastAsia="宋体" w:cs="宋体"/>
          <w:sz w:val="24"/>
          <w:szCs w:val="24"/>
          <w:highlight w:val="none"/>
        </w:rPr>
        <w:t>。</w:t>
      </w:r>
    </w:p>
    <w:p w14:paraId="5BE5DD04">
      <w:pPr>
        <w:pStyle w:val="3"/>
        <w:keepNext w:val="0"/>
        <w:keepLines w:val="0"/>
        <w:pageBreakBefore w:val="0"/>
        <w:widowControl w:val="0"/>
        <w:kinsoku/>
        <w:wordWrap/>
        <w:overflowPunct/>
        <w:topLinePunct w:val="0"/>
        <w:autoSpaceDE w:val="0"/>
        <w:autoSpaceDN w:val="0"/>
        <w:bidi w:val="0"/>
        <w:spacing w:after="160" w:line="400" w:lineRule="exact"/>
        <w:textAlignment w:val="auto"/>
        <w:rPr>
          <w:rFonts w:hint="eastAsia"/>
          <w:highlight w:val="none"/>
        </w:rPr>
      </w:pPr>
      <w:bookmarkStart w:id="361" w:name="_Toc211498667"/>
      <w:bookmarkStart w:id="362" w:name="_Toc7532"/>
      <w:r>
        <w:rPr>
          <w:rFonts w:hint="eastAsia"/>
          <w:highlight w:val="none"/>
        </w:rPr>
        <w:t>3.形式、资格、响应性评审</w:t>
      </w:r>
      <w:bookmarkEnd w:id="361"/>
      <w:bookmarkEnd w:id="362"/>
    </w:p>
    <w:p w14:paraId="15FC1BE6">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交易系统依据评标办法的规定对投标文件进行评审。有一项不符合评审标准的，应当予以否决。</w:t>
      </w:r>
    </w:p>
    <w:p w14:paraId="77135BD1">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3.1 形式评审</w:t>
      </w:r>
    </w:p>
    <w:p w14:paraId="6111AE5E">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交易系统根据评标办法前附表中规定的评审因素和评审标准，对投标人的投标文件进行形式评审。</w:t>
      </w:r>
    </w:p>
    <w:p w14:paraId="77B0E4EE">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3.2 资格评审</w:t>
      </w:r>
    </w:p>
    <w:p w14:paraId="683625E2">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3.2.1</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未进行资格预审的，由交易系统根据评标办法前附表规定的评审因素和评审标准，对投标人的投标文件进行资格评审。</w:t>
      </w:r>
    </w:p>
    <w:p w14:paraId="0B4541B7">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3.2.2</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已进行资格预审的，交易系统一般不再对投标人资格进行评审。投标人资格预审申请文件的内容发生重大变化的，由交易系统依据资格预审文件规定的标准和方法，对照投标人资格预审申请文件中的资料以及开标前更新的资料，对其更新的资料进行评审，其变化后的资格条件不得低于原有资格条件要求。</w:t>
      </w:r>
    </w:p>
    <w:p w14:paraId="0C9F7FA0">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3.3 响应性评审</w:t>
      </w:r>
    </w:p>
    <w:p w14:paraId="273B392E">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3.3.1 交易系统根据评标办法前附表中规定的评审因素和评审标准，对投标人的投标文件进行响应性评审。</w:t>
      </w:r>
    </w:p>
    <w:p w14:paraId="3667980E">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3.3.2 招标文件设定了最高投标限价的，投标人投标价格不得超出（不含等于）“投标人须知”前附表载明的最高投标限价。</w:t>
      </w:r>
    </w:p>
    <w:p w14:paraId="100043FA">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3.4 算术误差修正，细微偏差、报价合理性、报价完整性</w:t>
      </w:r>
      <w:r>
        <w:rPr>
          <w:rFonts w:hint="eastAsia" w:cs="宋体"/>
          <w:sz w:val="24"/>
          <w:szCs w:val="24"/>
          <w:highlight w:val="none"/>
          <w:lang w:eastAsia="zh-CN"/>
        </w:rPr>
        <w:t>（</w:t>
      </w:r>
      <w:r>
        <w:rPr>
          <w:rFonts w:hint="eastAsia" w:ascii="宋体" w:hAnsi="宋体" w:eastAsia="宋体" w:cs="宋体"/>
          <w:sz w:val="24"/>
          <w:szCs w:val="24"/>
          <w:highlight w:val="none"/>
        </w:rPr>
        <w:t>漏报或未报</w:t>
      </w:r>
      <w:r>
        <w:rPr>
          <w:rFonts w:hint="eastAsia" w:cs="宋体"/>
          <w:sz w:val="24"/>
          <w:szCs w:val="24"/>
          <w:highlight w:val="none"/>
          <w:lang w:eastAsia="zh-CN"/>
        </w:rPr>
        <w:t>）</w:t>
      </w:r>
      <w:r>
        <w:rPr>
          <w:rFonts w:hint="eastAsia" w:ascii="宋体" w:hAnsi="宋体" w:eastAsia="宋体" w:cs="宋体"/>
          <w:sz w:val="24"/>
          <w:szCs w:val="24"/>
          <w:highlight w:val="none"/>
        </w:rPr>
        <w:t>分析（适用于采用“24清单标准”的项目）</w:t>
      </w:r>
    </w:p>
    <w:p w14:paraId="34575FA8">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交易系统检查投标人投标报价是否有算术误差、细微偏差、报价合理性、报价完整性</w:t>
      </w:r>
      <w:r>
        <w:rPr>
          <w:rFonts w:hint="eastAsia" w:cs="宋体"/>
          <w:sz w:val="24"/>
          <w:szCs w:val="24"/>
          <w:highlight w:val="none"/>
          <w:lang w:eastAsia="zh-CN"/>
        </w:rPr>
        <w:t>（</w:t>
      </w:r>
      <w:r>
        <w:rPr>
          <w:rFonts w:hint="eastAsia" w:ascii="宋体" w:hAnsi="宋体" w:eastAsia="宋体" w:cs="宋体"/>
          <w:sz w:val="24"/>
          <w:szCs w:val="24"/>
          <w:highlight w:val="none"/>
        </w:rPr>
        <w:t>漏报或未报</w:t>
      </w:r>
      <w:r>
        <w:rPr>
          <w:rFonts w:hint="eastAsia" w:cs="宋体"/>
          <w:sz w:val="24"/>
          <w:szCs w:val="24"/>
          <w:highlight w:val="none"/>
          <w:lang w:eastAsia="zh-CN"/>
        </w:rPr>
        <w:t>）</w:t>
      </w:r>
      <w:r>
        <w:rPr>
          <w:rFonts w:hint="eastAsia" w:ascii="宋体" w:hAnsi="宋体" w:eastAsia="宋体" w:cs="宋体"/>
          <w:sz w:val="24"/>
          <w:szCs w:val="24"/>
          <w:highlight w:val="none"/>
        </w:rPr>
        <w:t>问题，并按第二章投标人须知前附表第10.1</w:t>
      </w:r>
      <w:r>
        <w:rPr>
          <w:rFonts w:hint="eastAsia" w:ascii="宋体" w:hAnsi="宋体" w:eastAsia="宋体" w:cs="宋体"/>
          <w:sz w:val="24"/>
          <w:szCs w:val="24"/>
          <w:highlight w:val="none"/>
          <w:lang w:val="en-US" w:eastAsia="zh-CN"/>
        </w:rPr>
        <w:t>4</w:t>
      </w:r>
      <w:r>
        <w:rPr>
          <w:rFonts w:hint="eastAsia" w:ascii="宋体" w:hAnsi="宋体" w:eastAsia="宋体" w:cs="宋体"/>
          <w:sz w:val="24"/>
          <w:szCs w:val="24"/>
          <w:highlight w:val="none"/>
        </w:rPr>
        <w:t>.5款“规定”由招标人委托评标委员会启动投标报价澄清或说明。</w:t>
      </w:r>
    </w:p>
    <w:p w14:paraId="78613125">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按第二章投标人须知前附表第10.1</w:t>
      </w:r>
      <w:r>
        <w:rPr>
          <w:rFonts w:hint="eastAsia" w:ascii="宋体" w:hAnsi="宋体" w:eastAsia="宋体" w:cs="宋体"/>
          <w:sz w:val="24"/>
          <w:szCs w:val="24"/>
          <w:highlight w:val="none"/>
          <w:lang w:val="en-US" w:eastAsia="zh-CN"/>
        </w:rPr>
        <w:t>4</w:t>
      </w:r>
      <w:r>
        <w:rPr>
          <w:rFonts w:hint="eastAsia" w:ascii="宋体" w:hAnsi="宋体" w:eastAsia="宋体" w:cs="宋体"/>
          <w:sz w:val="24"/>
          <w:szCs w:val="24"/>
          <w:highlight w:val="none"/>
        </w:rPr>
        <w:t>.5款“规定”中第2小点对投标人的投标文件存在算术误差及细微偏差进行修正的，修正报价汇总后的总价应与投标总价扉页内填报的投标总价一致，修正的价格经投标人通过电子交易平台确认后具有约束力。投标人不接受修正价格的，应当否决其投标。投标人对修正结果有不同意见或未通过电子交易平台进行确认的，评标委员会应重新复核修正结果，再次按上述程序分别进行确认、复核。</w:t>
      </w:r>
    </w:p>
    <w:p w14:paraId="0703B01E">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3.5</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是否予以否决投标</w:t>
      </w:r>
    </w:p>
    <w:p w14:paraId="28B601B8">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交易系统依据第二章附件2-2中规定的否决投标情形，判断是否对投标人的投标予以否决。</w:t>
      </w:r>
    </w:p>
    <w:p w14:paraId="09EEE6DE">
      <w:pPr>
        <w:pStyle w:val="3"/>
        <w:keepNext w:val="0"/>
        <w:keepLines w:val="0"/>
        <w:pageBreakBefore w:val="0"/>
        <w:widowControl w:val="0"/>
        <w:kinsoku/>
        <w:wordWrap/>
        <w:overflowPunct/>
        <w:topLinePunct w:val="0"/>
        <w:autoSpaceDE w:val="0"/>
        <w:autoSpaceDN w:val="0"/>
        <w:bidi w:val="0"/>
        <w:spacing w:after="160" w:line="400" w:lineRule="exact"/>
        <w:textAlignment w:val="auto"/>
        <w:rPr>
          <w:rFonts w:hint="eastAsia"/>
          <w:highlight w:val="none"/>
        </w:rPr>
      </w:pPr>
      <w:bookmarkStart w:id="363" w:name="_Toc211498668"/>
      <w:bookmarkStart w:id="364" w:name="_Toc19107"/>
      <w:r>
        <w:rPr>
          <w:rFonts w:hint="eastAsia"/>
          <w:highlight w:val="none"/>
        </w:rPr>
        <w:t>4.商务评审</w:t>
      </w:r>
      <w:bookmarkEnd w:id="363"/>
      <w:bookmarkEnd w:id="364"/>
    </w:p>
    <w:p w14:paraId="2A9DB780">
      <w:pPr>
        <w:keepNext w:val="0"/>
        <w:keepLines w:val="0"/>
        <w:pageBreakBefore w:val="0"/>
        <w:widowControl w:val="0"/>
        <w:kinsoku/>
        <w:wordWrap/>
        <w:overflowPunct/>
        <w:topLinePunct w:val="0"/>
        <w:autoSpaceDE w:val="0"/>
        <w:autoSpaceDN w:val="0"/>
        <w:bidi w:val="0"/>
        <w:snapToGrid w:val="0"/>
        <w:spacing w:after="160" w:line="400" w:lineRule="exact"/>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交易系统按照规定的评审因素和标准进行评审计分。</w:t>
      </w:r>
    </w:p>
    <w:p w14:paraId="277D0CB1">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highlight w:val="none"/>
        </w:rPr>
      </w:pPr>
      <w:bookmarkStart w:id="365" w:name="_Toc211498669"/>
      <w:bookmarkStart w:id="366" w:name="_Toc4120"/>
      <w:r>
        <w:rPr>
          <w:rFonts w:hint="eastAsia"/>
          <w:highlight w:val="none"/>
          <w:lang w:val="en-US" w:eastAsia="zh-CN"/>
        </w:rPr>
        <w:t>5.</w:t>
      </w:r>
      <w:r>
        <w:rPr>
          <w:rFonts w:hint="eastAsia"/>
          <w:highlight w:val="none"/>
        </w:rPr>
        <w:t>评标委员会复核</w:t>
      </w:r>
      <w:bookmarkEnd w:id="365"/>
      <w:bookmarkEnd w:id="366"/>
    </w:p>
    <w:p w14:paraId="15D843CE">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评标委员会主任应组织评标委员会成员认真研究招标文件，了解和熟悉招标目的、招标范围、主要合同条件、技术标准和要求、质量标准和工期要求等，掌握评标标准和方法。未在招标文件中规定的标准和方法不得作为复核确认的依据。</w:t>
      </w:r>
    </w:p>
    <w:p w14:paraId="51AE9DA9">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highlight w:val="none"/>
        </w:rPr>
      </w:pPr>
      <w:bookmarkStart w:id="367" w:name="_Toc7130"/>
      <w:bookmarkStart w:id="368" w:name="_Toc211498671"/>
      <w:r>
        <w:rPr>
          <w:rFonts w:hint="eastAsia"/>
          <w:highlight w:val="none"/>
          <w:lang w:val="en-US" w:eastAsia="zh-CN"/>
        </w:rPr>
        <w:t>6.</w:t>
      </w:r>
      <w:r>
        <w:rPr>
          <w:rFonts w:hint="eastAsia"/>
          <w:highlight w:val="none"/>
        </w:rPr>
        <w:t>技术评审</w:t>
      </w:r>
      <w:bookmarkEnd w:id="367"/>
      <w:bookmarkEnd w:id="368"/>
    </w:p>
    <w:p w14:paraId="1A68B464">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评标委员会按照规定的评审因素和标准进行评审计分。技术方案采用暗标形式，投标文件的技术标暗标内出现投标人名称或者出现任何能直接判断出投标人名称的内容，评标委员会应当否决其投标。</w:t>
      </w:r>
    </w:p>
    <w:p w14:paraId="4939579D">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highlight w:val="none"/>
        </w:rPr>
      </w:pPr>
      <w:bookmarkStart w:id="369" w:name="_Toc23008"/>
      <w:bookmarkStart w:id="370" w:name="_Toc211498672"/>
      <w:r>
        <w:rPr>
          <w:rFonts w:hint="eastAsia"/>
          <w:highlight w:val="none"/>
          <w:lang w:val="en-US" w:eastAsia="zh-CN"/>
        </w:rPr>
        <w:t>7.</w:t>
      </w:r>
      <w:r>
        <w:rPr>
          <w:rFonts w:hint="eastAsia"/>
          <w:highlight w:val="none"/>
        </w:rPr>
        <w:t>确定进入第二阶段报价评审的合格投标人名单</w:t>
      </w:r>
      <w:bookmarkEnd w:id="369"/>
      <w:bookmarkEnd w:id="370"/>
    </w:p>
    <w:p w14:paraId="57544694">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详见本章评标办法前附表</w:t>
      </w:r>
    </w:p>
    <w:p w14:paraId="2B6D0B5F">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highlight w:val="none"/>
        </w:rPr>
      </w:pPr>
      <w:bookmarkStart w:id="371" w:name="_Toc23260"/>
      <w:bookmarkStart w:id="372" w:name="_Toc211498673"/>
      <w:r>
        <w:rPr>
          <w:rFonts w:hint="eastAsia"/>
          <w:highlight w:val="none"/>
          <w:lang w:val="en-US" w:eastAsia="zh-CN"/>
        </w:rPr>
        <w:t>8.</w:t>
      </w:r>
      <w:r>
        <w:rPr>
          <w:rFonts w:hint="eastAsia"/>
          <w:highlight w:val="none"/>
        </w:rPr>
        <w:t>投标报价评审</w:t>
      </w:r>
      <w:bookmarkEnd w:id="371"/>
      <w:bookmarkEnd w:id="372"/>
    </w:p>
    <w:p w14:paraId="11F6A164">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对进入第二阶段的投标人的报价文件按照评标价量化标准进行评分，将投标价格由低到高的顺序排列。</w:t>
      </w:r>
    </w:p>
    <w:p w14:paraId="0A88C4D7">
      <w:pPr>
        <w:pStyle w:val="3"/>
        <w:keepNext w:val="0"/>
        <w:keepLines w:val="0"/>
        <w:pageBreakBefore w:val="0"/>
        <w:widowControl w:val="0"/>
        <w:kinsoku/>
        <w:wordWrap/>
        <w:overflowPunct/>
        <w:topLinePunct w:val="0"/>
        <w:autoSpaceDE w:val="0"/>
        <w:autoSpaceDN w:val="0"/>
        <w:bidi w:val="0"/>
        <w:spacing w:after="160" w:line="400" w:lineRule="exact"/>
        <w:textAlignment w:val="auto"/>
        <w:rPr>
          <w:rFonts w:hint="eastAsia"/>
          <w:highlight w:val="none"/>
        </w:rPr>
      </w:pPr>
      <w:bookmarkStart w:id="373" w:name="_Toc211498674"/>
      <w:bookmarkStart w:id="374" w:name="_Toc18924"/>
      <w:r>
        <w:rPr>
          <w:rFonts w:hint="eastAsia"/>
          <w:highlight w:val="none"/>
        </w:rPr>
        <w:t>9.投标文件的澄清和补正</w:t>
      </w:r>
      <w:bookmarkEnd w:id="373"/>
      <w:bookmarkEnd w:id="374"/>
    </w:p>
    <w:p w14:paraId="4CF311BE">
      <w:pPr>
        <w:keepNext w:val="0"/>
        <w:keepLines w:val="0"/>
        <w:pageBreakBefore w:val="0"/>
        <w:widowControl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9.1 评标委员会可以书面形式要求投标人对所提交的投标文件中不明确的内容进行书面澄清、说明或者补正。评标委员会不接受投标人主动提出的澄清、说明或补正。</w:t>
      </w:r>
    </w:p>
    <w:p w14:paraId="1A988897">
      <w:pPr>
        <w:keepNext w:val="0"/>
        <w:keepLines w:val="0"/>
        <w:pageBreakBefore w:val="0"/>
        <w:widowControl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9.2 澄清、说明和补正不得改变投标文件的实质性内容。投标人的书面澄清、说明和补正属于投标文件的组成部分。</w:t>
      </w:r>
    </w:p>
    <w:p w14:paraId="587944DC">
      <w:pPr>
        <w:keepNext w:val="0"/>
        <w:keepLines w:val="0"/>
        <w:pageBreakBefore w:val="0"/>
        <w:widowControl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9.3 评标委员会对投标人提交的澄清、说明或补正有疑问的，可以要求投标人进一步澄清、说明或补正。</w:t>
      </w:r>
    </w:p>
    <w:p w14:paraId="6C513254">
      <w:pPr>
        <w:keepNext w:val="0"/>
        <w:keepLines w:val="0"/>
        <w:pageBreakBefore w:val="0"/>
        <w:widowControl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9.4 评审过程中，评标委员会拟作出否决投标决定的，应要求投标人进行书面澄清、说明或补正，未进行该程序的，不得作出否决投标决定，投标人未按要求进行回复的除外。</w:t>
      </w:r>
    </w:p>
    <w:p w14:paraId="2DF1BAC3">
      <w:pPr>
        <w:pStyle w:val="3"/>
        <w:keepNext w:val="0"/>
        <w:keepLines w:val="0"/>
        <w:pageBreakBefore w:val="0"/>
        <w:widowControl w:val="0"/>
        <w:kinsoku/>
        <w:wordWrap/>
        <w:overflowPunct/>
        <w:topLinePunct w:val="0"/>
        <w:autoSpaceDE w:val="0"/>
        <w:autoSpaceDN w:val="0"/>
        <w:bidi w:val="0"/>
        <w:spacing w:after="160" w:line="400" w:lineRule="exact"/>
        <w:textAlignment w:val="auto"/>
        <w:rPr>
          <w:rFonts w:hint="eastAsia"/>
          <w:highlight w:val="none"/>
        </w:rPr>
      </w:pPr>
      <w:bookmarkStart w:id="375" w:name="_Toc211498675"/>
      <w:bookmarkStart w:id="376" w:name="_Toc32035"/>
      <w:r>
        <w:rPr>
          <w:rFonts w:hint="eastAsia"/>
          <w:highlight w:val="none"/>
        </w:rPr>
        <w:t>10.中标人的确定</w:t>
      </w:r>
      <w:bookmarkEnd w:id="375"/>
      <w:bookmarkEnd w:id="376"/>
    </w:p>
    <w:p w14:paraId="51FD0226">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10.1 推荐中标候选人</w:t>
      </w:r>
    </w:p>
    <w:p w14:paraId="705D1777">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10.1.1评标委员会在推荐中标候选人时，应遵照以下原则</w:t>
      </w:r>
      <w:r>
        <w:rPr>
          <w:rFonts w:hint="eastAsia" w:cs="宋体"/>
          <w:sz w:val="24"/>
          <w:szCs w:val="24"/>
          <w:highlight w:val="none"/>
          <w:lang w:eastAsia="zh-CN"/>
        </w:rPr>
        <w:t>：</w:t>
      </w:r>
    </w:p>
    <w:p w14:paraId="2D66DF9B">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 评标委员会将第二阶段经评审的投标价格由低到高的顺序排列推荐中标候选人。</w:t>
      </w:r>
      <w:r>
        <w:rPr>
          <w:rFonts w:hint="eastAsia" w:ascii="宋体" w:hAnsi="宋体" w:eastAsia="宋体" w:cs="宋体"/>
          <w:bCs/>
          <w:sz w:val="24"/>
          <w:szCs w:val="24"/>
          <w:highlight w:val="none"/>
        </w:rPr>
        <w:t>投标价格相同不能确定中标候选人高低排序的，由交易系统随机确定不能高低排序的中标候选人。 投标报价以“元”为单位，小数点后保留2位，按四舍五入原则进行排序。</w:t>
      </w:r>
    </w:p>
    <w:p w14:paraId="3DF3E48F">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 评标委员会根据规定予以否决投标后，如果因有效投标不足3个使得投标明显缺乏竞争的，评标委员会可以否决全部投标。</w:t>
      </w:r>
    </w:p>
    <w:p w14:paraId="2E3611F1">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10.1.2 投标人数量少于3个或者所有投标被否决的，招标人应当依法重新招标。</w:t>
      </w:r>
    </w:p>
    <w:p w14:paraId="05EC13FD">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10.2 确定中标人</w:t>
      </w:r>
    </w:p>
    <w:p w14:paraId="1F588C60">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招标人对评标委员会推荐的中标候选人进行公示。公示期满，按照相关规定确定中标人。</w:t>
      </w:r>
    </w:p>
    <w:p w14:paraId="40E69D2A">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10.3 编制评标报告</w:t>
      </w:r>
    </w:p>
    <w:p w14:paraId="42D5E57D">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评标委员会根据评标办法的规定向招标人提交评标报告。评标报告应当由全体评标委员会成员签字。评标报告应当包括以下内容：</w:t>
      </w:r>
    </w:p>
    <w:p w14:paraId="7C3DC563">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（1）基本情况和数据表；</w:t>
      </w:r>
    </w:p>
    <w:p w14:paraId="2EF78CF4">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（2）评标委员会成员名单；</w:t>
      </w:r>
    </w:p>
    <w:p w14:paraId="07525562">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（3）开标记录；</w:t>
      </w:r>
    </w:p>
    <w:p w14:paraId="69139DE6">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（4）符合要求的投标一览表；</w:t>
      </w:r>
    </w:p>
    <w:p w14:paraId="0F515B9C">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（5）否决投标情况说明；</w:t>
      </w:r>
    </w:p>
    <w:p w14:paraId="5BE29E76">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（6）评标标准、评标方法或者评标因素一览表；</w:t>
      </w:r>
    </w:p>
    <w:p w14:paraId="3795019D">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（7）经评审的投标人排序；</w:t>
      </w:r>
    </w:p>
    <w:p w14:paraId="37616752">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w:t>
      </w:r>
      <w:r>
        <w:rPr>
          <w:rFonts w:hint="eastAsia" w:ascii="宋体" w:hAnsi="宋体" w:eastAsia="宋体" w:cs="宋体"/>
          <w:sz w:val="24"/>
          <w:szCs w:val="24"/>
          <w:highlight w:val="none"/>
          <w:lang w:val="en-US" w:eastAsia="zh-CN"/>
        </w:rPr>
        <w:t>8</w:t>
      </w:r>
      <w:r>
        <w:rPr>
          <w:rFonts w:hint="eastAsia" w:ascii="宋体" w:hAnsi="宋体" w:eastAsia="宋体" w:cs="宋体"/>
          <w:sz w:val="24"/>
          <w:szCs w:val="24"/>
          <w:highlight w:val="none"/>
        </w:rPr>
        <w:t>）澄清、说明、补正事项纪要。</w:t>
      </w:r>
    </w:p>
    <w:p w14:paraId="49265843">
      <w:pPr>
        <w:pStyle w:val="3"/>
        <w:keepNext w:val="0"/>
        <w:keepLines w:val="0"/>
        <w:pageBreakBefore w:val="0"/>
        <w:widowControl w:val="0"/>
        <w:kinsoku/>
        <w:wordWrap/>
        <w:overflowPunct/>
        <w:topLinePunct w:val="0"/>
        <w:autoSpaceDE w:val="0"/>
        <w:autoSpaceDN w:val="0"/>
        <w:bidi w:val="0"/>
        <w:spacing w:after="160" w:line="400" w:lineRule="exact"/>
        <w:textAlignment w:val="auto"/>
        <w:rPr>
          <w:rFonts w:hint="eastAsia"/>
          <w:highlight w:val="none"/>
        </w:rPr>
      </w:pPr>
      <w:bookmarkStart w:id="377" w:name="_Toc7928"/>
      <w:bookmarkStart w:id="378" w:name="_Toc211498676"/>
      <w:r>
        <w:rPr>
          <w:rFonts w:hint="eastAsia"/>
          <w:highlight w:val="none"/>
        </w:rPr>
        <w:t>11</w:t>
      </w:r>
      <w:r>
        <w:rPr>
          <w:rFonts w:hint="eastAsia"/>
          <w:highlight w:val="none"/>
          <w:lang w:val="en-US" w:eastAsia="zh-CN"/>
        </w:rPr>
        <w:t>.</w:t>
      </w:r>
      <w:r>
        <w:rPr>
          <w:rFonts w:hint="eastAsia"/>
          <w:highlight w:val="none"/>
        </w:rPr>
        <w:t>特殊情况的处置程序</w:t>
      </w:r>
      <w:bookmarkEnd w:id="377"/>
      <w:bookmarkEnd w:id="378"/>
    </w:p>
    <w:p w14:paraId="744C211E">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11.1 施工组织设计（暗标）的评审</w:t>
      </w:r>
    </w:p>
    <w:p w14:paraId="2B9239E8">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报价评审完成之后，将施工组织设计编号与投标人名称逐一对应。评标委员会全体成员对评审结果进行汇总和签字确认。</w:t>
      </w:r>
    </w:p>
    <w:p w14:paraId="71EC503D">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11.2 关于评标活动暂停</w:t>
      </w:r>
    </w:p>
    <w:p w14:paraId="77306F75">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11.2.1 评标委员会应当执行连续评标的原则，按评标办法中规定的程序、内容、方法、标准完成全部评标工作。除特殊情况外，评标活动不得暂停。</w:t>
      </w:r>
    </w:p>
    <w:p w14:paraId="3BDD67F4">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11.2.2 发生评标暂停情况时，评标委员会应当封存全部投标文件和评标记录，待特殊情况的影响结束且具备继续评标的条件时，由原评标委员会继续评标。</w:t>
      </w:r>
    </w:p>
    <w:p w14:paraId="4E603B64">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11.3 关于评标中途更换评委</w:t>
      </w:r>
    </w:p>
    <w:p w14:paraId="00991D64">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11.3.1 除非发生下列情况之一，不得在评标中途更换评标委员会成员：</w:t>
      </w:r>
    </w:p>
    <w:p w14:paraId="2A444468">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（1）因不可抗拒的原因，评标委员会成员不能到场或需在评标中途退出评标活动。</w:t>
      </w:r>
    </w:p>
    <w:p w14:paraId="6D77B586">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（2）根据法律法规规定，某个或某几个评标委员会成员需要回避。</w:t>
      </w:r>
    </w:p>
    <w:p w14:paraId="6588DBCC">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11.3.2 退出评标的评标委员会成员，其已完成的评标行为无效。由招标人根据有关规定另行确定替代者进行评标。</w:t>
      </w:r>
    </w:p>
    <w:p w14:paraId="17CC17FF">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11.4 记名投票</w:t>
      </w:r>
    </w:p>
    <w:p w14:paraId="1AF36158">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在任何评标环节中，需评标委员会就某项定性的评审结论做出表决的，由评标委员会全体成员按照少数服从多数的原则，以记名投票方式表决。</w:t>
      </w:r>
    </w:p>
    <w:p w14:paraId="01114CDE">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highlight w:val="none"/>
        </w:rPr>
      </w:pPr>
      <w:bookmarkStart w:id="379" w:name="_Toc211498677"/>
      <w:bookmarkStart w:id="380" w:name="_Toc4347"/>
      <w:r>
        <w:rPr>
          <w:rFonts w:hint="eastAsia"/>
          <w:highlight w:val="none"/>
          <w:lang w:val="en-US" w:eastAsia="zh-CN"/>
        </w:rPr>
        <w:t>12.</w:t>
      </w:r>
      <w:r>
        <w:rPr>
          <w:rFonts w:hint="eastAsia"/>
          <w:highlight w:val="none"/>
        </w:rPr>
        <w:t>补充条款</w:t>
      </w:r>
      <w:bookmarkEnd w:id="379"/>
      <w:bookmarkEnd w:id="380"/>
    </w:p>
    <w:p w14:paraId="2F2765DD">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12.1评标过程中</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rPr>
        <w:t>对涉及行业法律法规及政策文件相关问题的，应当提请行政监管部门解释。对招标文件中存在的其他问题应当提请招标人澄清。</w:t>
      </w:r>
    </w:p>
    <w:p w14:paraId="36068471">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对上述情形以外的问题，由评标委员会集体讨论决定。无法形成一致意见时，应当按照少数服从多数原则进行表决并</w:t>
      </w:r>
      <w:r>
        <w:rPr>
          <w:rFonts w:hint="eastAsia" w:cs="宋体"/>
          <w:sz w:val="24"/>
          <w:szCs w:val="24"/>
          <w:highlight w:val="none"/>
          <w:lang w:eastAsia="zh-CN"/>
        </w:rPr>
        <w:t>予以</w:t>
      </w:r>
      <w:r>
        <w:rPr>
          <w:rFonts w:hint="eastAsia" w:ascii="宋体" w:hAnsi="宋体" w:eastAsia="宋体" w:cs="宋体"/>
          <w:sz w:val="24"/>
          <w:szCs w:val="24"/>
          <w:highlight w:val="none"/>
        </w:rPr>
        <w:t>记录。</w:t>
      </w:r>
    </w:p>
    <w:p w14:paraId="2A53CE6A">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12.2评标专家签署评标报告</w:t>
      </w:r>
      <w:r>
        <w:rPr>
          <w:rFonts w:hint="eastAsia" w:ascii="宋体" w:hAnsi="宋体" w:eastAsia="宋体" w:cs="宋体"/>
          <w:sz w:val="24"/>
          <w:szCs w:val="24"/>
          <w:highlight w:val="none"/>
          <w:lang w:val="en-US" w:eastAsia="zh-CN"/>
        </w:rPr>
        <w:t>后</w:t>
      </w:r>
      <w:r>
        <w:rPr>
          <w:rFonts w:hint="eastAsia" w:ascii="宋体" w:hAnsi="宋体" w:eastAsia="宋体" w:cs="宋体"/>
          <w:sz w:val="24"/>
          <w:szCs w:val="24"/>
          <w:highlight w:val="none"/>
        </w:rPr>
        <w:t>，评标委员会邀请招标人进行复核</w:t>
      </w:r>
      <w:r>
        <w:rPr>
          <w:rFonts w:hint="eastAsia" w:ascii="宋体" w:hAnsi="宋体" w:eastAsia="宋体" w:cs="宋体"/>
          <w:sz w:val="24"/>
          <w:szCs w:val="24"/>
          <w:highlight w:val="none"/>
          <w:lang w:eastAsia="zh-CN"/>
        </w:rPr>
        <w:t>。</w:t>
      </w:r>
    </w:p>
    <w:p w14:paraId="6F80938C">
      <w:pPr>
        <w:keepNext w:val="0"/>
        <w:keepLines w:val="0"/>
        <w:pageBreakBefore w:val="0"/>
        <w:widowControl w:val="0"/>
        <w:kinsoku/>
        <w:wordWrap/>
        <w:overflowPunct/>
        <w:topLinePunct w:val="0"/>
        <w:autoSpaceDE w:val="0"/>
        <w:autoSpaceDN w:val="0"/>
        <w:bidi w:val="0"/>
        <w:adjustRightInd w:val="0"/>
        <w:snapToGrid w:val="0"/>
        <w:spacing w:line="360" w:lineRule="auto"/>
        <w:ind w:firstLine="480" w:firstLineChars="200"/>
        <w:textAlignment w:val="auto"/>
        <w:rPr>
          <w:rFonts w:hint="eastAsia" w:ascii="宋体" w:hAnsi="宋体" w:eastAsia="宋体" w:cs="宋体"/>
          <w:szCs w:val="21"/>
        </w:rPr>
      </w:pPr>
    </w:p>
    <w:p w14:paraId="2DB6B4AD">
      <w:pPr>
        <w:adjustRightInd w:val="0"/>
        <w:snapToGrid w:val="0"/>
        <w:spacing w:line="360" w:lineRule="auto"/>
        <w:ind w:firstLine="480" w:firstLineChars="200"/>
        <w:rPr>
          <w:rFonts w:hint="eastAsia" w:ascii="宋体" w:hAnsi="宋体" w:eastAsia="宋体" w:cs="宋体"/>
          <w:lang w:val="zh-CN"/>
        </w:rPr>
      </w:pPr>
      <w:r>
        <w:rPr>
          <w:rFonts w:hint="eastAsia" w:ascii="宋体" w:hAnsi="宋体" w:eastAsia="宋体" w:cs="宋体"/>
          <w:bCs/>
        </w:rPr>
        <w:br w:type="page"/>
      </w:r>
    </w:p>
    <w:p w14:paraId="027F5F56">
      <w:pPr>
        <w:pStyle w:val="2"/>
        <w:spacing w:before="0" w:after="0"/>
        <w:jc w:val="center"/>
        <w:rPr>
          <w:rFonts w:hint="eastAsia" w:ascii="宋体" w:hAnsi="宋体" w:eastAsia="宋体" w:cs="宋体"/>
          <w:b/>
          <w:bCs/>
        </w:rPr>
      </w:pPr>
      <w:bookmarkStart w:id="381" w:name="_Toc22172"/>
      <w:bookmarkStart w:id="382" w:name="_Toc211498678"/>
      <w:r>
        <w:rPr>
          <w:rFonts w:hint="eastAsia" w:ascii="宋体" w:hAnsi="宋体" w:eastAsia="宋体" w:cs="宋体"/>
          <w:b/>
          <w:bCs/>
        </w:rPr>
        <w:t>第三章  评标办法（综合评估法1）</w:t>
      </w:r>
      <w:bookmarkEnd w:id="318"/>
      <w:bookmarkEnd w:id="381"/>
      <w:bookmarkEnd w:id="382"/>
    </w:p>
    <w:p w14:paraId="5C30BE0E">
      <w:pPr>
        <w:pStyle w:val="2"/>
        <w:spacing w:before="0" w:after="0"/>
        <w:jc w:val="center"/>
        <w:rPr>
          <w:rFonts w:hint="eastAsia" w:ascii="宋体" w:hAnsi="宋体" w:eastAsia="宋体" w:cs="宋体"/>
          <w:b w:val="0"/>
          <w:bCs w:val="0"/>
          <w:sz w:val="30"/>
        </w:rPr>
      </w:pPr>
      <w:bookmarkStart w:id="383" w:name="_Toc211498679"/>
      <w:bookmarkStart w:id="384" w:name="_Toc3122"/>
      <w:r>
        <w:rPr>
          <w:rFonts w:hint="eastAsia" w:ascii="宋体" w:hAnsi="宋体" w:eastAsia="宋体" w:cs="宋体"/>
          <w:b w:val="0"/>
          <w:bCs w:val="0"/>
          <w:sz w:val="30"/>
        </w:rPr>
        <w:t>评标办法前附表</w:t>
      </w:r>
      <w:bookmarkEnd w:id="383"/>
      <w:bookmarkEnd w:id="384"/>
    </w:p>
    <w:tbl>
      <w:tblPr>
        <w:tblStyle w:val="41"/>
        <w:tblW w:w="97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6"/>
        <w:gridCol w:w="935"/>
        <w:gridCol w:w="284"/>
        <w:gridCol w:w="979"/>
        <w:gridCol w:w="627"/>
        <w:gridCol w:w="3775"/>
        <w:gridCol w:w="782"/>
        <w:gridCol w:w="402"/>
        <w:gridCol w:w="948"/>
      </w:tblGrid>
      <w:tr w14:paraId="73D4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86" w:type="dxa"/>
            <w:vAlign w:val="center"/>
          </w:tcPr>
          <w:p w14:paraId="0CE5B9FC">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黑体" w:hAnsi="黑体" w:eastAsia="黑体" w:cs="黑体"/>
                <w:b w:val="0"/>
                <w:bCs/>
                <w:sz w:val="21"/>
                <w:szCs w:val="21"/>
              </w:rPr>
            </w:pPr>
            <w:r>
              <w:rPr>
                <w:rFonts w:hint="eastAsia" w:ascii="黑体" w:hAnsi="黑体" w:eastAsia="黑体" w:cs="黑体"/>
                <w:b w:val="0"/>
                <w:bCs/>
                <w:sz w:val="21"/>
                <w:szCs w:val="21"/>
              </w:rPr>
              <w:t>条款号</w:t>
            </w:r>
          </w:p>
        </w:tc>
        <w:tc>
          <w:tcPr>
            <w:tcW w:w="2825" w:type="dxa"/>
            <w:gridSpan w:val="4"/>
            <w:vAlign w:val="center"/>
          </w:tcPr>
          <w:p w14:paraId="40CD3FEC">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黑体" w:hAnsi="黑体" w:eastAsia="黑体" w:cs="黑体"/>
                <w:b w:val="0"/>
                <w:bCs/>
                <w:sz w:val="21"/>
                <w:szCs w:val="21"/>
              </w:rPr>
            </w:pPr>
            <w:r>
              <w:rPr>
                <w:rFonts w:hint="eastAsia" w:ascii="黑体" w:hAnsi="黑体" w:eastAsia="黑体" w:cs="黑体"/>
                <w:b w:val="0"/>
                <w:bCs/>
                <w:sz w:val="21"/>
                <w:szCs w:val="21"/>
              </w:rPr>
              <w:t>评审因素</w:t>
            </w:r>
          </w:p>
        </w:tc>
        <w:tc>
          <w:tcPr>
            <w:tcW w:w="5907" w:type="dxa"/>
            <w:gridSpan w:val="4"/>
            <w:vAlign w:val="center"/>
          </w:tcPr>
          <w:p w14:paraId="73DB9850">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黑体" w:hAnsi="黑体" w:eastAsia="黑体" w:cs="黑体"/>
                <w:b w:val="0"/>
                <w:bCs/>
                <w:sz w:val="21"/>
                <w:szCs w:val="21"/>
              </w:rPr>
            </w:pPr>
            <w:r>
              <w:rPr>
                <w:rFonts w:hint="eastAsia" w:ascii="黑体" w:hAnsi="黑体" w:eastAsia="黑体" w:cs="黑体"/>
                <w:b w:val="0"/>
                <w:bCs/>
                <w:sz w:val="21"/>
                <w:szCs w:val="21"/>
              </w:rPr>
              <w:t>评审标准</w:t>
            </w:r>
          </w:p>
        </w:tc>
      </w:tr>
      <w:tr w14:paraId="7929A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986" w:type="dxa"/>
            <w:vMerge w:val="restart"/>
            <w:vAlign w:val="center"/>
          </w:tcPr>
          <w:p w14:paraId="1A19885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1.1</w:t>
            </w:r>
          </w:p>
        </w:tc>
        <w:tc>
          <w:tcPr>
            <w:tcW w:w="8732" w:type="dxa"/>
            <w:gridSpan w:val="8"/>
            <w:vAlign w:val="center"/>
          </w:tcPr>
          <w:p w14:paraId="0799CF85">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形式评审</w:t>
            </w:r>
          </w:p>
        </w:tc>
      </w:tr>
      <w:tr w14:paraId="260E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986" w:type="dxa"/>
            <w:vMerge w:val="continue"/>
            <w:vAlign w:val="center"/>
          </w:tcPr>
          <w:p w14:paraId="3138C0FF">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2E3EB7D6">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投标人名称</w:t>
            </w:r>
          </w:p>
        </w:tc>
        <w:tc>
          <w:tcPr>
            <w:tcW w:w="5907" w:type="dxa"/>
            <w:gridSpan w:val="4"/>
            <w:vAlign w:val="center"/>
          </w:tcPr>
          <w:p w14:paraId="2AD64E0A">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与营业执</w:t>
            </w:r>
            <w:r>
              <w:rPr>
                <w:rFonts w:hint="eastAsia" w:ascii="宋体" w:hAnsi="宋体" w:eastAsia="宋体" w:cs="宋体"/>
                <w:sz w:val="21"/>
                <w:szCs w:val="21"/>
                <w:highlight w:val="none"/>
              </w:rPr>
              <w:t>照</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绿化、土石方</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、资质证书、</w:t>
            </w:r>
            <w:r>
              <w:rPr>
                <w:rFonts w:hint="eastAsia" w:ascii="宋体" w:hAnsi="宋体" w:eastAsia="宋体" w:cs="宋体"/>
                <w:sz w:val="21"/>
                <w:szCs w:val="21"/>
              </w:rPr>
              <w:t>安全生产许可证上的名称一致；省外企业名称与在“</w:t>
            </w:r>
            <w:r>
              <w:rPr>
                <w:rFonts w:hint="eastAsia" w:ascii="宋体" w:hAnsi="宋体" w:eastAsia="宋体" w:cs="宋体"/>
                <w:sz w:val="21"/>
                <w:szCs w:val="21"/>
                <w:lang w:eastAsia="zh-CN"/>
              </w:rPr>
              <w:t>山东省建筑市场监管与诚信信息一体化平台</w:t>
            </w:r>
            <w:r>
              <w:rPr>
                <w:rFonts w:hint="eastAsia" w:ascii="宋体" w:hAnsi="宋体" w:eastAsia="宋体" w:cs="宋体"/>
                <w:sz w:val="21"/>
                <w:szCs w:val="21"/>
              </w:rPr>
              <w:t>”报送的一致，（单位名称或证书正在变更过程中的应提供相应证明材料）。</w:t>
            </w:r>
          </w:p>
        </w:tc>
      </w:tr>
      <w:tr w14:paraId="4078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986" w:type="dxa"/>
            <w:vMerge w:val="continue"/>
            <w:vAlign w:val="center"/>
          </w:tcPr>
          <w:p w14:paraId="161C9B5F">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1A969F5B">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法定代表人身份证明</w:t>
            </w:r>
          </w:p>
        </w:tc>
        <w:tc>
          <w:tcPr>
            <w:tcW w:w="5907" w:type="dxa"/>
            <w:gridSpan w:val="4"/>
            <w:vAlign w:val="center"/>
          </w:tcPr>
          <w:p w14:paraId="2DEB72DF">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提交法定代表人身份证明</w:t>
            </w:r>
          </w:p>
        </w:tc>
      </w:tr>
      <w:tr w14:paraId="7F64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986" w:type="dxa"/>
            <w:vMerge w:val="continue"/>
            <w:vAlign w:val="center"/>
          </w:tcPr>
          <w:p w14:paraId="10AF5DE9">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7A49A74B">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授权委托书（如有）</w:t>
            </w:r>
          </w:p>
        </w:tc>
        <w:tc>
          <w:tcPr>
            <w:tcW w:w="5907" w:type="dxa"/>
            <w:gridSpan w:val="4"/>
            <w:vAlign w:val="center"/>
          </w:tcPr>
          <w:p w14:paraId="2503AC8D">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提交授权委托书</w:t>
            </w:r>
          </w:p>
        </w:tc>
      </w:tr>
      <w:tr w14:paraId="66E7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986" w:type="dxa"/>
            <w:vMerge w:val="continue"/>
            <w:vAlign w:val="center"/>
          </w:tcPr>
          <w:p w14:paraId="6F4E6A83">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3152F346">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投标文件签字盖章</w:t>
            </w:r>
          </w:p>
        </w:tc>
        <w:tc>
          <w:tcPr>
            <w:tcW w:w="5907" w:type="dxa"/>
            <w:gridSpan w:val="4"/>
            <w:vAlign w:val="center"/>
          </w:tcPr>
          <w:p w14:paraId="7E39300E">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符合第二章“投标人须知”第3.7.3项规定</w:t>
            </w:r>
          </w:p>
        </w:tc>
      </w:tr>
      <w:tr w14:paraId="3CF7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986" w:type="dxa"/>
            <w:vMerge w:val="continue"/>
            <w:vAlign w:val="center"/>
          </w:tcPr>
          <w:p w14:paraId="6C5D8604">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1D93BB23">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投标报价</w:t>
            </w:r>
          </w:p>
        </w:tc>
        <w:tc>
          <w:tcPr>
            <w:tcW w:w="5907" w:type="dxa"/>
            <w:gridSpan w:val="4"/>
            <w:vAlign w:val="center"/>
          </w:tcPr>
          <w:p w14:paraId="22938B9C">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只能有一个有效报价</w:t>
            </w:r>
          </w:p>
        </w:tc>
      </w:tr>
      <w:tr w14:paraId="03D7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986" w:type="dxa"/>
            <w:vMerge w:val="continue"/>
            <w:vAlign w:val="center"/>
          </w:tcPr>
          <w:p w14:paraId="60B4580C">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76ED677C">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联合体协议书（如有）</w:t>
            </w:r>
          </w:p>
        </w:tc>
        <w:tc>
          <w:tcPr>
            <w:tcW w:w="5907" w:type="dxa"/>
            <w:gridSpan w:val="4"/>
            <w:vAlign w:val="center"/>
          </w:tcPr>
          <w:p w14:paraId="617707E6">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bCs/>
                <w:sz w:val="21"/>
                <w:szCs w:val="21"/>
              </w:rPr>
            </w:pPr>
            <w:r>
              <w:rPr>
                <w:rFonts w:hint="eastAsia" w:ascii="宋体" w:hAnsi="宋体" w:eastAsia="宋体" w:cs="宋体"/>
                <w:bCs/>
                <w:sz w:val="21"/>
                <w:szCs w:val="21"/>
              </w:rPr>
              <w:t>联合体投标人提交联合体协议书，并明确联合体牵头人</w:t>
            </w:r>
          </w:p>
        </w:tc>
      </w:tr>
      <w:tr w14:paraId="23A4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6" w:type="dxa"/>
            <w:vMerge w:val="continue"/>
            <w:vAlign w:val="center"/>
          </w:tcPr>
          <w:p w14:paraId="69D5D8CC">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20EA3B25">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投标文件</w:t>
            </w:r>
          </w:p>
        </w:tc>
        <w:tc>
          <w:tcPr>
            <w:tcW w:w="5907" w:type="dxa"/>
            <w:gridSpan w:val="4"/>
            <w:vAlign w:val="center"/>
          </w:tcPr>
          <w:p w14:paraId="1360AB54">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同一投标人未提交两份以上不同内容的投标文件，但招标文件要求提交备选投标的除外</w:t>
            </w:r>
          </w:p>
        </w:tc>
      </w:tr>
      <w:tr w14:paraId="4BE7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986" w:type="dxa"/>
            <w:vMerge w:val="restart"/>
            <w:vAlign w:val="center"/>
          </w:tcPr>
          <w:p w14:paraId="36830564">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p w14:paraId="298274C6">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p w14:paraId="377ACB40">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 xml:space="preserve">1.2 </w:t>
            </w:r>
          </w:p>
        </w:tc>
        <w:tc>
          <w:tcPr>
            <w:tcW w:w="8732" w:type="dxa"/>
            <w:gridSpan w:val="8"/>
            <w:vAlign w:val="center"/>
          </w:tcPr>
          <w:p w14:paraId="189B8BCC">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资格评审</w:t>
            </w:r>
          </w:p>
        </w:tc>
      </w:tr>
      <w:tr w14:paraId="65CC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986" w:type="dxa"/>
            <w:vMerge w:val="continue"/>
            <w:vAlign w:val="center"/>
          </w:tcPr>
          <w:p w14:paraId="4BBD8A92">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69C65FB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highlight w:val="none"/>
                <w:lang w:eastAsia="zh-CN"/>
              </w:rPr>
            </w:pPr>
            <w:r>
              <w:rPr>
                <w:rFonts w:hint="eastAsia" w:ascii="宋体" w:hAnsi="宋体" w:eastAsia="宋体" w:cs="宋体"/>
                <w:bCs/>
                <w:sz w:val="21"/>
                <w:szCs w:val="21"/>
                <w:highlight w:val="none"/>
              </w:rPr>
              <w:t>营业执照</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绿化、土石方</w:t>
            </w:r>
            <w:r>
              <w:rPr>
                <w:rFonts w:hint="eastAsia" w:ascii="宋体" w:hAnsi="宋体" w:eastAsia="宋体" w:cs="宋体"/>
                <w:sz w:val="21"/>
                <w:szCs w:val="21"/>
                <w:highlight w:val="none"/>
                <w:lang w:eastAsia="zh-CN"/>
              </w:rPr>
              <w:t>）</w:t>
            </w:r>
          </w:p>
        </w:tc>
        <w:tc>
          <w:tcPr>
            <w:tcW w:w="5907" w:type="dxa"/>
            <w:gridSpan w:val="4"/>
            <w:vAlign w:val="center"/>
          </w:tcPr>
          <w:p w14:paraId="15AD7EBD">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具备有效的营业执照</w:t>
            </w:r>
          </w:p>
        </w:tc>
      </w:tr>
      <w:tr w14:paraId="5509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986" w:type="dxa"/>
            <w:vMerge w:val="continue"/>
            <w:vAlign w:val="center"/>
          </w:tcPr>
          <w:p w14:paraId="1C90CEE7">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789A4FEF">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资质要求</w:t>
            </w:r>
          </w:p>
        </w:tc>
        <w:tc>
          <w:tcPr>
            <w:tcW w:w="5907" w:type="dxa"/>
            <w:gridSpan w:val="4"/>
            <w:vAlign w:val="center"/>
          </w:tcPr>
          <w:p w14:paraId="49A8573D">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符合第二章投标人须知第1.4.1项规定</w:t>
            </w:r>
          </w:p>
        </w:tc>
      </w:tr>
      <w:tr w14:paraId="3DBC8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986" w:type="dxa"/>
            <w:vMerge w:val="continue"/>
            <w:vAlign w:val="center"/>
          </w:tcPr>
          <w:p w14:paraId="7B948760">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4BB1C26F">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安全生产许可证</w:t>
            </w:r>
          </w:p>
        </w:tc>
        <w:tc>
          <w:tcPr>
            <w:tcW w:w="5907" w:type="dxa"/>
            <w:gridSpan w:val="4"/>
            <w:vAlign w:val="center"/>
          </w:tcPr>
          <w:p w14:paraId="4450661B">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具备有效的安全生产许可证</w:t>
            </w:r>
          </w:p>
        </w:tc>
      </w:tr>
      <w:tr w14:paraId="561C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986" w:type="dxa"/>
            <w:vMerge w:val="continue"/>
            <w:vAlign w:val="center"/>
          </w:tcPr>
          <w:p w14:paraId="4F148573">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5CF72A8A">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项目经理资格</w:t>
            </w:r>
          </w:p>
        </w:tc>
        <w:tc>
          <w:tcPr>
            <w:tcW w:w="5907" w:type="dxa"/>
            <w:gridSpan w:val="4"/>
            <w:vAlign w:val="center"/>
          </w:tcPr>
          <w:p w14:paraId="54444673">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bCs/>
                <w:sz w:val="21"/>
                <w:szCs w:val="21"/>
              </w:rPr>
            </w:pPr>
            <w:r>
              <w:rPr>
                <w:rFonts w:hint="eastAsia" w:ascii="宋体" w:hAnsi="宋体" w:eastAsia="宋体" w:cs="宋体"/>
                <w:bCs/>
                <w:sz w:val="21"/>
                <w:szCs w:val="21"/>
              </w:rPr>
              <w:t>符合第二章投标人须知第1.4.1项规定</w:t>
            </w:r>
          </w:p>
        </w:tc>
      </w:tr>
      <w:tr w14:paraId="7FF21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986" w:type="dxa"/>
            <w:vMerge w:val="continue"/>
            <w:vAlign w:val="center"/>
          </w:tcPr>
          <w:p w14:paraId="2EE284CC">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53DC9327">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联合体投标人（如有）</w:t>
            </w:r>
          </w:p>
        </w:tc>
        <w:tc>
          <w:tcPr>
            <w:tcW w:w="5907" w:type="dxa"/>
            <w:gridSpan w:val="4"/>
            <w:vAlign w:val="center"/>
          </w:tcPr>
          <w:p w14:paraId="06147E85">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符合第二章投标人须知第1.4.2项规定</w:t>
            </w:r>
          </w:p>
        </w:tc>
      </w:tr>
      <w:tr w14:paraId="41B0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2" w:hRule="atLeast"/>
          <w:jc w:val="center"/>
        </w:trPr>
        <w:tc>
          <w:tcPr>
            <w:tcW w:w="986" w:type="dxa"/>
            <w:vMerge w:val="continue"/>
            <w:vAlign w:val="center"/>
          </w:tcPr>
          <w:p w14:paraId="0C4427AB">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8732" w:type="dxa"/>
            <w:gridSpan w:val="8"/>
            <w:vAlign w:val="center"/>
          </w:tcPr>
          <w:p w14:paraId="1A01E5B3">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已进行资格预审的，交易系统一般不再对投标人资格进行评审。投标人资格预审申请文件的内容发生重大变化的，由交易系统依据资格预审文件中规定的标准和方法，对照投标人资格预审申请文件中的资料以及开标前更新的资料，对其更新的资料进行评审，其变化后的资格条件不得低于原有资格条件要求。</w:t>
            </w:r>
          </w:p>
          <w:p w14:paraId="742F71A2">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2.未进行资格预审的，由交易系统根据评审标准，对投标人资格进行评审。</w:t>
            </w:r>
          </w:p>
        </w:tc>
      </w:tr>
      <w:tr w14:paraId="5053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986" w:type="dxa"/>
            <w:vMerge w:val="restart"/>
            <w:vAlign w:val="center"/>
          </w:tcPr>
          <w:p w14:paraId="18529457">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1.3</w:t>
            </w:r>
          </w:p>
        </w:tc>
        <w:tc>
          <w:tcPr>
            <w:tcW w:w="8732" w:type="dxa"/>
            <w:gridSpan w:val="8"/>
            <w:vAlign w:val="center"/>
          </w:tcPr>
          <w:p w14:paraId="668C0EB4">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响应性评审</w:t>
            </w:r>
          </w:p>
        </w:tc>
      </w:tr>
      <w:tr w14:paraId="2BD06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986" w:type="dxa"/>
            <w:vMerge w:val="continue"/>
            <w:vAlign w:val="center"/>
          </w:tcPr>
          <w:p w14:paraId="161AD622">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1AE2958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投标内容</w:t>
            </w:r>
          </w:p>
        </w:tc>
        <w:tc>
          <w:tcPr>
            <w:tcW w:w="5907" w:type="dxa"/>
            <w:gridSpan w:val="4"/>
            <w:vAlign w:val="center"/>
          </w:tcPr>
          <w:p w14:paraId="4D214CFF">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kern w:val="0"/>
                <w:sz w:val="21"/>
                <w:szCs w:val="21"/>
              </w:rPr>
              <w:t>投标文件载明的投标范围不小于招标文件规定的招标范围</w:t>
            </w:r>
          </w:p>
        </w:tc>
      </w:tr>
      <w:tr w14:paraId="2BA3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Merge w:val="continue"/>
            <w:vAlign w:val="center"/>
          </w:tcPr>
          <w:p w14:paraId="5863744F">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2DB171F2">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投标报价</w:t>
            </w:r>
          </w:p>
        </w:tc>
        <w:tc>
          <w:tcPr>
            <w:tcW w:w="5907" w:type="dxa"/>
            <w:gridSpan w:val="4"/>
            <w:vAlign w:val="center"/>
          </w:tcPr>
          <w:p w14:paraId="7E5C6FED">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投标报价未超过招标文件规定的最高投标限价；</w:t>
            </w:r>
          </w:p>
          <w:p w14:paraId="059444C2">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投标报价中的安全生产措施费费率未低于省住房城乡建设主管部门公布的费率；</w:t>
            </w:r>
          </w:p>
          <w:p w14:paraId="20212AD1">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投标报价中的增值税按照政府有关主管部门的规定计算费用；</w:t>
            </w:r>
          </w:p>
          <w:p w14:paraId="77C25FB9">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投标报价中的暂列金额和专业工程暂估价金额和材料暂估单价与招标人公布的暂列金额和专业工程暂估价金额和材料暂估单价保持一致的；</w:t>
            </w:r>
          </w:p>
          <w:p w14:paraId="196D6412">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bCs/>
                <w:sz w:val="21"/>
                <w:szCs w:val="21"/>
              </w:rPr>
            </w:pPr>
            <w:r>
              <w:rPr>
                <w:rFonts w:hint="eastAsia" w:ascii="宋体" w:hAnsi="宋体" w:eastAsia="宋体" w:cs="宋体"/>
                <w:sz w:val="21"/>
                <w:szCs w:val="21"/>
              </w:rPr>
              <w:t>投标报价中的分部分项工程项目清单（不含在分部分项工程项目清单中列项的措施项目费）项目编码、项目名称、项目特征、计量单位和工程数量与招标</w:t>
            </w:r>
            <w:r>
              <w:rPr>
                <w:rFonts w:hint="eastAsia" w:ascii="宋体" w:hAnsi="宋体" w:eastAsia="宋体" w:cs="宋体"/>
                <w:sz w:val="21"/>
                <w:szCs w:val="21"/>
                <w:lang w:eastAsia="zh"/>
              </w:rPr>
              <w:t>人公布的</w:t>
            </w:r>
            <w:r>
              <w:rPr>
                <w:rFonts w:hint="eastAsia" w:ascii="宋体" w:hAnsi="宋体" w:eastAsia="宋体" w:cs="宋体"/>
                <w:sz w:val="21"/>
                <w:szCs w:val="21"/>
              </w:rPr>
              <w:t>分部分项工程项目清单（不含在分部分项工程项目清单中列项的措施项目费）项目编码、项目名称、项目特征、计量单位和工程数量保持一致的（适用于采用单价合同的工程）。</w:t>
            </w:r>
          </w:p>
        </w:tc>
      </w:tr>
      <w:tr w14:paraId="124B6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986" w:type="dxa"/>
            <w:vMerge w:val="continue"/>
            <w:vAlign w:val="center"/>
          </w:tcPr>
          <w:p w14:paraId="3BF77417">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671B39A7">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工期</w:t>
            </w:r>
          </w:p>
        </w:tc>
        <w:tc>
          <w:tcPr>
            <w:tcW w:w="5907" w:type="dxa"/>
            <w:gridSpan w:val="4"/>
            <w:vAlign w:val="center"/>
          </w:tcPr>
          <w:p w14:paraId="0BEBCFC0">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kern w:val="0"/>
                <w:sz w:val="21"/>
                <w:szCs w:val="21"/>
              </w:rPr>
              <w:t>投标文件载明的招标项目完成期限未超过招标文件要求的期限</w:t>
            </w:r>
          </w:p>
        </w:tc>
      </w:tr>
      <w:tr w14:paraId="1FBF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986" w:type="dxa"/>
            <w:vMerge w:val="continue"/>
            <w:vAlign w:val="center"/>
          </w:tcPr>
          <w:p w14:paraId="53F5180B">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1B48B1D2">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工程质量和保修</w:t>
            </w:r>
          </w:p>
        </w:tc>
        <w:tc>
          <w:tcPr>
            <w:tcW w:w="5907" w:type="dxa"/>
            <w:gridSpan w:val="4"/>
            <w:vAlign w:val="center"/>
          </w:tcPr>
          <w:p w14:paraId="5B491009">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kern w:val="0"/>
                <w:sz w:val="21"/>
                <w:szCs w:val="21"/>
              </w:rPr>
              <w:t>投标文件载明的质量标准和保修承诺不低于招标文件的要求</w:t>
            </w:r>
          </w:p>
        </w:tc>
      </w:tr>
      <w:tr w14:paraId="7B1E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986" w:type="dxa"/>
            <w:vMerge w:val="continue"/>
            <w:vAlign w:val="center"/>
          </w:tcPr>
          <w:p w14:paraId="56BF9B65">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65AD118D">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省外入鲁企业基本信息报送</w:t>
            </w:r>
          </w:p>
        </w:tc>
        <w:tc>
          <w:tcPr>
            <w:tcW w:w="5907" w:type="dxa"/>
            <w:gridSpan w:val="4"/>
            <w:vAlign w:val="center"/>
          </w:tcPr>
          <w:p w14:paraId="7E25456A">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符合第二章“投标人须知”的规定   </w:t>
            </w:r>
          </w:p>
        </w:tc>
      </w:tr>
      <w:tr w14:paraId="67E6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986" w:type="dxa"/>
            <w:vMerge w:val="continue"/>
            <w:vAlign w:val="center"/>
          </w:tcPr>
          <w:p w14:paraId="5A932C98">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7F97047A">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拟任项目经理在建情况</w:t>
            </w:r>
          </w:p>
        </w:tc>
        <w:tc>
          <w:tcPr>
            <w:tcW w:w="5907" w:type="dxa"/>
            <w:gridSpan w:val="4"/>
            <w:vAlign w:val="center"/>
          </w:tcPr>
          <w:p w14:paraId="6DA3CC1A">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符合第二章投标人须知规定</w:t>
            </w:r>
          </w:p>
        </w:tc>
      </w:tr>
      <w:tr w14:paraId="38B5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986" w:type="dxa"/>
            <w:vMerge w:val="continue"/>
            <w:vAlign w:val="center"/>
          </w:tcPr>
          <w:p w14:paraId="68202C8F">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461863B6">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投标保证金</w:t>
            </w:r>
          </w:p>
        </w:tc>
        <w:tc>
          <w:tcPr>
            <w:tcW w:w="5907" w:type="dxa"/>
            <w:gridSpan w:val="4"/>
            <w:vAlign w:val="center"/>
          </w:tcPr>
          <w:p w14:paraId="4E51940F">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bCs/>
                <w:sz w:val="21"/>
                <w:szCs w:val="21"/>
              </w:rPr>
              <w:t>符合第二章投标人须知第3.4.1项规定，保函受益人和投标人的全称与招标人和投标人名称一致；保函有效期起始时间应为本项目投标截止时间之前；保函有效期应不短于投标有效期。</w:t>
            </w:r>
          </w:p>
        </w:tc>
      </w:tr>
      <w:tr w14:paraId="403F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986" w:type="dxa"/>
            <w:vMerge w:val="continue"/>
            <w:vAlign w:val="center"/>
          </w:tcPr>
          <w:p w14:paraId="40566C64">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103E98A0">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投标有效期</w:t>
            </w:r>
          </w:p>
        </w:tc>
        <w:tc>
          <w:tcPr>
            <w:tcW w:w="5907" w:type="dxa"/>
            <w:gridSpan w:val="4"/>
            <w:vAlign w:val="center"/>
          </w:tcPr>
          <w:p w14:paraId="5F57000D">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投标有效期不短于投标人须知前附表的</w:t>
            </w:r>
            <w:r>
              <w:rPr>
                <w:rFonts w:hint="eastAsia" w:ascii="宋体" w:hAnsi="宋体" w:eastAsia="宋体" w:cs="宋体"/>
                <w:kern w:val="0"/>
                <w:sz w:val="21"/>
                <w:szCs w:val="21"/>
              </w:rPr>
              <w:t>规定</w:t>
            </w:r>
          </w:p>
        </w:tc>
      </w:tr>
      <w:tr w14:paraId="24B1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986" w:type="dxa"/>
            <w:vMerge w:val="continue"/>
            <w:vAlign w:val="center"/>
          </w:tcPr>
          <w:p w14:paraId="4798954C">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0B21DEDD">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权利义务</w:t>
            </w:r>
          </w:p>
        </w:tc>
        <w:tc>
          <w:tcPr>
            <w:tcW w:w="5907" w:type="dxa"/>
            <w:gridSpan w:val="4"/>
            <w:vAlign w:val="center"/>
          </w:tcPr>
          <w:p w14:paraId="447A6776">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符合第四章“合同条款及格式”规定</w:t>
            </w:r>
          </w:p>
        </w:tc>
      </w:tr>
      <w:tr w14:paraId="31A5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986" w:type="dxa"/>
            <w:vMerge w:val="continue"/>
            <w:vAlign w:val="center"/>
          </w:tcPr>
          <w:p w14:paraId="2DA9EBAD">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825" w:type="dxa"/>
            <w:gridSpan w:val="4"/>
            <w:vAlign w:val="center"/>
          </w:tcPr>
          <w:p w14:paraId="0BD0B703">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bCs/>
                <w:sz w:val="21"/>
                <w:szCs w:val="21"/>
              </w:rPr>
              <w:t>技术标准和要求</w:t>
            </w:r>
          </w:p>
        </w:tc>
        <w:tc>
          <w:tcPr>
            <w:tcW w:w="5907" w:type="dxa"/>
            <w:gridSpan w:val="4"/>
            <w:vAlign w:val="center"/>
          </w:tcPr>
          <w:p w14:paraId="43950A53">
            <w:pPr>
              <w:pStyle w:val="226"/>
              <w:keepNext w:val="0"/>
              <w:keepLines w:val="0"/>
              <w:pageBreakBefore w:val="0"/>
              <w:kinsoku/>
              <w:wordWrap/>
              <w:overflowPunct/>
              <w:topLinePunct w:val="0"/>
              <w:autoSpaceDE w:val="0"/>
              <w:autoSpaceDN w:val="0"/>
              <w:bidi w:val="0"/>
              <w:spacing w:after="0" w:line="300" w:lineRule="exact"/>
              <w:ind w:firstLine="0" w:firstLineChars="0"/>
              <w:textAlignment w:val="auto"/>
              <w:rPr>
                <w:rFonts w:hint="eastAsia" w:ascii="宋体" w:hAnsi="宋体" w:eastAsia="宋体" w:cs="宋体"/>
                <w:color w:val="auto"/>
                <w:sz w:val="21"/>
                <w:szCs w:val="21"/>
              </w:rPr>
            </w:pPr>
            <w:r>
              <w:rPr>
                <w:rFonts w:hint="eastAsia" w:ascii="宋体" w:hAnsi="宋体" w:eastAsia="宋体" w:cs="宋体"/>
                <w:bCs/>
                <w:color w:val="auto"/>
                <w:kern w:val="2"/>
                <w:sz w:val="21"/>
                <w:szCs w:val="21"/>
              </w:rPr>
              <w:t>符合第七章技术 标准和要求（合同技术条款）的规定</w:t>
            </w:r>
          </w:p>
        </w:tc>
      </w:tr>
      <w:tr w14:paraId="403B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986" w:type="dxa"/>
            <w:vAlign w:val="center"/>
          </w:tcPr>
          <w:p w14:paraId="42FB85CD">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条款号</w:t>
            </w:r>
          </w:p>
        </w:tc>
        <w:tc>
          <w:tcPr>
            <w:tcW w:w="2825" w:type="dxa"/>
            <w:gridSpan w:val="4"/>
            <w:vAlign w:val="center"/>
          </w:tcPr>
          <w:p w14:paraId="4CB779F7">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条款内容</w:t>
            </w:r>
          </w:p>
        </w:tc>
        <w:tc>
          <w:tcPr>
            <w:tcW w:w="5907" w:type="dxa"/>
            <w:gridSpan w:val="4"/>
            <w:vAlign w:val="center"/>
          </w:tcPr>
          <w:p w14:paraId="4DF36B99">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编列内容</w:t>
            </w:r>
          </w:p>
        </w:tc>
      </w:tr>
      <w:tr w14:paraId="4BAF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2" w:hRule="atLeast"/>
          <w:jc w:val="center"/>
        </w:trPr>
        <w:tc>
          <w:tcPr>
            <w:tcW w:w="986" w:type="dxa"/>
            <w:vAlign w:val="center"/>
          </w:tcPr>
          <w:p w14:paraId="521B2388">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1.4</w:t>
            </w:r>
          </w:p>
        </w:tc>
        <w:tc>
          <w:tcPr>
            <w:tcW w:w="2825" w:type="dxa"/>
            <w:gridSpan w:val="4"/>
            <w:vAlign w:val="center"/>
          </w:tcPr>
          <w:p w14:paraId="0DA6A0A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权值构成</w:t>
            </w:r>
          </w:p>
          <w:p w14:paraId="2484AC15">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（总权值为1）</w:t>
            </w:r>
          </w:p>
        </w:tc>
        <w:tc>
          <w:tcPr>
            <w:tcW w:w="5907" w:type="dxa"/>
            <w:gridSpan w:val="4"/>
            <w:vAlign w:val="center"/>
          </w:tcPr>
          <w:p w14:paraId="08CF6C8A">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报价权重范围：</w:t>
            </w:r>
            <w:r>
              <w:rPr>
                <w:rFonts w:hint="eastAsia" w:ascii="宋体" w:hAnsi="宋体" w:eastAsia="宋体" w:cs="宋体"/>
                <w:sz w:val="21"/>
                <w:szCs w:val="21"/>
                <w:u w:val="single"/>
              </w:rPr>
              <w:t xml:space="preserve">       （</w:t>
            </w:r>
            <w:r>
              <w:rPr>
                <w:rFonts w:hint="eastAsia" w:cs="宋体"/>
                <w:sz w:val="21"/>
                <w:szCs w:val="21"/>
                <w:u w:val="single"/>
                <w:lang w:eastAsia="zh-CN"/>
              </w:rPr>
              <w:t>50%—55%</w:t>
            </w:r>
            <w:r>
              <w:rPr>
                <w:rFonts w:hint="eastAsia" w:ascii="宋体" w:hAnsi="宋体" w:eastAsia="宋体" w:cs="宋体"/>
                <w:sz w:val="21"/>
                <w:szCs w:val="21"/>
              </w:rPr>
              <w:t>） ；</w:t>
            </w:r>
          </w:p>
          <w:p w14:paraId="2121B591">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技术权重范围：</w:t>
            </w:r>
            <w:r>
              <w:rPr>
                <w:rFonts w:hint="eastAsia" w:ascii="宋体" w:hAnsi="宋体" w:eastAsia="宋体" w:cs="宋体"/>
                <w:sz w:val="21"/>
                <w:szCs w:val="21"/>
                <w:u w:val="single"/>
              </w:rPr>
              <w:t xml:space="preserve">       </w:t>
            </w:r>
            <w:r>
              <w:rPr>
                <w:rFonts w:hint="eastAsia" w:ascii="宋体" w:hAnsi="宋体" w:eastAsia="宋体" w:cs="宋体"/>
                <w:sz w:val="21"/>
                <w:szCs w:val="21"/>
              </w:rPr>
              <w:t>（</w:t>
            </w:r>
            <w:r>
              <w:rPr>
                <w:rFonts w:hint="eastAsia" w:cs="宋体"/>
                <w:sz w:val="21"/>
                <w:szCs w:val="21"/>
                <w:lang w:eastAsia="zh-CN"/>
              </w:rPr>
              <w:t>15%—20%</w:t>
            </w:r>
            <w:r>
              <w:rPr>
                <w:rFonts w:hint="eastAsia" w:ascii="宋体" w:hAnsi="宋体" w:eastAsia="宋体" w:cs="宋体"/>
                <w:sz w:val="21"/>
                <w:szCs w:val="21"/>
              </w:rPr>
              <w:t>）；</w:t>
            </w:r>
          </w:p>
          <w:p w14:paraId="3EF49A39">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商务权重范围：</w:t>
            </w:r>
            <w:r>
              <w:rPr>
                <w:rFonts w:hint="eastAsia" w:ascii="宋体" w:hAnsi="宋体" w:eastAsia="宋体" w:cs="宋体"/>
                <w:sz w:val="21"/>
                <w:szCs w:val="21"/>
                <w:u w:val="single"/>
              </w:rPr>
              <w:t xml:space="preserve">        </w:t>
            </w:r>
            <w:r>
              <w:rPr>
                <w:rFonts w:hint="eastAsia" w:ascii="宋体" w:hAnsi="宋体" w:eastAsia="宋体" w:cs="宋体"/>
                <w:sz w:val="21"/>
                <w:szCs w:val="21"/>
              </w:rPr>
              <w:t>（</w:t>
            </w:r>
            <w:r>
              <w:rPr>
                <w:rFonts w:hint="eastAsia" w:cs="宋体"/>
                <w:sz w:val="21"/>
                <w:szCs w:val="21"/>
                <w:lang w:eastAsia="zh-CN"/>
              </w:rPr>
              <w:t>25%—35%</w:t>
            </w:r>
            <w:r>
              <w:rPr>
                <w:rFonts w:hint="eastAsia" w:ascii="宋体" w:hAnsi="宋体" w:eastAsia="宋体" w:cs="宋体"/>
                <w:sz w:val="21"/>
                <w:szCs w:val="21"/>
              </w:rPr>
              <w:t>），</w:t>
            </w:r>
          </w:p>
          <w:p w14:paraId="34F7DF27">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bCs/>
                <w:sz w:val="21"/>
                <w:szCs w:val="21"/>
              </w:rPr>
            </w:pPr>
            <w:r>
              <w:rPr>
                <w:rFonts w:hint="eastAsia" w:ascii="宋体" w:hAnsi="宋体" w:eastAsia="宋体" w:cs="宋体"/>
                <w:sz w:val="21"/>
                <w:szCs w:val="21"/>
              </w:rPr>
              <w:t>商务评审包括：类似工程业绩</w:t>
            </w:r>
            <w:r>
              <w:rPr>
                <w:rFonts w:hint="eastAsia" w:ascii="宋体" w:hAnsi="宋体" w:eastAsia="宋体" w:cs="宋体"/>
                <w:sz w:val="21"/>
                <w:szCs w:val="21"/>
                <w:u w:val="none"/>
              </w:rPr>
              <w:t xml:space="preserve"> 80%</w:t>
            </w:r>
            <w:r>
              <w:rPr>
                <w:rFonts w:hint="eastAsia" w:ascii="宋体" w:hAnsi="宋体" w:eastAsia="宋体" w:cs="宋体"/>
                <w:sz w:val="21"/>
                <w:szCs w:val="21"/>
                <w:u w:val="none"/>
                <w:lang w:val="en-US" w:eastAsia="zh-CN"/>
              </w:rPr>
              <w:t xml:space="preserve"> </w:t>
            </w:r>
            <w:r>
              <w:rPr>
                <w:rFonts w:hint="eastAsia" w:ascii="宋体" w:hAnsi="宋体" w:eastAsia="宋体" w:cs="宋体"/>
                <w:sz w:val="21"/>
                <w:szCs w:val="21"/>
              </w:rPr>
              <w:t>、项目经理业绩：权重</w:t>
            </w:r>
            <w:r>
              <w:rPr>
                <w:rFonts w:hint="eastAsia" w:ascii="宋体" w:hAnsi="宋体" w:eastAsia="宋体" w:cs="宋体"/>
                <w:sz w:val="21"/>
                <w:szCs w:val="21"/>
                <w:u w:val="none"/>
              </w:rPr>
              <w:t xml:space="preserve"> </w:t>
            </w:r>
            <w:r>
              <w:rPr>
                <w:rFonts w:hint="eastAsia" w:ascii="宋体" w:hAnsi="宋体" w:eastAsia="宋体" w:cs="宋体"/>
                <w:sz w:val="21"/>
                <w:szCs w:val="21"/>
                <w:u w:val="none"/>
                <w:lang w:val="en-US" w:eastAsia="zh-CN"/>
              </w:rPr>
              <w:t>2</w:t>
            </w:r>
            <w:r>
              <w:rPr>
                <w:rFonts w:hint="eastAsia" w:ascii="宋体" w:hAnsi="宋体" w:eastAsia="宋体" w:cs="宋体"/>
                <w:sz w:val="21"/>
                <w:szCs w:val="21"/>
                <w:u w:val="none"/>
              </w:rPr>
              <w:t xml:space="preserve">0% </w:t>
            </w:r>
            <w:r>
              <w:rPr>
                <w:rFonts w:hint="eastAsia" w:ascii="宋体" w:hAnsi="宋体" w:eastAsia="宋体" w:cs="宋体"/>
                <w:sz w:val="21"/>
                <w:szCs w:val="21"/>
              </w:rPr>
              <w:t>。（如不选择项目经理业绩，此部分权重由系统自动平移至报价权重分值中。）</w:t>
            </w:r>
          </w:p>
        </w:tc>
      </w:tr>
      <w:tr w14:paraId="3FF4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986" w:type="dxa"/>
            <w:vAlign w:val="center"/>
          </w:tcPr>
          <w:p w14:paraId="1464EFB0">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trike/>
                <w:sz w:val="21"/>
                <w:szCs w:val="21"/>
              </w:rPr>
            </w:pPr>
            <w:bookmarkStart w:id="385" w:name="_Hlk193796949"/>
            <w:r>
              <w:rPr>
                <w:rFonts w:hint="eastAsia" w:ascii="宋体" w:hAnsi="宋体" w:eastAsia="宋体" w:cs="宋体"/>
                <w:sz w:val="21"/>
                <w:szCs w:val="21"/>
              </w:rPr>
              <w:t>条款号</w:t>
            </w:r>
          </w:p>
        </w:tc>
        <w:tc>
          <w:tcPr>
            <w:tcW w:w="2825" w:type="dxa"/>
            <w:gridSpan w:val="4"/>
            <w:vAlign w:val="center"/>
          </w:tcPr>
          <w:p w14:paraId="51A85DCF">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评审因素</w:t>
            </w:r>
          </w:p>
        </w:tc>
        <w:tc>
          <w:tcPr>
            <w:tcW w:w="3775" w:type="dxa"/>
            <w:vMerge w:val="restart"/>
            <w:vAlign w:val="center"/>
          </w:tcPr>
          <w:p w14:paraId="2EBD62A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评审标准</w:t>
            </w:r>
          </w:p>
        </w:tc>
        <w:tc>
          <w:tcPr>
            <w:tcW w:w="2132" w:type="dxa"/>
            <w:gridSpan w:val="3"/>
            <w:vAlign w:val="center"/>
          </w:tcPr>
          <w:p w14:paraId="26C49314">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 xml:space="preserve">评审结论 </w:t>
            </w:r>
          </w:p>
        </w:tc>
      </w:tr>
      <w:tr w14:paraId="4806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986" w:type="dxa"/>
            <w:vMerge w:val="restart"/>
            <w:vAlign w:val="center"/>
          </w:tcPr>
          <w:p w14:paraId="6A2F6396">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1.5</w:t>
            </w:r>
          </w:p>
          <w:p w14:paraId="384430C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935" w:type="dxa"/>
            <w:vAlign w:val="center"/>
          </w:tcPr>
          <w:p w14:paraId="69FFBE1D">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内容</w:t>
            </w:r>
          </w:p>
        </w:tc>
        <w:tc>
          <w:tcPr>
            <w:tcW w:w="1890" w:type="dxa"/>
            <w:gridSpan w:val="3"/>
            <w:vAlign w:val="center"/>
          </w:tcPr>
          <w:p w14:paraId="0BB06058">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细分项</w:t>
            </w:r>
          </w:p>
        </w:tc>
        <w:tc>
          <w:tcPr>
            <w:tcW w:w="3775" w:type="dxa"/>
            <w:vMerge w:val="continue"/>
            <w:vAlign w:val="center"/>
          </w:tcPr>
          <w:p w14:paraId="33DD1A23">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1184" w:type="dxa"/>
            <w:gridSpan w:val="2"/>
            <w:vAlign w:val="center"/>
          </w:tcPr>
          <w:p w14:paraId="1EEC8594">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通过得分</w:t>
            </w:r>
          </w:p>
        </w:tc>
        <w:tc>
          <w:tcPr>
            <w:tcW w:w="948" w:type="dxa"/>
            <w:vAlign w:val="center"/>
          </w:tcPr>
          <w:p w14:paraId="21F5028B">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不通过</w:t>
            </w:r>
          </w:p>
        </w:tc>
      </w:tr>
      <w:tr w14:paraId="4232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7" w:hRule="atLeast"/>
          <w:jc w:val="center"/>
        </w:trPr>
        <w:tc>
          <w:tcPr>
            <w:tcW w:w="986" w:type="dxa"/>
            <w:vMerge w:val="continue"/>
            <w:vAlign w:val="center"/>
          </w:tcPr>
          <w:p w14:paraId="0A54EC55">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935" w:type="dxa"/>
            <w:vMerge w:val="restart"/>
            <w:vAlign w:val="center"/>
          </w:tcPr>
          <w:p w14:paraId="4BB26A99">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技术评审</w:t>
            </w:r>
            <w:r>
              <w:rPr>
                <w:rFonts w:hint="eastAsia" w:cs="宋体"/>
                <w:sz w:val="21"/>
                <w:szCs w:val="21"/>
                <w:lang w:eastAsia="zh-CN"/>
              </w:rPr>
              <w:t>（</w:t>
            </w:r>
            <w:r>
              <w:rPr>
                <w:rFonts w:hint="eastAsia" w:ascii="宋体" w:hAnsi="宋体" w:eastAsia="宋体" w:cs="宋体"/>
                <w:sz w:val="21"/>
                <w:szCs w:val="21"/>
              </w:rPr>
              <w:t>施工组织设计</w:t>
            </w:r>
            <w:r>
              <w:rPr>
                <w:rFonts w:hint="eastAsia" w:cs="宋体"/>
                <w:sz w:val="21"/>
                <w:szCs w:val="21"/>
                <w:lang w:eastAsia="zh-CN"/>
              </w:rPr>
              <w:t>）</w:t>
            </w:r>
          </w:p>
        </w:tc>
        <w:tc>
          <w:tcPr>
            <w:tcW w:w="1890" w:type="dxa"/>
            <w:gridSpan w:val="3"/>
            <w:vAlign w:val="center"/>
          </w:tcPr>
          <w:p w14:paraId="4668EE85">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施工方案与技术措施</w:t>
            </w:r>
          </w:p>
        </w:tc>
        <w:tc>
          <w:tcPr>
            <w:tcW w:w="3775" w:type="dxa"/>
            <w:vAlign w:val="center"/>
          </w:tcPr>
          <w:p w14:paraId="525F245E">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 xml:space="preserve"> 施工方案是否完整，是否有关键项目施工技术方案；或者市政项目是否有交通措施（除招标文件明确不需要外）；是否准确引用强制性技术标准，是否明显违反国家和省有关规定。</w:t>
            </w:r>
          </w:p>
        </w:tc>
        <w:tc>
          <w:tcPr>
            <w:tcW w:w="1184" w:type="dxa"/>
            <w:gridSpan w:val="2"/>
            <w:vAlign w:val="center"/>
          </w:tcPr>
          <w:p w14:paraId="3EC4C27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 xml:space="preserve">25分 </w:t>
            </w:r>
          </w:p>
        </w:tc>
        <w:tc>
          <w:tcPr>
            <w:tcW w:w="948" w:type="dxa"/>
            <w:vAlign w:val="center"/>
          </w:tcPr>
          <w:p w14:paraId="1C39EB3F">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0分</w:t>
            </w:r>
          </w:p>
        </w:tc>
      </w:tr>
      <w:tr w14:paraId="399D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986" w:type="dxa"/>
            <w:vMerge w:val="continue"/>
            <w:vAlign w:val="center"/>
          </w:tcPr>
          <w:p w14:paraId="1689EF4B">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935" w:type="dxa"/>
            <w:vMerge w:val="continue"/>
            <w:vAlign w:val="center"/>
          </w:tcPr>
          <w:p w14:paraId="1ADDFC94">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1890" w:type="dxa"/>
            <w:gridSpan w:val="3"/>
            <w:vAlign w:val="center"/>
          </w:tcPr>
          <w:p w14:paraId="08F3B7B4">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质量管理体系与措施</w:t>
            </w:r>
          </w:p>
        </w:tc>
        <w:tc>
          <w:tcPr>
            <w:tcW w:w="3775" w:type="dxa"/>
            <w:vAlign w:val="center"/>
          </w:tcPr>
          <w:p w14:paraId="69B12B77">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质量目标是否满足招标文件要求，是否有质量保证措施；是否准确引用强制性技术标准，是否明显违反国家和省有关规定。</w:t>
            </w:r>
          </w:p>
        </w:tc>
        <w:tc>
          <w:tcPr>
            <w:tcW w:w="1184" w:type="dxa"/>
            <w:gridSpan w:val="2"/>
            <w:vAlign w:val="center"/>
          </w:tcPr>
          <w:p w14:paraId="2FF6E8FC">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15分</w:t>
            </w:r>
          </w:p>
        </w:tc>
        <w:tc>
          <w:tcPr>
            <w:tcW w:w="948" w:type="dxa"/>
            <w:vAlign w:val="center"/>
          </w:tcPr>
          <w:p w14:paraId="54A46B38">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0分</w:t>
            </w:r>
          </w:p>
        </w:tc>
      </w:tr>
      <w:tr w14:paraId="0739B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Merge w:val="continue"/>
            <w:vAlign w:val="center"/>
          </w:tcPr>
          <w:p w14:paraId="76B5FC24">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935" w:type="dxa"/>
            <w:vMerge w:val="continue"/>
            <w:vAlign w:val="center"/>
          </w:tcPr>
          <w:p w14:paraId="6933092A">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1890" w:type="dxa"/>
            <w:gridSpan w:val="3"/>
            <w:vAlign w:val="center"/>
          </w:tcPr>
          <w:p w14:paraId="483EEC76">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安全管理体系与措施</w:t>
            </w:r>
          </w:p>
        </w:tc>
        <w:tc>
          <w:tcPr>
            <w:tcW w:w="3775" w:type="dxa"/>
            <w:vAlign w:val="center"/>
          </w:tcPr>
          <w:p w14:paraId="45ECFF5A">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安全目标是否满足招标文件要求，是否有重大危险源识别和控制措施，是否有施工安全措施；是否准确引用强制性技术标准，是否明显违反国家和省有关规定。</w:t>
            </w:r>
          </w:p>
        </w:tc>
        <w:tc>
          <w:tcPr>
            <w:tcW w:w="1184" w:type="dxa"/>
            <w:gridSpan w:val="2"/>
            <w:vAlign w:val="center"/>
          </w:tcPr>
          <w:p w14:paraId="54EAACB7">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20分</w:t>
            </w:r>
          </w:p>
        </w:tc>
        <w:tc>
          <w:tcPr>
            <w:tcW w:w="948" w:type="dxa"/>
            <w:vAlign w:val="center"/>
          </w:tcPr>
          <w:p w14:paraId="492FF6C6">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0分</w:t>
            </w:r>
          </w:p>
        </w:tc>
      </w:tr>
      <w:tr w14:paraId="1EE3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Merge w:val="continue"/>
            <w:vAlign w:val="center"/>
          </w:tcPr>
          <w:p w14:paraId="7EE9662E">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935" w:type="dxa"/>
            <w:vMerge w:val="continue"/>
            <w:vAlign w:val="center"/>
          </w:tcPr>
          <w:p w14:paraId="52C1116A">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1890" w:type="dxa"/>
            <w:gridSpan w:val="3"/>
            <w:vAlign w:val="center"/>
          </w:tcPr>
          <w:p w14:paraId="65B34B6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环境保护管理体系与措施</w:t>
            </w:r>
          </w:p>
        </w:tc>
        <w:tc>
          <w:tcPr>
            <w:tcW w:w="3775" w:type="dxa"/>
            <w:vAlign w:val="center"/>
          </w:tcPr>
          <w:p w14:paraId="69527089">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环境管理目标是否明确，是否有环境保护保证措施；是否有建筑垃圾源头减量、分类处置及扬尘污染防治等相关内容。</w:t>
            </w:r>
          </w:p>
        </w:tc>
        <w:tc>
          <w:tcPr>
            <w:tcW w:w="1184" w:type="dxa"/>
            <w:gridSpan w:val="2"/>
            <w:vAlign w:val="center"/>
          </w:tcPr>
          <w:p w14:paraId="345AC95B">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 xml:space="preserve">15分 </w:t>
            </w:r>
          </w:p>
        </w:tc>
        <w:tc>
          <w:tcPr>
            <w:tcW w:w="948" w:type="dxa"/>
            <w:vAlign w:val="center"/>
          </w:tcPr>
          <w:p w14:paraId="2925C9DB">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0分</w:t>
            </w:r>
          </w:p>
        </w:tc>
      </w:tr>
      <w:tr w14:paraId="1C01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Merge w:val="continue"/>
            <w:vAlign w:val="center"/>
          </w:tcPr>
          <w:p w14:paraId="3A2969A9">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935" w:type="dxa"/>
            <w:vMerge w:val="continue"/>
            <w:vAlign w:val="center"/>
          </w:tcPr>
          <w:p w14:paraId="712D287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1890" w:type="dxa"/>
            <w:gridSpan w:val="3"/>
            <w:vAlign w:val="center"/>
          </w:tcPr>
          <w:p w14:paraId="6049026E">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工程进度计划与保证措施</w:t>
            </w:r>
          </w:p>
        </w:tc>
        <w:tc>
          <w:tcPr>
            <w:tcW w:w="3775" w:type="dxa"/>
            <w:vAlign w:val="center"/>
          </w:tcPr>
          <w:p w14:paraId="32897944">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总工期及节点工期是否满足招标文件要求；施工进度计划内容是否全面，线路是否清晰、准确、完整。</w:t>
            </w:r>
          </w:p>
        </w:tc>
        <w:tc>
          <w:tcPr>
            <w:tcW w:w="1184" w:type="dxa"/>
            <w:gridSpan w:val="2"/>
            <w:vAlign w:val="center"/>
          </w:tcPr>
          <w:p w14:paraId="40623268">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 xml:space="preserve"> 15分</w:t>
            </w:r>
          </w:p>
        </w:tc>
        <w:tc>
          <w:tcPr>
            <w:tcW w:w="948" w:type="dxa"/>
            <w:vAlign w:val="center"/>
          </w:tcPr>
          <w:p w14:paraId="0C48968E">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 xml:space="preserve">0分 </w:t>
            </w:r>
          </w:p>
        </w:tc>
      </w:tr>
      <w:tr w14:paraId="70CA0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Merge w:val="continue"/>
            <w:vAlign w:val="center"/>
          </w:tcPr>
          <w:p w14:paraId="69239F15">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935" w:type="dxa"/>
            <w:vMerge w:val="continue"/>
            <w:vAlign w:val="center"/>
          </w:tcPr>
          <w:p w14:paraId="099ED909">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1890" w:type="dxa"/>
            <w:gridSpan w:val="3"/>
            <w:vAlign w:val="center"/>
          </w:tcPr>
          <w:p w14:paraId="1DA9A28E">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资源配备计划</w:t>
            </w:r>
          </w:p>
        </w:tc>
        <w:tc>
          <w:tcPr>
            <w:tcW w:w="3775" w:type="dxa"/>
            <w:vAlign w:val="center"/>
          </w:tcPr>
          <w:p w14:paraId="53EF6A73">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 xml:space="preserve">资源投入计划与施工部署、施工方法及进度计划是否能够相互呼应并满足施工需要，调配投入计划是否合理、准确。 </w:t>
            </w:r>
          </w:p>
        </w:tc>
        <w:tc>
          <w:tcPr>
            <w:tcW w:w="1184" w:type="dxa"/>
            <w:gridSpan w:val="2"/>
            <w:vAlign w:val="center"/>
          </w:tcPr>
          <w:p w14:paraId="563A05C6">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10分</w:t>
            </w:r>
          </w:p>
        </w:tc>
        <w:tc>
          <w:tcPr>
            <w:tcW w:w="948" w:type="dxa"/>
            <w:vAlign w:val="center"/>
          </w:tcPr>
          <w:p w14:paraId="47F2F70A">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color w:val="auto"/>
                <w:sz w:val="21"/>
                <w:szCs w:val="21"/>
                <w:highlight w:val="none"/>
              </w:rPr>
              <w:t>0分</w:t>
            </w:r>
          </w:p>
        </w:tc>
      </w:tr>
      <w:tr w14:paraId="774D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6" w:type="dxa"/>
            <w:vMerge w:val="continue"/>
            <w:vAlign w:val="center"/>
          </w:tcPr>
          <w:p w14:paraId="7826542D">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935" w:type="dxa"/>
            <w:vMerge w:val="continue"/>
            <w:vAlign w:val="center"/>
          </w:tcPr>
          <w:p w14:paraId="63559415">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1890" w:type="dxa"/>
            <w:gridSpan w:val="3"/>
            <w:vAlign w:val="center"/>
          </w:tcPr>
          <w:p w14:paraId="3C4AF76A">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□项目经理陈述或答辩</w:t>
            </w:r>
          </w:p>
        </w:tc>
        <w:tc>
          <w:tcPr>
            <w:tcW w:w="3775" w:type="dxa"/>
            <w:vAlign w:val="center"/>
          </w:tcPr>
          <w:p w14:paraId="0DC504BF">
            <w:pPr>
              <w:keepNext w:val="0"/>
              <w:keepLines w:val="0"/>
              <w:pageBreakBefore w:val="0"/>
              <w:kinsoku/>
              <w:wordWrap/>
              <w:overflowPunct/>
              <w:topLinePunct w:val="0"/>
              <w:autoSpaceDE w:val="0"/>
              <w:autoSpaceDN w:val="0"/>
              <w:bidi w:val="0"/>
              <w:spacing w:line="300" w:lineRule="exact"/>
              <w:ind w:firstLine="0" w:firstLineChars="0"/>
              <w:textAlignment w:val="auto"/>
              <w:rPr>
                <w:rFonts w:hint="eastAsia" w:ascii="宋体" w:hAnsi="宋体" w:eastAsia="宋体" w:cs="宋体"/>
                <w:sz w:val="21"/>
                <w:szCs w:val="21"/>
              </w:rPr>
            </w:pPr>
          </w:p>
        </w:tc>
        <w:tc>
          <w:tcPr>
            <w:tcW w:w="1184" w:type="dxa"/>
            <w:gridSpan w:val="2"/>
            <w:vAlign w:val="center"/>
          </w:tcPr>
          <w:p w14:paraId="0AA2C173">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10分</w:t>
            </w:r>
          </w:p>
        </w:tc>
        <w:tc>
          <w:tcPr>
            <w:tcW w:w="948" w:type="dxa"/>
            <w:vAlign w:val="center"/>
          </w:tcPr>
          <w:p w14:paraId="00B9DF30">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0分</w:t>
            </w:r>
          </w:p>
        </w:tc>
      </w:tr>
      <w:tr w14:paraId="6F5D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986" w:type="dxa"/>
            <w:vMerge w:val="continue"/>
            <w:vAlign w:val="center"/>
          </w:tcPr>
          <w:p w14:paraId="55720590">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8732" w:type="dxa"/>
            <w:gridSpan w:val="8"/>
            <w:vAlign w:val="center"/>
          </w:tcPr>
          <w:p w14:paraId="0FDEE2BC">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1.技术方案采用暗标形式，投标文件的技术标暗标内出现投标人名称或者出现任何能直接判断出投标人名称的内容，评标委员会应当否决其投标。 </w:t>
            </w:r>
          </w:p>
          <w:p w14:paraId="6147AAA8">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技术评审因素细分项实行合格制评审，结果以“不通过不得分、通过得满分”的原则进行计分，评审得分由高到低排序。评审因素细分项缺项或者同一评审因素细分项被超过一半评标委员会成员判定为不合格的，该细分项不通过，评标委员会应当根据评审标准内容注明详细理由和依据。</w:t>
            </w:r>
          </w:p>
        </w:tc>
      </w:tr>
      <w:bookmarkEnd w:id="385"/>
      <w:tr w14:paraId="7597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986" w:type="dxa"/>
            <w:vAlign w:val="center"/>
          </w:tcPr>
          <w:p w14:paraId="324E0414">
            <w:pPr>
              <w:keepNext w:val="0"/>
              <w:keepLines w:val="0"/>
              <w:pageBreakBefore w:val="0"/>
              <w:widowControl/>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条款号</w:t>
            </w:r>
          </w:p>
        </w:tc>
        <w:tc>
          <w:tcPr>
            <w:tcW w:w="2198" w:type="dxa"/>
            <w:gridSpan w:val="3"/>
            <w:vAlign w:val="center"/>
          </w:tcPr>
          <w:p w14:paraId="03274504">
            <w:pPr>
              <w:keepNext w:val="0"/>
              <w:keepLines w:val="0"/>
              <w:pageBreakBefore w:val="0"/>
              <w:widowControl/>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评审因素及</w:t>
            </w:r>
          </w:p>
          <w:p w14:paraId="328F4687">
            <w:pPr>
              <w:keepNext w:val="0"/>
              <w:keepLines w:val="0"/>
              <w:pageBreakBefore w:val="0"/>
              <w:widowControl/>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取值范围</w:t>
            </w:r>
          </w:p>
        </w:tc>
        <w:tc>
          <w:tcPr>
            <w:tcW w:w="5184" w:type="dxa"/>
            <w:gridSpan w:val="3"/>
            <w:vAlign w:val="center"/>
          </w:tcPr>
          <w:p w14:paraId="3D249D2E">
            <w:pPr>
              <w:keepNext w:val="0"/>
              <w:keepLines w:val="0"/>
              <w:pageBreakBefore w:val="0"/>
              <w:widowControl/>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评审标准</w:t>
            </w:r>
          </w:p>
        </w:tc>
        <w:tc>
          <w:tcPr>
            <w:tcW w:w="1350" w:type="dxa"/>
            <w:gridSpan w:val="2"/>
            <w:vAlign w:val="center"/>
          </w:tcPr>
          <w:p w14:paraId="246EEFA7">
            <w:pPr>
              <w:keepNext w:val="0"/>
              <w:keepLines w:val="0"/>
              <w:pageBreakBefore w:val="0"/>
              <w:widowControl/>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评审计分</w:t>
            </w:r>
          </w:p>
        </w:tc>
      </w:tr>
      <w:tr w14:paraId="7E48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986" w:type="dxa"/>
            <w:vMerge w:val="restart"/>
            <w:vAlign w:val="center"/>
          </w:tcPr>
          <w:p w14:paraId="76F2AE50">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1.6</w:t>
            </w:r>
          </w:p>
        </w:tc>
        <w:tc>
          <w:tcPr>
            <w:tcW w:w="8732" w:type="dxa"/>
            <w:gridSpan w:val="8"/>
            <w:vAlign w:val="center"/>
          </w:tcPr>
          <w:p w14:paraId="4920798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商务部分评审</w:t>
            </w:r>
          </w:p>
        </w:tc>
      </w:tr>
      <w:tr w14:paraId="359B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986" w:type="dxa"/>
            <w:vMerge w:val="continue"/>
            <w:vAlign w:val="center"/>
          </w:tcPr>
          <w:p w14:paraId="17683B47">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198" w:type="dxa"/>
            <w:gridSpan w:val="3"/>
            <w:vAlign w:val="center"/>
          </w:tcPr>
          <w:p w14:paraId="1244D4EE">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类似业绩</w:t>
            </w:r>
          </w:p>
        </w:tc>
        <w:tc>
          <w:tcPr>
            <w:tcW w:w="5184" w:type="dxa"/>
            <w:gridSpan w:val="3"/>
            <w:vAlign w:val="center"/>
          </w:tcPr>
          <w:p w14:paraId="14CB7F4D">
            <w:pPr>
              <w:keepNext w:val="0"/>
              <w:keepLines w:val="0"/>
              <w:pageBreakBefore w:val="0"/>
              <w:kinsoku/>
              <w:wordWrap/>
              <w:overflowPunct/>
              <w:topLinePunct w:val="0"/>
              <w:autoSpaceDE w:val="0"/>
              <w:autoSpaceDN w:val="0"/>
              <w:bidi w:val="0"/>
              <w:snapToGrid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详见投标须知前附表6.4中“评审加分的投标人类似工程业绩”要求</w:t>
            </w:r>
          </w:p>
        </w:tc>
        <w:tc>
          <w:tcPr>
            <w:tcW w:w="1350" w:type="dxa"/>
            <w:gridSpan w:val="2"/>
            <w:vAlign w:val="center"/>
          </w:tcPr>
          <w:p w14:paraId="580F1F59">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80</w:t>
            </w:r>
          </w:p>
        </w:tc>
      </w:tr>
      <w:tr w14:paraId="0E36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9" w:hRule="atLeast"/>
          <w:jc w:val="center"/>
        </w:trPr>
        <w:tc>
          <w:tcPr>
            <w:tcW w:w="986" w:type="dxa"/>
            <w:vMerge w:val="continue"/>
            <w:vAlign w:val="center"/>
          </w:tcPr>
          <w:p w14:paraId="30265F04">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p>
        </w:tc>
        <w:tc>
          <w:tcPr>
            <w:tcW w:w="2198" w:type="dxa"/>
            <w:gridSpan w:val="3"/>
            <w:vAlign w:val="center"/>
          </w:tcPr>
          <w:p w14:paraId="195AB45E">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sym w:font="Wingdings" w:char="00A8"/>
            </w:r>
            <w:r>
              <w:rPr>
                <w:rFonts w:hint="eastAsia" w:ascii="宋体" w:hAnsi="宋体" w:eastAsia="宋体" w:cs="宋体"/>
                <w:sz w:val="21"/>
                <w:szCs w:val="21"/>
              </w:rPr>
              <w:t>项目经理类似工程业绩</w:t>
            </w:r>
          </w:p>
          <w:p w14:paraId="1BFAFE1A">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如不选择项目经理业绩，此部分权重由系统自动平移至报价权重分值中。</w:t>
            </w:r>
          </w:p>
        </w:tc>
        <w:tc>
          <w:tcPr>
            <w:tcW w:w="5184" w:type="dxa"/>
            <w:gridSpan w:val="3"/>
            <w:vAlign w:val="center"/>
          </w:tcPr>
          <w:p w14:paraId="523BFDA3">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详见投标须知前附表6.4中“评审加分的项目经理类似工程业绩”要求。</w:t>
            </w:r>
          </w:p>
        </w:tc>
        <w:tc>
          <w:tcPr>
            <w:tcW w:w="1350" w:type="dxa"/>
            <w:gridSpan w:val="2"/>
            <w:vAlign w:val="center"/>
          </w:tcPr>
          <w:p w14:paraId="5EA59597">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w:t>
            </w:r>
          </w:p>
        </w:tc>
      </w:tr>
      <w:tr w14:paraId="3910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718" w:type="dxa"/>
            <w:gridSpan w:val="9"/>
            <w:vAlign w:val="center"/>
          </w:tcPr>
          <w:p w14:paraId="2018B2F9">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投标报价评审</w:t>
            </w:r>
          </w:p>
        </w:tc>
      </w:tr>
      <w:tr w14:paraId="4907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2205" w:type="dxa"/>
            <w:gridSpan w:val="3"/>
            <w:vAlign w:val="center"/>
          </w:tcPr>
          <w:p w14:paraId="5A35D3E1">
            <w:pPr>
              <w:keepNext w:val="0"/>
              <w:keepLines w:val="0"/>
              <w:pageBreakBefore w:val="0"/>
              <w:kinsoku/>
              <w:wordWrap/>
              <w:overflowPunct/>
              <w:topLinePunct w:val="0"/>
              <w:autoSpaceDE w:val="0"/>
              <w:autoSpaceDN w:val="0"/>
              <w:bidi w:val="0"/>
              <w:spacing w:line="300" w:lineRule="exact"/>
              <w:ind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采用六随机五区间报价得分模型</w:t>
            </w:r>
          </w:p>
        </w:tc>
        <w:tc>
          <w:tcPr>
            <w:tcW w:w="7513" w:type="dxa"/>
            <w:gridSpan w:val="6"/>
            <w:vAlign w:val="center"/>
          </w:tcPr>
          <w:p w14:paraId="52AC46C1">
            <w:pPr>
              <w:keepNext w:val="0"/>
              <w:keepLines w:val="0"/>
              <w:pageBreakBefore w:val="0"/>
              <w:kinsoku/>
              <w:wordWrap/>
              <w:overflowPunct/>
              <w:topLinePunct w:val="0"/>
              <w:autoSpaceDE w:val="0"/>
              <w:autoSpaceDN w:val="0"/>
              <w:bidi w:val="0"/>
              <w:spacing w:line="300" w:lineRule="exact"/>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按照烟台市公共资源交易服务平台动态更新的“六随机五区间报价得分”系统模型计算。</w:t>
            </w:r>
          </w:p>
        </w:tc>
      </w:tr>
    </w:tbl>
    <w:p w14:paraId="6FD27A47">
      <w:pPr>
        <w:widowControl/>
        <w:jc w:val="center"/>
        <w:rPr>
          <w:rFonts w:hint="eastAsia" w:ascii="宋体" w:hAnsi="宋体" w:eastAsia="宋体" w:cs="宋体"/>
          <w:b/>
          <w:bCs w:val="0"/>
          <w:sz w:val="30"/>
        </w:rPr>
      </w:pPr>
      <w:r>
        <w:rPr>
          <w:rFonts w:hint="eastAsia" w:ascii="宋体" w:hAnsi="宋体" w:eastAsia="宋体" w:cs="宋体"/>
          <w:bCs/>
          <w:sz w:val="30"/>
        </w:rPr>
        <w:br w:type="page"/>
      </w:r>
      <w:r>
        <w:rPr>
          <w:rFonts w:hint="eastAsia" w:ascii="宋体" w:hAnsi="宋体" w:eastAsia="宋体" w:cs="宋体"/>
          <w:b/>
          <w:bCs w:val="0"/>
          <w:sz w:val="30"/>
        </w:rPr>
        <w:t>评标办法（综合评估法1）</w:t>
      </w:r>
    </w:p>
    <w:p w14:paraId="310C20A2">
      <w:pPr>
        <w:keepNext w:val="0"/>
        <w:keepLines w:val="0"/>
        <w:pageBreakBefore w:val="0"/>
        <w:widowControl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bookmarkStart w:id="386" w:name="_Toc300678103"/>
    </w:p>
    <w:p w14:paraId="66857602">
      <w:pPr>
        <w:keepNext w:val="0"/>
        <w:keepLines w:val="0"/>
        <w:pageBreakBefore w:val="0"/>
        <w:widowControl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本次评标采用综合评估法1，交易系统对通过初步评审的投标人，按照明确的评分因素和量化的评分标准对商务、投标报价进行评分，评标委员会对技术进行评审、对交易系统评审内容进行复核，并按评标总得分由高到低的顺序推荐中标候选人。</w:t>
      </w:r>
    </w:p>
    <w:p w14:paraId="79097CF8">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ascii="宋体" w:hAnsi="宋体" w:eastAsia="宋体" w:cs="宋体"/>
          <w:sz w:val="28"/>
          <w:szCs w:val="28"/>
          <w:highlight w:val="none"/>
        </w:rPr>
      </w:pPr>
      <w:bookmarkStart w:id="387" w:name="_Toc2996"/>
      <w:bookmarkStart w:id="388" w:name="_Toc211498684"/>
      <w:r>
        <w:rPr>
          <w:rFonts w:hint="eastAsia" w:cs="宋体"/>
          <w:sz w:val="28"/>
          <w:szCs w:val="28"/>
          <w:highlight w:val="none"/>
          <w:lang w:val="en-US" w:eastAsia="zh-CN"/>
        </w:rPr>
        <w:t>1.</w:t>
      </w:r>
      <w:r>
        <w:rPr>
          <w:rFonts w:hint="eastAsia" w:ascii="宋体" w:hAnsi="宋体" w:eastAsia="宋体" w:cs="宋体"/>
          <w:sz w:val="28"/>
          <w:szCs w:val="28"/>
          <w:highlight w:val="none"/>
        </w:rPr>
        <w:t>评审标准</w:t>
      </w:r>
      <w:bookmarkEnd w:id="387"/>
      <w:bookmarkEnd w:id="388"/>
    </w:p>
    <w:p w14:paraId="4C0C7D77">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 形式评审标准：见评标办法前附表。</w:t>
      </w:r>
    </w:p>
    <w:p w14:paraId="52E56F57">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1.2 资格评审标准：见评标办法前附表</w:t>
      </w:r>
    </w:p>
    <w:p w14:paraId="42BDAB6A">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已进行资格预审的，见本招标项目资格预审文件第三章“资格审查办法”详细审查标准。</w:t>
      </w:r>
    </w:p>
    <w:p w14:paraId="04F0DDFF">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1.3 响应性评审标准：见评标办法前附表。</w:t>
      </w:r>
    </w:p>
    <w:p w14:paraId="5CB35AEB">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1.4 权值构成：见评标办法前附表。</w:t>
      </w:r>
    </w:p>
    <w:p w14:paraId="39643830">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1.5 商务评审标准：见评标办法前附表；</w:t>
      </w:r>
    </w:p>
    <w:p w14:paraId="2C5ED727">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1.6 技术（施工组织设计）评审标准：见评标办法前附表；</w:t>
      </w:r>
    </w:p>
    <w:p w14:paraId="19D3F091">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1.7 投标报价评审标准：见评标办法前附表。</w:t>
      </w:r>
    </w:p>
    <w:p w14:paraId="4D2CAB53">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389" w:name="_Toc20815"/>
      <w:bookmarkStart w:id="390" w:name="_Toc211498685"/>
      <w:r>
        <w:rPr>
          <w:rFonts w:hint="eastAsia" w:cs="宋体"/>
          <w:sz w:val="28"/>
          <w:szCs w:val="28"/>
          <w:highlight w:val="none"/>
          <w:lang w:val="en-US" w:eastAsia="zh-CN"/>
        </w:rPr>
        <w:t>2.评审程序</w:t>
      </w:r>
      <w:bookmarkEnd w:id="389"/>
      <w:bookmarkEnd w:id="390"/>
    </w:p>
    <w:p w14:paraId="043DC6EB">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2.1 初步评审：形式、资格、响应性评审；</w:t>
      </w:r>
    </w:p>
    <w:p w14:paraId="342DE726">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2.2 商务评审；</w:t>
      </w:r>
    </w:p>
    <w:p w14:paraId="62FD33D3">
      <w:pPr>
        <w:keepNext w:val="0"/>
        <w:keepLines w:val="0"/>
        <w:pageBreakBefore w:val="0"/>
        <w:widowControl w:val="0"/>
        <w:shd w:val="clear" w:color="auto" w:fill="FFFFFF"/>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kern w:val="0"/>
          <w:sz w:val="24"/>
          <w:szCs w:val="24"/>
          <w:highlight w:val="none"/>
        </w:rPr>
      </w:pPr>
      <w:bookmarkStart w:id="391" w:name="_Hlk210291470"/>
      <w:r>
        <w:rPr>
          <w:rFonts w:hint="eastAsia" w:ascii="宋体" w:hAnsi="宋体" w:eastAsia="宋体" w:cs="宋体"/>
          <w:kern w:val="0"/>
          <w:sz w:val="24"/>
          <w:szCs w:val="24"/>
          <w:highlight w:val="none"/>
        </w:rPr>
        <w:t>2.3 评标委员会复核确认；</w:t>
      </w:r>
    </w:p>
    <w:bookmarkEnd w:id="391"/>
    <w:p w14:paraId="138E877E">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2.4 技术评审（施工组织设计）；</w:t>
      </w:r>
    </w:p>
    <w:p w14:paraId="0D8CBB8E">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2.5 投标报价评审；</w:t>
      </w:r>
    </w:p>
    <w:p w14:paraId="2A2897E9">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2.6推荐定标候选人及提交评标报告</w:t>
      </w:r>
      <w:r>
        <w:rPr>
          <w:rFonts w:hint="eastAsia" w:ascii="宋体" w:hAnsi="宋体" w:eastAsia="宋体" w:cs="宋体"/>
          <w:sz w:val="24"/>
          <w:szCs w:val="24"/>
          <w:highlight w:val="none"/>
          <w:lang w:eastAsia="zh-CN"/>
        </w:rPr>
        <w:t>，</w:t>
      </w:r>
      <w:r>
        <w:rPr>
          <w:rFonts w:hint="eastAsia" w:ascii="宋体" w:hAnsi="宋体" w:eastAsia="宋体" w:cs="宋体"/>
          <w:kern w:val="0"/>
          <w:sz w:val="24"/>
          <w:szCs w:val="24"/>
          <w:highlight w:val="none"/>
        </w:rPr>
        <w:t>招标人进行</w:t>
      </w:r>
      <w:r>
        <w:rPr>
          <w:rFonts w:hint="eastAsia" w:ascii="宋体" w:hAnsi="宋体" w:eastAsia="宋体" w:cs="宋体"/>
          <w:kern w:val="0"/>
          <w:sz w:val="24"/>
          <w:szCs w:val="24"/>
          <w:highlight w:val="none"/>
          <w:lang w:val="en-US" w:eastAsia="zh-CN"/>
        </w:rPr>
        <w:t>审查</w:t>
      </w:r>
      <w:r>
        <w:rPr>
          <w:rFonts w:hint="eastAsia" w:ascii="宋体" w:hAnsi="宋体" w:eastAsia="宋体" w:cs="宋体"/>
          <w:kern w:val="0"/>
          <w:sz w:val="24"/>
          <w:szCs w:val="24"/>
          <w:highlight w:val="none"/>
        </w:rPr>
        <w:t>，并提出</w:t>
      </w:r>
      <w:r>
        <w:rPr>
          <w:rFonts w:hint="eastAsia" w:ascii="宋体" w:hAnsi="宋体" w:eastAsia="宋体" w:cs="宋体"/>
          <w:kern w:val="0"/>
          <w:sz w:val="24"/>
          <w:szCs w:val="24"/>
          <w:highlight w:val="none"/>
          <w:lang w:val="en-US" w:eastAsia="zh-CN"/>
        </w:rPr>
        <w:t>审查</w:t>
      </w:r>
      <w:r>
        <w:rPr>
          <w:rFonts w:hint="eastAsia" w:ascii="宋体" w:hAnsi="宋体" w:eastAsia="宋体" w:cs="宋体"/>
          <w:kern w:val="0"/>
          <w:sz w:val="24"/>
          <w:szCs w:val="24"/>
          <w:highlight w:val="none"/>
        </w:rPr>
        <w:t>意见，评标委员会对</w:t>
      </w:r>
      <w:r>
        <w:rPr>
          <w:rFonts w:hint="eastAsia" w:ascii="宋体" w:hAnsi="宋体" w:eastAsia="宋体" w:cs="宋体"/>
          <w:kern w:val="0"/>
          <w:sz w:val="24"/>
          <w:szCs w:val="24"/>
          <w:highlight w:val="none"/>
          <w:lang w:val="en-US" w:eastAsia="zh-CN"/>
        </w:rPr>
        <w:t>审查</w:t>
      </w:r>
      <w:r>
        <w:rPr>
          <w:rFonts w:hint="eastAsia" w:ascii="宋体" w:hAnsi="宋体" w:eastAsia="宋体" w:cs="宋体"/>
          <w:kern w:val="0"/>
          <w:sz w:val="24"/>
          <w:szCs w:val="24"/>
          <w:highlight w:val="none"/>
        </w:rPr>
        <w:t>意见进行讨论，并记录采纳和不采纳情况及不采纳理由</w:t>
      </w:r>
      <w:r>
        <w:rPr>
          <w:rFonts w:hint="eastAsia" w:ascii="宋体" w:hAnsi="宋体" w:eastAsia="宋体" w:cs="宋体"/>
          <w:sz w:val="24"/>
          <w:szCs w:val="24"/>
          <w:highlight w:val="none"/>
        </w:rPr>
        <w:t>。</w:t>
      </w:r>
    </w:p>
    <w:p w14:paraId="2CFC8D20">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392" w:name="_Toc211498686"/>
      <w:bookmarkStart w:id="393" w:name="_Toc1352"/>
      <w:r>
        <w:rPr>
          <w:rFonts w:hint="eastAsia" w:cs="宋体"/>
          <w:sz w:val="28"/>
          <w:szCs w:val="28"/>
          <w:highlight w:val="none"/>
          <w:lang w:val="en-US" w:eastAsia="zh-CN"/>
        </w:rPr>
        <w:t>3.形式、资格、响应性评审</w:t>
      </w:r>
      <w:bookmarkEnd w:id="392"/>
      <w:bookmarkEnd w:id="393"/>
    </w:p>
    <w:p w14:paraId="71315C54">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交易系统依据评标办法的规定对投标文件进行评审。有一项不符合评审标准的，应当予以否决。</w:t>
      </w:r>
    </w:p>
    <w:p w14:paraId="6A66E7B5">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3.1 形式评审</w:t>
      </w:r>
    </w:p>
    <w:p w14:paraId="4530D5C8">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交易系统根据评标办法前附表中规定的评审因素和评审标准，对投标人的投标文件进行形式评审。</w:t>
      </w:r>
    </w:p>
    <w:p w14:paraId="36CCC563">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3.2 资格评审</w:t>
      </w:r>
    </w:p>
    <w:p w14:paraId="114E109F">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未进行资格预审的，由交易系统根据评标办法前附表规定的评审因素和评审标准，对投标人的投标文件进行资格评审。</w:t>
      </w:r>
    </w:p>
    <w:p w14:paraId="091B6E55">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已进行资格预审的，交易系统一般不再对投标人资格进行评审。投标人资格预审申请文件的内容发生重大变化的，由评标委员会依据资格预审文件规定的标准和方法，对照投标人资格预审申请文件中的资料以及开标前更新的资料，对其更新的资料进行评审，其变化后的资格条件不得低于原有资格条件要求。</w:t>
      </w:r>
    </w:p>
    <w:p w14:paraId="403B6A45">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3.3 响应性评审</w:t>
      </w:r>
    </w:p>
    <w:p w14:paraId="1A635775">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3.3.1 交易系统根据评标办法前附表中规定的评审因素和评审标准，对投标人的投标文件进行响应性评审。</w:t>
      </w:r>
    </w:p>
    <w:p w14:paraId="099918C8">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3.3.2 招标文件设定了最高投标限价的，投标人投标价格不得超出（不含等于）“投标人须知”前附表载明的最高投标限价。</w:t>
      </w:r>
    </w:p>
    <w:p w14:paraId="39337FB7">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3.4 算术误差修正，细微偏差、报价合理性、报价完整性</w:t>
      </w:r>
      <w:r>
        <w:rPr>
          <w:rFonts w:hint="eastAsia" w:cs="宋体"/>
          <w:sz w:val="24"/>
          <w:szCs w:val="24"/>
          <w:highlight w:val="none"/>
          <w:lang w:eastAsia="zh-CN"/>
        </w:rPr>
        <w:t>（</w:t>
      </w:r>
      <w:r>
        <w:rPr>
          <w:rFonts w:hint="eastAsia" w:ascii="宋体" w:hAnsi="宋体" w:eastAsia="宋体" w:cs="宋体"/>
          <w:sz w:val="24"/>
          <w:szCs w:val="24"/>
          <w:highlight w:val="none"/>
        </w:rPr>
        <w:t>漏报或未报</w:t>
      </w:r>
      <w:r>
        <w:rPr>
          <w:rFonts w:hint="eastAsia" w:cs="宋体"/>
          <w:sz w:val="24"/>
          <w:szCs w:val="24"/>
          <w:highlight w:val="none"/>
          <w:lang w:eastAsia="zh-CN"/>
        </w:rPr>
        <w:t>）</w:t>
      </w:r>
      <w:r>
        <w:rPr>
          <w:rFonts w:hint="eastAsia" w:ascii="宋体" w:hAnsi="宋体" w:eastAsia="宋体" w:cs="宋体"/>
          <w:sz w:val="24"/>
          <w:szCs w:val="24"/>
          <w:highlight w:val="none"/>
        </w:rPr>
        <w:t>分析（适用于采用“24清单标准”的项目）</w:t>
      </w:r>
    </w:p>
    <w:p w14:paraId="34ABFE20">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交易系统检查投标人投标报价是否有算术误差、细微偏差、报价合理性、报价完整性</w:t>
      </w:r>
      <w:r>
        <w:rPr>
          <w:rFonts w:hint="eastAsia" w:cs="宋体"/>
          <w:sz w:val="24"/>
          <w:szCs w:val="24"/>
          <w:highlight w:val="none"/>
          <w:lang w:eastAsia="zh-CN"/>
        </w:rPr>
        <w:t>（</w:t>
      </w:r>
      <w:r>
        <w:rPr>
          <w:rFonts w:hint="eastAsia" w:ascii="宋体" w:hAnsi="宋体" w:eastAsia="宋体" w:cs="宋体"/>
          <w:sz w:val="24"/>
          <w:szCs w:val="24"/>
          <w:highlight w:val="none"/>
        </w:rPr>
        <w:t>漏报或未报</w:t>
      </w:r>
      <w:r>
        <w:rPr>
          <w:rFonts w:hint="eastAsia" w:cs="宋体"/>
          <w:sz w:val="24"/>
          <w:szCs w:val="24"/>
          <w:highlight w:val="none"/>
          <w:lang w:eastAsia="zh-CN"/>
        </w:rPr>
        <w:t>）</w:t>
      </w:r>
      <w:r>
        <w:rPr>
          <w:rFonts w:hint="eastAsia" w:ascii="宋体" w:hAnsi="宋体" w:eastAsia="宋体" w:cs="宋体"/>
          <w:sz w:val="24"/>
          <w:szCs w:val="24"/>
          <w:highlight w:val="none"/>
        </w:rPr>
        <w:t>问题，并按第二章投标人须知前附表第10.1</w:t>
      </w:r>
      <w:r>
        <w:rPr>
          <w:rFonts w:hint="eastAsia" w:ascii="宋体" w:hAnsi="宋体" w:eastAsia="宋体" w:cs="宋体"/>
          <w:sz w:val="24"/>
          <w:szCs w:val="24"/>
          <w:highlight w:val="none"/>
          <w:lang w:val="en-US" w:eastAsia="zh-CN"/>
        </w:rPr>
        <w:t>4</w:t>
      </w:r>
      <w:r>
        <w:rPr>
          <w:rFonts w:hint="eastAsia" w:ascii="宋体" w:hAnsi="宋体" w:eastAsia="宋体" w:cs="宋体"/>
          <w:sz w:val="24"/>
          <w:szCs w:val="24"/>
          <w:highlight w:val="none"/>
        </w:rPr>
        <w:t>.5款“规定”由招标人委托评标委员会启动投标报价澄清或说明。</w:t>
      </w:r>
    </w:p>
    <w:p w14:paraId="59B52478">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按第二章投标人须知前附表第10.1</w:t>
      </w:r>
      <w:r>
        <w:rPr>
          <w:rFonts w:hint="eastAsia" w:ascii="宋体" w:hAnsi="宋体" w:eastAsia="宋体" w:cs="宋体"/>
          <w:sz w:val="24"/>
          <w:szCs w:val="24"/>
          <w:highlight w:val="none"/>
          <w:lang w:val="en-US" w:eastAsia="zh-CN"/>
        </w:rPr>
        <w:t>4</w:t>
      </w:r>
      <w:r>
        <w:rPr>
          <w:rFonts w:hint="eastAsia" w:ascii="宋体" w:hAnsi="宋体" w:eastAsia="宋体" w:cs="宋体"/>
          <w:sz w:val="24"/>
          <w:szCs w:val="24"/>
          <w:highlight w:val="none"/>
        </w:rPr>
        <w:t>.5款“规定”中第2小点对投标人的投标文件存在算术误差及细微偏差进行修正的，修正报价汇总后的总价应与投标总价扉页内填报的投标总价一致，修正的价格经投标人通过电子交易平台确认后具有约束力。投标人不接受修正价格的，应当否决其投标。投标人对修正结果有不同意见或未通过电子交易平台进行确认的，评标委员会应重新复核修正结果，再次按上述程序分别进行确认、复核。</w:t>
      </w:r>
    </w:p>
    <w:p w14:paraId="59BCDB0F">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3.5 是否予以否决投标</w:t>
      </w:r>
    </w:p>
    <w:p w14:paraId="189B2491">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交易系统在评标过程中，依据第二章附件2-2中规定的否决投标情形，判断是否对投标人的投标予以否决。</w:t>
      </w:r>
    </w:p>
    <w:p w14:paraId="1F3FAFD1">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394" w:name="_Toc10100"/>
      <w:bookmarkStart w:id="395" w:name="_Toc211498687"/>
      <w:r>
        <w:rPr>
          <w:rFonts w:hint="eastAsia" w:cs="宋体"/>
          <w:sz w:val="28"/>
          <w:szCs w:val="28"/>
          <w:highlight w:val="none"/>
          <w:lang w:val="en-US" w:eastAsia="zh-CN"/>
        </w:rPr>
        <w:t>4.商务评审</w:t>
      </w:r>
      <w:bookmarkEnd w:id="394"/>
      <w:bookmarkEnd w:id="395"/>
    </w:p>
    <w:p w14:paraId="6A261005">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交易系统按照规定的评审因素和标准对类似工程业绩、项目经理类似工程业绩（如有）进行评审计分。</w:t>
      </w:r>
    </w:p>
    <w:p w14:paraId="2CBB0230">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396" w:name="_Toc211498688"/>
      <w:bookmarkStart w:id="397" w:name="_Toc24922"/>
      <w:r>
        <w:rPr>
          <w:rFonts w:hint="eastAsia" w:cs="宋体"/>
          <w:sz w:val="28"/>
          <w:szCs w:val="28"/>
          <w:highlight w:val="none"/>
          <w:lang w:val="en-US" w:eastAsia="zh-CN"/>
        </w:rPr>
        <w:t>5.评标专家复核确认</w:t>
      </w:r>
      <w:bookmarkEnd w:id="396"/>
      <w:bookmarkEnd w:id="397"/>
    </w:p>
    <w:p w14:paraId="2D1C6B4A">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评标委员会主任应组织评标委员会成员认真研究招标文件，了解和熟悉招标目的、招标范围、主要合同条件、技术标准和要求、质量标准和工期要求等，掌握评标标准和方法。未在招标文件中规定的标准和方法不得作为复核确认的依据。</w:t>
      </w:r>
    </w:p>
    <w:p w14:paraId="36A71365">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398" w:name="_Toc598"/>
      <w:bookmarkStart w:id="399" w:name="_Toc211498689"/>
      <w:r>
        <w:rPr>
          <w:rFonts w:hint="eastAsia" w:cs="宋体"/>
          <w:sz w:val="28"/>
          <w:szCs w:val="28"/>
          <w:highlight w:val="none"/>
          <w:lang w:val="en-US" w:eastAsia="zh-CN"/>
        </w:rPr>
        <w:t>6.技术（施工组织设计）评审</w:t>
      </w:r>
      <w:bookmarkEnd w:id="398"/>
      <w:bookmarkEnd w:id="399"/>
    </w:p>
    <w:p w14:paraId="64120728">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评标委员会对所有通过初步评审的投标人提交的施工组织设计进行评审。技术评审因素细分项实行合格制评审，结果以评审得分由高到低排序。</w:t>
      </w:r>
    </w:p>
    <w:p w14:paraId="7083FB19">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400" w:name="_Toc25481"/>
      <w:bookmarkStart w:id="401" w:name="_Toc211498691"/>
      <w:r>
        <w:rPr>
          <w:rFonts w:hint="eastAsia" w:cs="宋体"/>
          <w:sz w:val="28"/>
          <w:szCs w:val="28"/>
          <w:highlight w:val="none"/>
          <w:lang w:val="en-US" w:eastAsia="zh-CN"/>
        </w:rPr>
        <w:t>7.投标报价评审（采用六随机五区间报价得分模型）</w:t>
      </w:r>
      <w:bookmarkEnd w:id="400"/>
      <w:bookmarkEnd w:id="401"/>
    </w:p>
    <w:p w14:paraId="277C1EE9">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交易系统按照招标文件规定的评审因素和标准进行评审计分。</w:t>
      </w:r>
    </w:p>
    <w:p w14:paraId="2B0A81CE">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402" w:name="_Toc211498692"/>
      <w:bookmarkStart w:id="403" w:name="_Toc8943"/>
      <w:r>
        <w:rPr>
          <w:rFonts w:hint="eastAsia" w:cs="宋体"/>
          <w:sz w:val="28"/>
          <w:szCs w:val="28"/>
          <w:highlight w:val="none"/>
          <w:lang w:val="en-US" w:eastAsia="zh-CN"/>
        </w:rPr>
        <w:t>8.澄清、说明或补正</w:t>
      </w:r>
      <w:bookmarkEnd w:id="402"/>
      <w:bookmarkEnd w:id="403"/>
    </w:p>
    <w:p w14:paraId="092E47A4">
      <w:pPr>
        <w:keepNext w:val="0"/>
        <w:keepLines w:val="0"/>
        <w:pageBreakBefore w:val="0"/>
        <w:widowControl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8.1 评标委员会可以书面形式要求投标人对所提交的投标文件中不明确的内容进行书面澄清、说明或者补正。评标委员会不接受投标人主动提出的澄清、说明或补正。</w:t>
      </w:r>
    </w:p>
    <w:p w14:paraId="73D448A3">
      <w:pPr>
        <w:keepNext w:val="0"/>
        <w:keepLines w:val="0"/>
        <w:pageBreakBefore w:val="0"/>
        <w:widowControl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8.2 澄清、说明和补正不得改变投标文件的实质性内容。投标人的书面澄清、说明和补正属于投标文件的组成部分。</w:t>
      </w:r>
    </w:p>
    <w:p w14:paraId="46D95C72">
      <w:pPr>
        <w:keepNext w:val="0"/>
        <w:keepLines w:val="0"/>
        <w:pageBreakBefore w:val="0"/>
        <w:widowControl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8.3 评标委员会对投标人提交的澄清、说明或补正有疑问的，可以要求投标人进一步澄清、说明或补正。</w:t>
      </w:r>
    </w:p>
    <w:p w14:paraId="0B0C6CB0">
      <w:pPr>
        <w:keepNext w:val="0"/>
        <w:keepLines w:val="0"/>
        <w:pageBreakBefore w:val="0"/>
        <w:widowControl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bCs/>
          <w:sz w:val="24"/>
          <w:szCs w:val="24"/>
          <w:highlight w:val="none"/>
        </w:rPr>
        <w:t>8.4 评审过程中，评标委员会拟作出否决投标决定的，应要求投标人进行书面澄清、说明或补正，未进行该程序的，不得作出否决投标决定，投标人未按要求进行回复的除外。</w:t>
      </w:r>
    </w:p>
    <w:p w14:paraId="57ACE3D7">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404" w:name="_Toc211498693"/>
      <w:bookmarkStart w:id="405" w:name="_Toc28011"/>
      <w:r>
        <w:rPr>
          <w:rFonts w:hint="eastAsia" w:cs="宋体"/>
          <w:sz w:val="28"/>
          <w:szCs w:val="28"/>
          <w:highlight w:val="none"/>
          <w:lang w:val="en-US" w:eastAsia="zh-CN"/>
        </w:rPr>
        <w:t>9.汇总评分结果</w:t>
      </w:r>
      <w:bookmarkEnd w:id="404"/>
      <w:bookmarkEnd w:id="405"/>
    </w:p>
    <w:p w14:paraId="40F58341">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bCs/>
          <w:sz w:val="24"/>
          <w:szCs w:val="24"/>
          <w:highlight w:val="none"/>
        </w:rPr>
        <w:t>评审工作全部结束后，汇总评审计分结果，并按照评标总得分由高至低的次序对投标人进行排序。</w:t>
      </w:r>
      <w:r>
        <w:rPr>
          <w:rFonts w:hint="eastAsia" w:ascii="宋体" w:hAnsi="宋体" w:eastAsia="宋体" w:cs="宋体"/>
          <w:sz w:val="24"/>
          <w:szCs w:val="24"/>
          <w:highlight w:val="none"/>
        </w:rPr>
        <w:t>评分分值计算保留小数点后两位，小数点后第三位“四舍五入”。</w:t>
      </w:r>
    </w:p>
    <w:p w14:paraId="69F43072">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406" w:name="_Toc211498694"/>
      <w:bookmarkStart w:id="407" w:name="_Toc7901"/>
      <w:r>
        <w:rPr>
          <w:rFonts w:hint="eastAsia" w:cs="宋体"/>
          <w:sz w:val="28"/>
          <w:szCs w:val="28"/>
          <w:highlight w:val="none"/>
          <w:lang w:val="en-US" w:eastAsia="zh-CN"/>
        </w:rPr>
        <w:t>10.中标人的确定</w:t>
      </w:r>
      <w:bookmarkEnd w:id="406"/>
      <w:bookmarkEnd w:id="407"/>
    </w:p>
    <w:p w14:paraId="36EE5DA1">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10.1</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推荐定</w:t>
      </w:r>
      <w:r>
        <w:rPr>
          <w:rFonts w:hint="eastAsia" w:ascii="宋体" w:hAnsi="宋体" w:eastAsia="宋体" w:cs="宋体"/>
          <w:sz w:val="24"/>
          <w:szCs w:val="24"/>
          <w:highlight w:val="none"/>
          <w:lang w:val="en-US" w:eastAsia="zh-CN"/>
        </w:rPr>
        <w:t>（中）</w:t>
      </w:r>
      <w:r>
        <w:rPr>
          <w:rFonts w:hint="eastAsia" w:ascii="宋体" w:hAnsi="宋体" w:eastAsia="宋体" w:cs="宋体"/>
          <w:sz w:val="24"/>
          <w:szCs w:val="24"/>
          <w:highlight w:val="none"/>
        </w:rPr>
        <w:t>标候选人</w:t>
      </w:r>
    </w:p>
    <w:p w14:paraId="4A217D25">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10.1.1 评标委员会推荐</w:t>
      </w:r>
      <w:r>
        <w:rPr>
          <w:rFonts w:hint="eastAsia" w:cs="宋体"/>
          <w:sz w:val="24"/>
          <w:szCs w:val="24"/>
          <w:highlight w:val="none"/>
          <w:lang w:eastAsia="zh-CN"/>
        </w:rPr>
        <w:t>前3个</w:t>
      </w:r>
      <w:r>
        <w:rPr>
          <w:rFonts w:hint="eastAsia" w:ascii="宋体" w:hAnsi="宋体" w:eastAsia="宋体" w:cs="宋体"/>
          <w:sz w:val="24"/>
          <w:szCs w:val="24"/>
          <w:highlight w:val="none"/>
        </w:rPr>
        <w:t>不排序的定标候选人，由招标人确定</w:t>
      </w:r>
      <w:r>
        <w:rPr>
          <w:rFonts w:hint="eastAsia" w:ascii="宋体" w:hAnsi="宋体" w:eastAsia="宋体" w:cs="宋体"/>
          <w:sz w:val="24"/>
          <w:szCs w:val="24"/>
          <w:highlight w:val="none"/>
          <w:lang w:val="en-US" w:eastAsia="zh-CN"/>
        </w:rPr>
        <w:t>中标候选人排序</w:t>
      </w:r>
      <w:r>
        <w:rPr>
          <w:rFonts w:hint="eastAsia" w:ascii="宋体" w:hAnsi="宋体" w:eastAsia="宋体" w:cs="宋体"/>
          <w:sz w:val="24"/>
          <w:szCs w:val="24"/>
          <w:highlight w:val="none"/>
        </w:rPr>
        <w:t>。</w:t>
      </w:r>
    </w:p>
    <w:p w14:paraId="70B82DA8">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10.1.2</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评标委员会推荐定标候选人时，应遵照以下原则</w:t>
      </w:r>
      <w:r>
        <w:rPr>
          <w:rFonts w:hint="eastAsia" w:cs="宋体"/>
          <w:sz w:val="24"/>
          <w:szCs w:val="24"/>
          <w:highlight w:val="none"/>
          <w:lang w:eastAsia="zh-CN"/>
        </w:rPr>
        <w:t>：</w:t>
      </w:r>
    </w:p>
    <w:p w14:paraId="368C0423">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（1）评标委员会按照评标总得分由高至低的顺序排列，并根据第二章投标人须知前附表规定的</w:t>
      </w:r>
      <w:r>
        <w:rPr>
          <w:rFonts w:hint="eastAsia" w:ascii="宋体" w:hAnsi="宋体" w:eastAsia="宋体" w:cs="宋体"/>
          <w:sz w:val="24"/>
          <w:szCs w:val="24"/>
          <w:highlight w:val="none"/>
          <w:lang w:val="en-US" w:eastAsia="zh-CN"/>
        </w:rPr>
        <w:t>定</w:t>
      </w:r>
      <w:r>
        <w:rPr>
          <w:rFonts w:hint="eastAsia" w:ascii="宋体" w:hAnsi="宋体" w:eastAsia="宋体" w:cs="宋体"/>
          <w:sz w:val="24"/>
          <w:szCs w:val="24"/>
          <w:highlight w:val="none"/>
        </w:rPr>
        <w:t>标候选人数量，将排序靠前的投标人推荐为</w:t>
      </w:r>
      <w:r>
        <w:rPr>
          <w:rFonts w:hint="eastAsia" w:ascii="宋体" w:hAnsi="宋体" w:eastAsia="宋体" w:cs="宋体"/>
          <w:sz w:val="24"/>
          <w:szCs w:val="24"/>
          <w:highlight w:val="none"/>
          <w:lang w:val="en-US" w:eastAsia="zh-CN"/>
        </w:rPr>
        <w:t>定</w:t>
      </w:r>
      <w:r>
        <w:rPr>
          <w:rFonts w:hint="eastAsia" w:ascii="宋体" w:hAnsi="宋体" w:eastAsia="宋体" w:cs="宋体"/>
          <w:sz w:val="24"/>
          <w:szCs w:val="24"/>
          <w:highlight w:val="none"/>
        </w:rPr>
        <w:t>标候选人。</w:t>
      </w:r>
    </w:p>
    <w:p w14:paraId="30701880">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（2）投标人评标总得分相同时，以投标报价低的优先；投标报价也相等的，依次按商务部分评审得分、技术方案评审得分由高到低确定排序；以上得分都相同不能确定</w:t>
      </w:r>
      <w:r>
        <w:rPr>
          <w:rFonts w:hint="eastAsia" w:ascii="宋体" w:hAnsi="宋体" w:eastAsia="宋体" w:cs="宋体"/>
          <w:sz w:val="24"/>
          <w:szCs w:val="24"/>
          <w:highlight w:val="none"/>
          <w:lang w:val="en-US" w:eastAsia="zh-CN"/>
        </w:rPr>
        <w:t>定</w:t>
      </w:r>
      <w:r>
        <w:rPr>
          <w:rFonts w:hint="eastAsia" w:ascii="宋体" w:hAnsi="宋体" w:eastAsia="宋体" w:cs="宋体"/>
          <w:sz w:val="24"/>
          <w:szCs w:val="24"/>
          <w:highlight w:val="none"/>
        </w:rPr>
        <w:t>标候选人高低排序的，由交易系统随机确定不能高低排序的</w:t>
      </w:r>
      <w:r>
        <w:rPr>
          <w:rFonts w:hint="eastAsia" w:ascii="宋体" w:hAnsi="宋体" w:eastAsia="宋体" w:cs="宋体"/>
          <w:sz w:val="24"/>
          <w:szCs w:val="24"/>
          <w:highlight w:val="none"/>
          <w:lang w:val="en-US" w:eastAsia="zh-CN"/>
        </w:rPr>
        <w:t>定</w:t>
      </w:r>
      <w:r>
        <w:rPr>
          <w:rFonts w:hint="eastAsia" w:ascii="宋体" w:hAnsi="宋体" w:eastAsia="宋体" w:cs="宋体"/>
          <w:sz w:val="24"/>
          <w:szCs w:val="24"/>
          <w:highlight w:val="none"/>
        </w:rPr>
        <w:t>标候选人。</w:t>
      </w:r>
    </w:p>
    <w:p w14:paraId="66084023">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 评标委员会根据规定予以否决投标后，如果因有效投标不足3个使得投标明显缺乏竞争的，评标委员会可以否决全部投标。</w:t>
      </w:r>
    </w:p>
    <w:p w14:paraId="2874FD82">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10.2 中标人的确定</w:t>
      </w:r>
    </w:p>
    <w:p w14:paraId="2990871B">
      <w:pPr>
        <w:pStyle w:val="15"/>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由招标人对</w:t>
      </w:r>
      <w:r>
        <w:rPr>
          <w:rFonts w:hint="eastAsia" w:ascii="宋体" w:hAnsi="宋体" w:eastAsia="宋体" w:cs="宋体"/>
          <w:sz w:val="24"/>
          <w:szCs w:val="24"/>
          <w:highlight w:val="none"/>
          <w:lang w:val="en-US" w:eastAsia="zh-CN"/>
        </w:rPr>
        <w:t>中</w:t>
      </w:r>
      <w:r>
        <w:rPr>
          <w:rFonts w:hint="eastAsia" w:ascii="宋体" w:hAnsi="宋体" w:eastAsia="宋体" w:cs="宋体"/>
          <w:sz w:val="24"/>
          <w:szCs w:val="24"/>
          <w:highlight w:val="none"/>
        </w:rPr>
        <w:t>标候选人进行公示。</w:t>
      </w:r>
      <w:r>
        <w:rPr>
          <w:rFonts w:hint="eastAsia" w:ascii="宋体" w:hAnsi="宋体" w:eastAsia="宋体" w:cs="宋体"/>
          <w:bCs/>
          <w:sz w:val="24"/>
          <w:szCs w:val="24"/>
          <w:highlight w:val="none"/>
        </w:rPr>
        <w:t>公示期间，对评标结果有异议或投诉的，将按照相关规定进行处理。</w:t>
      </w:r>
    </w:p>
    <w:p w14:paraId="2CFD39E9">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10.3 编制评标报告</w:t>
      </w:r>
    </w:p>
    <w:p w14:paraId="5F04FD92">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评标委员会根据评标办法的规定向招标人提交评标报告。评标报告应当由全体评标委员会成员签字。评标报告应当包括以下内容：</w:t>
      </w:r>
    </w:p>
    <w:p w14:paraId="20F8AD5F">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（1）基本情况和数据表；</w:t>
      </w:r>
    </w:p>
    <w:p w14:paraId="3799DB87">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（2）评标委员会成员名单；</w:t>
      </w:r>
    </w:p>
    <w:p w14:paraId="6C4BE915">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（3）开标记录；</w:t>
      </w:r>
    </w:p>
    <w:p w14:paraId="72AB5871">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（4）符合要求的投标一览表；</w:t>
      </w:r>
    </w:p>
    <w:p w14:paraId="769C1C78">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（5）否决投标情况说明；</w:t>
      </w:r>
    </w:p>
    <w:p w14:paraId="2CA5928A">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（6）评标标准、评标方法或者评标因素一览表；</w:t>
      </w:r>
    </w:p>
    <w:p w14:paraId="38A062CB">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（7）经评审的价格一览表（包括评标委员会在评标过程中所形成的所有记载评标结果、结论的表格、说明、记录等文件）；</w:t>
      </w:r>
    </w:p>
    <w:p w14:paraId="49C1B78A">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（8）经评审的投标人排序；</w:t>
      </w:r>
    </w:p>
    <w:p w14:paraId="68CF9A36">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（9）推荐的定标候选人名单与签订合同前要处理的事宜；</w:t>
      </w:r>
    </w:p>
    <w:p w14:paraId="3E309001">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（10）澄清、说明、补正事项纪要。</w:t>
      </w:r>
    </w:p>
    <w:p w14:paraId="019484CF">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408" w:name="_Toc5893"/>
      <w:bookmarkStart w:id="409" w:name="_Toc211498695"/>
      <w:r>
        <w:rPr>
          <w:rFonts w:hint="eastAsia" w:cs="宋体"/>
          <w:sz w:val="28"/>
          <w:szCs w:val="28"/>
          <w:highlight w:val="none"/>
          <w:lang w:val="en-US" w:eastAsia="zh-CN"/>
        </w:rPr>
        <w:t>11.特殊情况的处置程序</w:t>
      </w:r>
      <w:bookmarkEnd w:id="408"/>
      <w:bookmarkEnd w:id="409"/>
    </w:p>
    <w:p w14:paraId="612C1D46">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11.1 施工组织设计（暗标）的评审</w:t>
      </w:r>
    </w:p>
    <w:p w14:paraId="6BE1BC1E">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jc w:val="left"/>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商务及报价评审完成之后，将施工组织设计编号与投标人名称逐一对应。评标委员会全体成员对评审结果进行汇总和签字确认。</w:t>
      </w:r>
    </w:p>
    <w:p w14:paraId="188B2AD8">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11.2 关于评标活动暂停</w:t>
      </w:r>
    </w:p>
    <w:p w14:paraId="4FA925F1">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11.2.1 评标委员会应当执行连续评标的原则，按评标办法中规定的程序、内容、方法、标准完成全部评标工作。除特殊情况外，评标活动不得暂停。</w:t>
      </w:r>
    </w:p>
    <w:p w14:paraId="7527412D">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11.2.2 发生评标暂停情况时，评标委员会应当封存全部投标文件和评标记录，待特殊情况的影响结束且具备继续评标的条件时，由原评标委员会继续评标。</w:t>
      </w:r>
    </w:p>
    <w:p w14:paraId="19C93D37">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11.3 关于评标中途更换评委</w:t>
      </w:r>
    </w:p>
    <w:p w14:paraId="4602A4D7">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11.3.1 除非发生下列情况之一，不得在评标中途更换评标委员会成员：</w:t>
      </w:r>
    </w:p>
    <w:p w14:paraId="191FBCB4">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（1）因不可抗拒的原因，评标委员会成员不能到场或需在评标中途退出评标活动。</w:t>
      </w:r>
    </w:p>
    <w:p w14:paraId="28DA9617">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（2）根据法律法规规定，某个或某几个评标委员会成员需要回避。</w:t>
      </w:r>
    </w:p>
    <w:p w14:paraId="58E2FE0B">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11.3.2 退出评标的评标委员会成员，其已完成的评标行为无效。由招标人根据有关规定另行确定替代者进行评标。</w:t>
      </w:r>
    </w:p>
    <w:p w14:paraId="36278AC0">
      <w:pPr>
        <w:keepNext w:val="0"/>
        <w:keepLines w:val="0"/>
        <w:pageBreakBefore w:val="0"/>
        <w:widowControl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11.4 记名投票</w:t>
      </w:r>
    </w:p>
    <w:p w14:paraId="7AF29704">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在任何评标环节中，需评标委员会就某项定性的评审结论做出表决的，由评标委员会全体成员按照少数服从多数的原则，以记名投票方式表决。</w:t>
      </w:r>
    </w:p>
    <w:p w14:paraId="147DFA3E">
      <w:pPr>
        <w:pStyle w:val="3"/>
        <w:keepNext w:val="0"/>
        <w:keepLines w:val="0"/>
        <w:pageBreakBefore w:val="0"/>
        <w:widowControl w:val="0"/>
        <w:numPr>
          <w:ilvl w:val="0"/>
          <w:numId w:val="0"/>
        </w:numPr>
        <w:kinsoku/>
        <w:wordWrap/>
        <w:overflowPunct/>
        <w:topLinePunct w:val="0"/>
        <w:autoSpaceDE w:val="0"/>
        <w:autoSpaceDN w:val="0"/>
        <w:bidi w:val="0"/>
        <w:spacing w:after="160" w:line="400" w:lineRule="exact"/>
        <w:textAlignment w:val="auto"/>
        <w:rPr>
          <w:rFonts w:hint="eastAsia" w:cs="宋体"/>
          <w:sz w:val="28"/>
          <w:szCs w:val="28"/>
          <w:highlight w:val="none"/>
          <w:lang w:val="en-US" w:eastAsia="zh-CN"/>
        </w:rPr>
      </w:pPr>
      <w:bookmarkStart w:id="410" w:name="_Toc211498696"/>
      <w:bookmarkStart w:id="411" w:name="_Toc2947"/>
      <w:r>
        <w:rPr>
          <w:rFonts w:hint="eastAsia" w:cs="宋体"/>
          <w:sz w:val="28"/>
          <w:szCs w:val="28"/>
          <w:highlight w:val="none"/>
          <w:lang w:val="en-US" w:eastAsia="zh-CN"/>
        </w:rPr>
        <w:t>12.补充条款</w:t>
      </w:r>
      <w:bookmarkEnd w:id="410"/>
      <w:bookmarkEnd w:id="411"/>
    </w:p>
    <w:bookmarkEnd w:id="386"/>
    <w:p w14:paraId="41F71032">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bookmarkStart w:id="412" w:name="_Toc300678220"/>
      <w:r>
        <w:rPr>
          <w:rFonts w:hint="eastAsia" w:ascii="宋体" w:hAnsi="宋体" w:eastAsia="宋体" w:cs="宋体"/>
          <w:sz w:val="24"/>
          <w:szCs w:val="24"/>
          <w:highlight w:val="none"/>
        </w:rPr>
        <w:t>12.1</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评标过程中</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rPr>
        <w:t>对涉及行业法律法规及政策文件相关问题的，应当提请行政监管部门解释。对招标文件中存在的其他问题应当提请招标人澄清。</w:t>
      </w:r>
    </w:p>
    <w:p w14:paraId="363A55E2">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对上述情形以外的问题，由评标委员会集体讨论决定。无法形成一致意见时，应当按照少数服从多数原则进行表决并</w:t>
      </w:r>
      <w:r>
        <w:rPr>
          <w:rFonts w:hint="eastAsia" w:cs="宋体"/>
          <w:sz w:val="24"/>
          <w:szCs w:val="24"/>
          <w:highlight w:val="none"/>
          <w:lang w:eastAsia="zh-CN"/>
        </w:rPr>
        <w:t>予以</w:t>
      </w:r>
      <w:r>
        <w:rPr>
          <w:rFonts w:hint="eastAsia" w:ascii="宋体" w:hAnsi="宋体" w:eastAsia="宋体" w:cs="宋体"/>
          <w:sz w:val="24"/>
          <w:szCs w:val="24"/>
          <w:highlight w:val="none"/>
        </w:rPr>
        <w:t>记录。</w:t>
      </w:r>
    </w:p>
    <w:p w14:paraId="629C7514">
      <w:pPr>
        <w:keepNext w:val="0"/>
        <w:keepLines w:val="0"/>
        <w:pageBreakBefore w:val="0"/>
        <w:widowControl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highlight w:val="none"/>
          <w:lang w:eastAsia="zh-CN"/>
        </w:rPr>
      </w:pPr>
      <w:bookmarkStart w:id="413" w:name="_Hlk210291727"/>
      <w:r>
        <w:rPr>
          <w:rFonts w:hint="eastAsia" w:ascii="宋体" w:hAnsi="宋体" w:eastAsia="宋体" w:cs="宋体"/>
          <w:sz w:val="24"/>
          <w:szCs w:val="24"/>
          <w:highlight w:val="none"/>
        </w:rPr>
        <w:t>12.2</w:t>
      </w:r>
      <w:r>
        <w:rPr>
          <w:rFonts w:hint="eastAsia" w:cs="宋体"/>
          <w:sz w:val="24"/>
          <w:szCs w:val="24"/>
          <w:highlight w:val="none"/>
          <w:lang w:val="en-US" w:eastAsia="zh-CN"/>
        </w:rPr>
        <w:t xml:space="preserve"> </w:t>
      </w:r>
      <w:r>
        <w:rPr>
          <w:rFonts w:hint="eastAsia" w:ascii="宋体" w:hAnsi="宋体" w:eastAsia="宋体" w:cs="宋体"/>
          <w:sz w:val="24"/>
          <w:szCs w:val="24"/>
          <w:highlight w:val="none"/>
        </w:rPr>
        <w:t>评标专家签署评标报告</w:t>
      </w:r>
      <w:r>
        <w:rPr>
          <w:rFonts w:hint="eastAsia" w:ascii="宋体" w:hAnsi="宋体" w:eastAsia="宋体" w:cs="宋体"/>
          <w:sz w:val="24"/>
          <w:szCs w:val="24"/>
          <w:highlight w:val="none"/>
          <w:lang w:val="en-US" w:eastAsia="zh-CN"/>
        </w:rPr>
        <w:t>后</w:t>
      </w:r>
      <w:r>
        <w:rPr>
          <w:rFonts w:hint="eastAsia" w:ascii="宋体" w:hAnsi="宋体" w:eastAsia="宋体" w:cs="宋体"/>
          <w:sz w:val="24"/>
          <w:szCs w:val="24"/>
          <w:highlight w:val="none"/>
        </w:rPr>
        <w:t>，评标委员会邀请招标人进行复核</w:t>
      </w:r>
      <w:r>
        <w:rPr>
          <w:rFonts w:hint="eastAsia" w:ascii="宋体" w:hAnsi="宋体" w:eastAsia="宋体" w:cs="宋体"/>
          <w:sz w:val="24"/>
          <w:szCs w:val="24"/>
          <w:highlight w:val="none"/>
          <w:lang w:eastAsia="zh-CN"/>
        </w:rPr>
        <w:t>。</w:t>
      </w:r>
    </w:p>
    <w:bookmarkEnd w:id="413"/>
    <w:p w14:paraId="6334269D">
      <w:pPr>
        <w:adjustRightInd w:val="0"/>
        <w:snapToGrid w:val="0"/>
        <w:spacing w:line="360" w:lineRule="auto"/>
        <w:ind w:firstLine="480" w:firstLineChars="200"/>
        <w:rPr>
          <w:rFonts w:hint="eastAsia" w:ascii="宋体" w:hAnsi="宋体" w:eastAsia="宋体" w:cs="宋体"/>
          <w:bCs/>
          <w:kern w:val="0"/>
        </w:rPr>
      </w:pPr>
      <w:r>
        <w:rPr>
          <w:rFonts w:hint="eastAsia" w:ascii="宋体" w:hAnsi="宋体" w:eastAsia="宋体" w:cs="宋体"/>
        </w:rPr>
        <w:br w:type="page"/>
      </w:r>
    </w:p>
    <w:bookmarkEnd w:id="412"/>
    <w:p w14:paraId="41D1C52C">
      <w:pPr>
        <w:spacing w:line="360" w:lineRule="auto"/>
        <w:rPr>
          <w:rFonts w:hint="eastAsia" w:ascii="宋体" w:hAnsi="宋体" w:eastAsia="宋体" w:cs="宋体"/>
          <w:szCs w:val="21"/>
        </w:rPr>
        <w:sectPr>
          <w:footerReference r:id="rId12" w:type="first"/>
          <w:footerReference r:id="rId11" w:type="default"/>
          <w:pgSz w:w="11905" w:h="16838"/>
          <w:pgMar w:top="1417" w:right="1417" w:bottom="1417" w:left="1417" w:header="850" w:footer="850" w:gutter="0"/>
          <w:pgNumType w:fmt="numberInDash"/>
          <w:cols w:space="0" w:num="1"/>
          <w:rtlGutter w:val="0"/>
          <w:docGrid w:linePitch="315" w:charSpace="0"/>
        </w:sectPr>
      </w:pPr>
    </w:p>
    <w:p w14:paraId="1C98B9F4">
      <w:pPr>
        <w:pStyle w:val="2"/>
        <w:spacing w:before="0" w:after="0"/>
        <w:jc w:val="center"/>
        <w:rPr>
          <w:rFonts w:hint="eastAsia" w:ascii="宋体" w:hAnsi="宋体" w:eastAsia="宋体" w:cs="宋体"/>
          <w:b/>
          <w:bCs/>
        </w:rPr>
      </w:pPr>
      <w:bookmarkStart w:id="414" w:name="_Toc211498697"/>
      <w:bookmarkStart w:id="415" w:name="_Toc20437"/>
      <w:bookmarkStart w:id="416" w:name="_Toc80006109"/>
      <w:r>
        <w:rPr>
          <w:rFonts w:hint="eastAsia" w:ascii="宋体" w:hAnsi="宋体" w:eastAsia="宋体" w:cs="宋体"/>
          <w:b/>
          <w:bCs/>
        </w:rPr>
        <w:t>第三章  评标办法（综合评估法2）</w:t>
      </w:r>
      <w:bookmarkEnd w:id="414"/>
      <w:bookmarkEnd w:id="415"/>
    </w:p>
    <w:p w14:paraId="6E912B5F">
      <w:pPr>
        <w:pStyle w:val="2"/>
        <w:spacing w:before="0" w:after="0"/>
        <w:jc w:val="center"/>
        <w:rPr>
          <w:rFonts w:hint="eastAsia" w:ascii="宋体" w:hAnsi="宋体" w:eastAsia="宋体" w:cs="宋体"/>
          <w:b w:val="0"/>
          <w:bCs w:val="0"/>
          <w:sz w:val="30"/>
        </w:rPr>
      </w:pPr>
      <w:bookmarkStart w:id="417" w:name="_Toc211498698"/>
      <w:bookmarkStart w:id="418" w:name="_Toc13161"/>
      <w:r>
        <w:rPr>
          <w:rFonts w:hint="eastAsia" w:ascii="宋体" w:hAnsi="宋体" w:eastAsia="宋体" w:cs="宋体"/>
          <w:b w:val="0"/>
          <w:bCs w:val="0"/>
          <w:sz w:val="30"/>
        </w:rPr>
        <w:t>评标办法前附表</w:t>
      </w:r>
      <w:bookmarkEnd w:id="417"/>
      <w:bookmarkEnd w:id="418"/>
    </w:p>
    <w:tbl>
      <w:tblPr>
        <w:tblStyle w:val="41"/>
        <w:tblW w:w="98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895"/>
        <w:gridCol w:w="1633"/>
        <w:gridCol w:w="656"/>
        <w:gridCol w:w="3133"/>
        <w:gridCol w:w="1171"/>
        <w:gridCol w:w="1347"/>
      </w:tblGrid>
      <w:tr w14:paraId="609B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026" w:type="dxa"/>
            <w:vAlign w:val="center"/>
          </w:tcPr>
          <w:p w14:paraId="5AD60D73">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黑体" w:hAnsi="黑体" w:eastAsia="黑体" w:cs="黑体"/>
                <w:b w:val="0"/>
                <w:bCs/>
                <w:sz w:val="21"/>
                <w:szCs w:val="21"/>
                <w:highlight w:val="none"/>
              </w:rPr>
            </w:pPr>
            <w:r>
              <w:rPr>
                <w:rFonts w:hint="eastAsia" w:ascii="黑体" w:hAnsi="黑体" w:eastAsia="黑体" w:cs="黑体"/>
                <w:b w:val="0"/>
                <w:bCs/>
                <w:sz w:val="21"/>
                <w:szCs w:val="21"/>
                <w:highlight w:val="none"/>
              </w:rPr>
              <w:t>条款号</w:t>
            </w:r>
          </w:p>
        </w:tc>
        <w:tc>
          <w:tcPr>
            <w:tcW w:w="3184" w:type="dxa"/>
            <w:gridSpan w:val="3"/>
            <w:vAlign w:val="center"/>
          </w:tcPr>
          <w:p w14:paraId="1363B778">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b w:val="0"/>
                <w:bCs/>
                <w:sz w:val="21"/>
                <w:szCs w:val="21"/>
                <w:highlight w:val="none"/>
              </w:rPr>
            </w:pPr>
            <w:r>
              <w:rPr>
                <w:rFonts w:hint="eastAsia" w:ascii="黑体" w:hAnsi="黑体" w:eastAsia="黑体" w:cs="黑体"/>
                <w:b w:val="0"/>
                <w:bCs/>
                <w:sz w:val="21"/>
                <w:szCs w:val="21"/>
                <w:highlight w:val="none"/>
              </w:rPr>
              <w:t>评审因素</w:t>
            </w:r>
          </w:p>
        </w:tc>
        <w:tc>
          <w:tcPr>
            <w:tcW w:w="5651" w:type="dxa"/>
            <w:gridSpan w:val="3"/>
            <w:vAlign w:val="center"/>
          </w:tcPr>
          <w:p w14:paraId="18227E49">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b w:val="0"/>
                <w:bCs/>
                <w:sz w:val="21"/>
                <w:szCs w:val="21"/>
                <w:highlight w:val="none"/>
              </w:rPr>
            </w:pPr>
            <w:r>
              <w:rPr>
                <w:rFonts w:hint="eastAsia" w:ascii="黑体" w:hAnsi="黑体" w:eastAsia="黑体" w:cs="黑体"/>
                <w:b w:val="0"/>
                <w:bCs/>
                <w:sz w:val="21"/>
                <w:szCs w:val="21"/>
                <w:highlight w:val="none"/>
              </w:rPr>
              <w:t>评审标准</w:t>
            </w:r>
          </w:p>
        </w:tc>
      </w:tr>
      <w:tr w14:paraId="311E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1026" w:type="dxa"/>
            <w:vMerge w:val="restart"/>
            <w:vAlign w:val="center"/>
          </w:tcPr>
          <w:p w14:paraId="409A43AE">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r>
              <w:rPr>
                <w:rFonts w:hint="eastAsia" w:ascii="宋体" w:hAnsi="宋体" w:eastAsia="宋体" w:cs="宋体"/>
                <w:bCs/>
                <w:sz w:val="21"/>
                <w:szCs w:val="21"/>
                <w:highlight w:val="none"/>
              </w:rPr>
              <w:t>1.1</w:t>
            </w:r>
          </w:p>
        </w:tc>
        <w:tc>
          <w:tcPr>
            <w:tcW w:w="8835" w:type="dxa"/>
            <w:gridSpan w:val="6"/>
            <w:vAlign w:val="center"/>
          </w:tcPr>
          <w:p w14:paraId="6C1FA00E">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r>
              <w:rPr>
                <w:rFonts w:hint="eastAsia" w:ascii="宋体" w:hAnsi="宋体" w:eastAsia="宋体" w:cs="宋体"/>
                <w:sz w:val="21"/>
                <w:szCs w:val="21"/>
                <w:highlight w:val="none"/>
              </w:rPr>
              <w:t>形式评审</w:t>
            </w:r>
          </w:p>
        </w:tc>
      </w:tr>
      <w:tr w14:paraId="7D8A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026" w:type="dxa"/>
            <w:vMerge w:val="continue"/>
            <w:vAlign w:val="center"/>
          </w:tcPr>
          <w:p w14:paraId="06EC4F03">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p>
        </w:tc>
        <w:tc>
          <w:tcPr>
            <w:tcW w:w="3184" w:type="dxa"/>
            <w:gridSpan w:val="3"/>
            <w:vAlign w:val="center"/>
          </w:tcPr>
          <w:p w14:paraId="53136938">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投标人名称</w:t>
            </w:r>
          </w:p>
        </w:tc>
        <w:tc>
          <w:tcPr>
            <w:tcW w:w="5651" w:type="dxa"/>
            <w:gridSpan w:val="3"/>
            <w:vAlign w:val="center"/>
          </w:tcPr>
          <w:p w14:paraId="3020EFEF">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与营业执照</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园林、土石方</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、资质证书、安全生产许可证上的名称一致；省外企业名称与在“</w:t>
            </w:r>
            <w:r>
              <w:rPr>
                <w:rFonts w:hint="eastAsia" w:ascii="宋体" w:hAnsi="宋体" w:eastAsia="宋体" w:cs="宋体"/>
                <w:sz w:val="21"/>
                <w:szCs w:val="21"/>
                <w:highlight w:val="none"/>
                <w:lang w:eastAsia="zh-CN"/>
              </w:rPr>
              <w:t>山东省建筑市场监管与诚信信息一体化平台</w:t>
            </w:r>
            <w:r>
              <w:rPr>
                <w:rFonts w:hint="eastAsia" w:ascii="宋体" w:hAnsi="宋体" w:eastAsia="宋体" w:cs="宋体"/>
                <w:sz w:val="21"/>
                <w:szCs w:val="21"/>
                <w:highlight w:val="none"/>
              </w:rPr>
              <w:t>”报送的一致，（单位名称或证书正在变更过程中的应提供相应证明材料）。</w:t>
            </w:r>
          </w:p>
        </w:tc>
      </w:tr>
      <w:tr w14:paraId="489A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026" w:type="dxa"/>
            <w:vMerge w:val="continue"/>
            <w:vAlign w:val="center"/>
          </w:tcPr>
          <w:p w14:paraId="0E1EF616">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p>
        </w:tc>
        <w:tc>
          <w:tcPr>
            <w:tcW w:w="3184" w:type="dxa"/>
            <w:gridSpan w:val="3"/>
            <w:vAlign w:val="center"/>
          </w:tcPr>
          <w:p w14:paraId="0AE41A0B">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法定代表人身份证明</w:t>
            </w:r>
          </w:p>
        </w:tc>
        <w:tc>
          <w:tcPr>
            <w:tcW w:w="5651" w:type="dxa"/>
            <w:gridSpan w:val="3"/>
            <w:vAlign w:val="center"/>
          </w:tcPr>
          <w:p w14:paraId="5FA7F936">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提交法定代表人身份证明</w:t>
            </w:r>
          </w:p>
        </w:tc>
      </w:tr>
      <w:tr w14:paraId="0259D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026" w:type="dxa"/>
            <w:vMerge w:val="continue"/>
            <w:vAlign w:val="center"/>
          </w:tcPr>
          <w:p w14:paraId="766E42CA">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p>
        </w:tc>
        <w:tc>
          <w:tcPr>
            <w:tcW w:w="3184" w:type="dxa"/>
            <w:gridSpan w:val="3"/>
            <w:vAlign w:val="center"/>
          </w:tcPr>
          <w:p w14:paraId="41D49BC7">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授权委托书（如有）</w:t>
            </w:r>
          </w:p>
        </w:tc>
        <w:tc>
          <w:tcPr>
            <w:tcW w:w="5651" w:type="dxa"/>
            <w:gridSpan w:val="3"/>
            <w:vAlign w:val="center"/>
          </w:tcPr>
          <w:p w14:paraId="2BF20D05">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提交授权委托书</w:t>
            </w:r>
          </w:p>
        </w:tc>
      </w:tr>
      <w:tr w14:paraId="64D1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026" w:type="dxa"/>
            <w:vMerge w:val="continue"/>
            <w:vAlign w:val="center"/>
          </w:tcPr>
          <w:p w14:paraId="4A7A0F1E">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p>
        </w:tc>
        <w:tc>
          <w:tcPr>
            <w:tcW w:w="3184" w:type="dxa"/>
            <w:gridSpan w:val="3"/>
            <w:vAlign w:val="center"/>
          </w:tcPr>
          <w:p w14:paraId="62E4AC17">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投标文件签字盖章</w:t>
            </w:r>
          </w:p>
        </w:tc>
        <w:tc>
          <w:tcPr>
            <w:tcW w:w="5651" w:type="dxa"/>
            <w:gridSpan w:val="3"/>
            <w:vAlign w:val="center"/>
          </w:tcPr>
          <w:p w14:paraId="098172FC">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符合第二章“投标人须知”第3.7.3项规定</w:t>
            </w:r>
          </w:p>
        </w:tc>
      </w:tr>
      <w:tr w14:paraId="71ED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026" w:type="dxa"/>
            <w:vMerge w:val="continue"/>
            <w:vAlign w:val="center"/>
          </w:tcPr>
          <w:p w14:paraId="6066A1E0">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p>
        </w:tc>
        <w:tc>
          <w:tcPr>
            <w:tcW w:w="3184" w:type="dxa"/>
            <w:gridSpan w:val="3"/>
            <w:vAlign w:val="center"/>
          </w:tcPr>
          <w:p w14:paraId="2C359C2F">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投标报价</w:t>
            </w:r>
          </w:p>
        </w:tc>
        <w:tc>
          <w:tcPr>
            <w:tcW w:w="5651" w:type="dxa"/>
            <w:gridSpan w:val="3"/>
            <w:vAlign w:val="center"/>
          </w:tcPr>
          <w:p w14:paraId="039B8239">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只能有一个有效报价</w:t>
            </w:r>
          </w:p>
        </w:tc>
      </w:tr>
      <w:tr w14:paraId="2062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026" w:type="dxa"/>
            <w:vMerge w:val="continue"/>
            <w:vAlign w:val="center"/>
          </w:tcPr>
          <w:p w14:paraId="4743C01C">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p>
        </w:tc>
        <w:tc>
          <w:tcPr>
            <w:tcW w:w="3184" w:type="dxa"/>
            <w:gridSpan w:val="3"/>
            <w:vAlign w:val="center"/>
          </w:tcPr>
          <w:p w14:paraId="2CF64BA2">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联合体协议书（如有）</w:t>
            </w:r>
          </w:p>
        </w:tc>
        <w:tc>
          <w:tcPr>
            <w:tcW w:w="5651" w:type="dxa"/>
            <w:gridSpan w:val="3"/>
            <w:vAlign w:val="center"/>
          </w:tcPr>
          <w:p w14:paraId="3EFD6CAC">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联合体投标人提交联合体协议书，并明确联合体牵头人</w:t>
            </w:r>
          </w:p>
        </w:tc>
      </w:tr>
      <w:tr w14:paraId="2243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026" w:type="dxa"/>
            <w:vMerge w:val="continue"/>
            <w:vAlign w:val="center"/>
          </w:tcPr>
          <w:p w14:paraId="23A11F07">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p>
        </w:tc>
        <w:tc>
          <w:tcPr>
            <w:tcW w:w="3184" w:type="dxa"/>
            <w:gridSpan w:val="3"/>
            <w:vAlign w:val="center"/>
          </w:tcPr>
          <w:p w14:paraId="4C450F63">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r>
              <w:rPr>
                <w:rFonts w:hint="eastAsia" w:ascii="宋体" w:hAnsi="宋体" w:eastAsia="宋体" w:cs="宋体"/>
                <w:bCs/>
                <w:sz w:val="21"/>
                <w:szCs w:val="21"/>
                <w:highlight w:val="none"/>
              </w:rPr>
              <w:t>投标文件</w:t>
            </w:r>
          </w:p>
        </w:tc>
        <w:tc>
          <w:tcPr>
            <w:tcW w:w="5651" w:type="dxa"/>
            <w:gridSpan w:val="3"/>
            <w:vAlign w:val="center"/>
          </w:tcPr>
          <w:p w14:paraId="46ECA3EE">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bCs/>
                <w:sz w:val="21"/>
                <w:szCs w:val="21"/>
                <w:highlight w:val="none"/>
              </w:rPr>
            </w:pPr>
            <w:r>
              <w:rPr>
                <w:rFonts w:hint="eastAsia" w:ascii="宋体" w:hAnsi="宋体" w:eastAsia="宋体" w:cs="宋体"/>
                <w:sz w:val="21"/>
                <w:szCs w:val="21"/>
                <w:highlight w:val="none"/>
              </w:rPr>
              <w:t>同一投标人未提交两份以上不同内容的投标文件，但招标文件要求提交备选投标的除外</w:t>
            </w:r>
          </w:p>
        </w:tc>
      </w:tr>
      <w:tr w14:paraId="7DFF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026" w:type="dxa"/>
            <w:vMerge w:val="restart"/>
            <w:vAlign w:val="center"/>
          </w:tcPr>
          <w:p w14:paraId="10A49571">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r>
              <w:rPr>
                <w:rFonts w:hint="eastAsia" w:ascii="宋体" w:hAnsi="宋体" w:eastAsia="宋体" w:cs="宋体"/>
                <w:bCs/>
                <w:sz w:val="21"/>
                <w:szCs w:val="21"/>
                <w:highlight w:val="none"/>
              </w:rPr>
              <w:t>1.2</w:t>
            </w:r>
          </w:p>
        </w:tc>
        <w:tc>
          <w:tcPr>
            <w:tcW w:w="8835" w:type="dxa"/>
            <w:gridSpan w:val="6"/>
            <w:vAlign w:val="center"/>
          </w:tcPr>
          <w:p w14:paraId="0606F20D">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资格评审</w:t>
            </w:r>
          </w:p>
        </w:tc>
      </w:tr>
      <w:tr w14:paraId="4F1C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1026" w:type="dxa"/>
            <w:vMerge w:val="continue"/>
            <w:vAlign w:val="center"/>
          </w:tcPr>
          <w:p w14:paraId="4B979B5A">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6E1A5F07">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lang w:eastAsia="zh-CN"/>
              </w:rPr>
            </w:pPr>
            <w:r>
              <w:rPr>
                <w:rFonts w:hint="eastAsia" w:ascii="宋体" w:hAnsi="宋体" w:eastAsia="宋体" w:cs="宋体"/>
                <w:bCs/>
                <w:sz w:val="21"/>
                <w:szCs w:val="21"/>
                <w:highlight w:val="none"/>
              </w:rPr>
              <w:t>营业执照</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lang w:val="en-US" w:eastAsia="zh-CN"/>
              </w:rPr>
              <w:t>绿化、土石方</w:t>
            </w:r>
            <w:r>
              <w:rPr>
                <w:rFonts w:hint="eastAsia" w:ascii="宋体" w:hAnsi="宋体" w:eastAsia="宋体" w:cs="宋体"/>
                <w:bCs/>
                <w:sz w:val="21"/>
                <w:szCs w:val="21"/>
                <w:highlight w:val="none"/>
                <w:lang w:eastAsia="zh-CN"/>
              </w:rPr>
              <w:t>）</w:t>
            </w:r>
          </w:p>
        </w:tc>
        <w:tc>
          <w:tcPr>
            <w:tcW w:w="5651" w:type="dxa"/>
            <w:gridSpan w:val="3"/>
            <w:vAlign w:val="center"/>
          </w:tcPr>
          <w:p w14:paraId="01DF70CE">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具备有效的营业执照</w:t>
            </w:r>
          </w:p>
        </w:tc>
      </w:tr>
      <w:tr w14:paraId="6F1F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1026" w:type="dxa"/>
            <w:vMerge w:val="continue"/>
            <w:vAlign w:val="center"/>
          </w:tcPr>
          <w:p w14:paraId="3673A636">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60E6BF5C">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资质要求</w:t>
            </w:r>
          </w:p>
        </w:tc>
        <w:tc>
          <w:tcPr>
            <w:tcW w:w="5651" w:type="dxa"/>
            <w:gridSpan w:val="3"/>
            <w:vAlign w:val="center"/>
          </w:tcPr>
          <w:p w14:paraId="6E923B18">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符合第二章投标人须知第1.4.1项规定</w:t>
            </w:r>
          </w:p>
        </w:tc>
      </w:tr>
      <w:tr w14:paraId="26BE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1026" w:type="dxa"/>
            <w:vMerge w:val="continue"/>
            <w:vAlign w:val="center"/>
          </w:tcPr>
          <w:p w14:paraId="32E6F319">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465058C1">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安全生产许可证</w:t>
            </w:r>
          </w:p>
        </w:tc>
        <w:tc>
          <w:tcPr>
            <w:tcW w:w="5651" w:type="dxa"/>
            <w:gridSpan w:val="3"/>
            <w:vAlign w:val="center"/>
          </w:tcPr>
          <w:p w14:paraId="669F3E20">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具备有效的安全生产许可证</w:t>
            </w:r>
          </w:p>
        </w:tc>
      </w:tr>
      <w:tr w14:paraId="622E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026" w:type="dxa"/>
            <w:vMerge w:val="continue"/>
            <w:vAlign w:val="center"/>
          </w:tcPr>
          <w:p w14:paraId="1D82DB78">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7F7D3B99">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项目经理资格</w:t>
            </w:r>
          </w:p>
        </w:tc>
        <w:tc>
          <w:tcPr>
            <w:tcW w:w="5651" w:type="dxa"/>
            <w:gridSpan w:val="3"/>
            <w:vAlign w:val="center"/>
          </w:tcPr>
          <w:p w14:paraId="48D997FD">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符合第二章投标人须知第1.4.1项规定</w:t>
            </w:r>
          </w:p>
        </w:tc>
      </w:tr>
      <w:tr w14:paraId="3A35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026" w:type="dxa"/>
            <w:vMerge w:val="continue"/>
            <w:vAlign w:val="center"/>
          </w:tcPr>
          <w:p w14:paraId="16DFC195">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67B4B926">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联合体投标人（如有）</w:t>
            </w:r>
          </w:p>
        </w:tc>
        <w:tc>
          <w:tcPr>
            <w:tcW w:w="5651" w:type="dxa"/>
            <w:gridSpan w:val="3"/>
            <w:vAlign w:val="center"/>
          </w:tcPr>
          <w:p w14:paraId="7B01AB81">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符合第二章投标人须知第1.4.2项规定</w:t>
            </w:r>
          </w:p>
        </w:tc>
      </w:tr>
      <w:tr w14:paraId="3599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jc w:val="center"/>
        </w:trPr>
        <w:tc>
          <w:tcPr>
            <w:tcW w:w="1026" w:type="dxa"/>
            <w:vMerge w:val="continue"/>
            <w:vAlign w:val="center"/>
          </w:tcPr>
          <w:p w14:paraId="7860C54B">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8835" w:type="dxa"/>
            <w:gridSpan w:val="6"/>
            <w:vAlign w:val="center"/>
          </w:tcPr>
          <w:p w14:paraId="6C36E00E">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已进行资格预审的，交易系统一般不再对投标人资格进行评审。投标人资格预审申请文件的内容发生重大变化的，由交易系统依据资格预审文件中规定的标准和方法，对照投标人资格预审申请文件中的资料以及开标前更新的资料，对其更新的资料进行评审，其变化后的资格条件不得低于原有资格条件要求。</w:t>
            </w:r>
          </w:p>
          <w:p w14:paraId="3E0D41F5">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2.未进行资格预审的，由交易系统根据评审标准，对投标人资格进行评审。</w:t>
            </w:r>
          </w:p>
        </w:tc>
      </w:tr>
      <w:tr w14:paraId="5770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026" w:type="dxa"/>
            <w:vMerge w:val="restart"/>
            <w:vAlign w:val="center"/>
          </w:tcPr>
          <w:p w14:paraId="4D5C5875">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1</w:t>
            </w:r>
            <w:r>
              <w:rPr>
                <w:rFonts w:hint="eastAsia" w:ascii="宋体" w:hAnsi="宋体" w:eastAsia="宋体" w:cs="宋体"/>
                <w:sz w:val="21"/>
                <w:szCs w:val="21"/>
                <w:highlight w:val="none"/>
              </w:rPr>
              <w:t>.3</w:t>
            </w:r>
          </w:p>
        </w:tc>
        <w:tc>
          <w:tcPr>
            <w:tcW w:w="8835" w:type="dxa"/>
            <w:gridSpan w:val="6"/>
            <w:vAlign w:val="center"/>
          </w:tcPr>
          <w:p w14:paraId="7FEF0366">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r>
              <w:rPr>
                <w:rFonts w:hint="eastAsia" w:ascii="宋体" w:hAnsi="宋体" w:eastAsia="宋体" w:cs="宋体"/>
                <w:sz w:val="21"/>
                <w:szCs w:val="21"/>
                <w:highlight w:val="none"/>
              </w:rPr>
              <w:t>响应性评审</w:t>
            </w:r>
          </w:p>
        </w:tc>
      </w:tr>
      <w:tr w14:paraId="29A4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026" w:type="dxa"/>
            <w:vMerge w:val="continue"/>
            <w:vAlign w:val="center"/>
          </w:tcPr>
          <w:p w14:paraId="6B53BAF5">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3D259DFB">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投标内容</w:t>
            </w:r>
          </w:p>
        </w:tc>
        <w:tc>
          <w:tcPr>
            <w:tcW w:w="5651" w:type="dxa"/>
            <w:gridSpan w:val="3"/>
            <w:vAlign w:val="center"/>
          </w:tcPr>
          <w:p w14:paraId="042D67EE">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kern w:val="0"/>
                <w:sz w:val="21"/>
                <w:szCs w:val="21"/>
                <w:highlight w:val="none"/>
              </w:rPr>
              <w:t>投标文件载明的投标范围不小于招标文件规定的招标范围</w:t>
            </w:r>
          </w:p>
        </w:tc>
      </w:tr>
      <w:tr w14:paraId="3B5C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4" w:hRule="atLeast"/>
          <w:jc w:val="center"/>
        </w:trPr>
        <w:tc>
          <w:tcPr>
            <w:tcW w:w="1026" w:type="dxa"/>
            <w:vMerge w:val="continue"/>
            <w:vAlign w:val="center"/>
          </w:tcPr>
          <w:p w14:paraId="3A8F1A47">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6FFA110A">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投标报价</w:t>
            </w:r>
          </w:p>
        </w:tc>
        <w:tc>
          <w:tcPr>
            <w:tcW w:w="5651" w:type="dxa"/>
            <w:gridSpan w:val="3"/>
            <w:vAlign w:val="center"/>
          </w:tcPr>
          <w:p w14:paraId="6F6BAA0C">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投标报价未超过招标文件规定的最高投标限价；</w:t>
            </w:r>
          </w:p>
          <w:p w14:paraId="4D5CFED7">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投标报价中的安全生产措施费费率未低于省住房城乡建设主管部门公布的费率；</w:t>
            </w:r>
          </w:p>
          <w:p w14:paraId="41A9DA14">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投标报价中的增值税按照政府有关主管部门的规定计算费用；</w:t>
            </w:r>
          </w:p>
          <w:p w14:paraId="237EAC5A">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投标报价中的暂列金额和专业工程暂估价金额和材料暂估单价与招标人公布的暂列金额和专业工程暂估价金额和材料暂估单价保持一致的；</w:t>
            </w:r>
          </w:p>
          <w:p w14:paraId="722EF710">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bCs/>
                <w:sz w:val="21"/>
                <w:szCs w:val="21"/>
                <w:highlight w:val="none"/>
              </w:rPr>
            </w:pPr>
            <w:r>
              <w:rPr>
                <w:rFonts w:hint="eastAsia" w:ascii="宋体" w:hAnsi="宋体" w:eastAsia="宋体" w:cs="宋体"/>
                <w:sz w:val="21"/>
                <w:szCs w:val="21"/>
                <w:highlight w:val="none"/>
              </w:rPr>
              <w:t>投标报价中的分部分项工程项目清单（不含在分部分项工程项目清单中列项的措施项目费）项目编码、项目名称、项目特征、计量单位和工程数量与招标</w:t>
            </w:r>
            <w:r>
              <w:rPr>
                <w:rFonts w:hint="eastAsia" w:ascii="宋体" w:hAnsi="宋体" w:eastAsia="宋体" w:cs="宋体"/>
                <w:sz w:val="21"/>
                <w:szCs w:val="21"/>
                <w:highlight w:val="none"/>
                <w:lang w:eastAsia="zh"/>
              </w:rPr>
              <w:t>人公布的</w:t>
            </w:r>
            <w:r>
              <w:rPr>
                <w:rFonts w:hint="eastAsia" w:ascii="宋体" w:hAnsi="宋体" w:eastAsia="宋体" w:cs="宋体"/>
                <w:sz w:val="21"/>
                <w:szCs w:val="21"/>
                <w:highlight w:val="none"/>
              </w:rPr>
              <w:t>分部分项工程项目清单（不含在分部分项工程项目清单中列项的措施项目费）项目编码、项目名称、项目特征、计量单位和工程数量保持一致的（适用于采用单价合同的工程）。</w:t>
            </w:r>
          </w:p>
        </w:tc>
      </w:tr>
      <w:tr w14:paraId="7B5E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26" w:type="dxa"/>
            <w:vMerge w:val="continue"/>
            <w:vAlign w:val="center"/>
          </w:tcPr>
          <w:p w14:paraId="4723B4D2">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35782E46">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工期</w:t>
            </w:r>
          </w:p>
        </w:tc>
        <w:tc>
          <w:tcPr>
            <w:tcW w:w="5651" w:type="dxa"/>
            <w:gridSpan w:val="3"/>
            <w:vAlign w:val="center"/>
          </w:tcPr>
          <w:p w14:paraId="5357B918">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kern w:val="0"/>
                <w:sz w:val="21"/>
                <w:szCs w:val="21"/>
                <w:highlight w:val="none"/>
              </w:rPr>
              <w:t>投标文件载明的招标项目完成期限未超过招标文件要求的期限</w:t>
            </w:r>
          </w:p>
        </w:tc>
      </w:tr>
      <w:tr w14:paraId="616C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26" w:type="dxa"/>
            <w:vMerge w:val="continue"/>
            <w:vAlign w:val="center"/>
          </w:tcPr>
          <w:p w14:paraId="138606C3">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78557B18">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工程质量和保修</w:t>
            </w:r>
          </w:p>
        </w:tc>
        <w:tc>
          <w:tcPr>
            <w:tcW w:w="5651" w:type="dxa"/>
            <w:gridSpan w:val="3"/>
            <w:vAlign w:val="center"/>
          </w:tcPr>
          <w:p w14:paraId="3763198D">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kern w:val="0"/>
                <w:sz w:val="21"/>
                <w:szCs w:val="21"/>
                <w:highlight w:val="none"/>
              </w:rPr>
              <w:t>投标文件载明的质量标准和保修承诺不低于招标文件的要求</w:t>
            </w:r>
          </w:p>
        </w:tc>
      </w:tr>
      <w:tr w14:paraId="6754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26" w:type="dxa"/>
            <w:vMerge w:val="continue"/>
            <w:vAlign w:val="center"/>
          </w:tcPr>
          <w:p w14:paraId="74D0483C">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668256FE">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省外入鲁企业基本信息报送</w:t>
            </w:r>
          </w:p>
        </w:tc>
        <w:tc>
          <w:tcPr>
            <w:tcW w:w="5651" w:type="dxa"/>
            <w:gridSpan w:val="3"/>
            <w:vAlign w:val="center"/>
          </w:tcPr>
          <w:p w14:paraId="49906BDA">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符合第二章“投标人须知”的规定</w:t>
            </w:r>
          </w:p>
        </w:tc>
      </w:tr>
      <w:tr w14:paraId="0812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26" w:type="dxa"/>
            <w:vMerge w:val="continue"/>
            <w:vAlign w:val="center"/>
          </w:tcPr>
          <w:p w14:paraId="21BF524A">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7C93D6C4">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拟任项目经理在建情况</w:t>
            </w:r>
          </w:p>
        </w:tc>
        <w:tc>
          <w:tcPr>
            <w:tcW w:w="5651" w:type="dxa"/>
            <w:gridSpan w:val="3"/>
            <w:vAlign w:val="center"/>
          </w:tcPr>
          <w:p w14:paraId="446BB9CA">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符合第二章投标人须知规定</w:t>
            </w:r>
          </w:p>
        </w:tc>
      </w:tr>
      <w:tr w14:paraId="08A2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1026" w:type="dxa"/>
            <w:vMerge w:val="continue"/>
            <w:vAlign w:val="center"/>
          </w:tcPr>
          <w:p w14:paraId="372BF776">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37F28D61">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投标保证金</w:t>
            </w:r>
          </w:p>
        </w:tc>
        <w:tc>
          <w:tcPr>
            <w:tcW w:w="5651" w:type="dxa"/>
            <w:gridSpan w:val="3"/>
            <w:vAlign w:val="center"/>
          </w:tcPr>
          <w:p w14:paraId="3896E196">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符合第二章投标人须知第3.4.1项规定，保函受益人和投标人的全称与招标人和投标人名称一致；保函有效期起始时间应为本项目投标截止时间之前；保函有效期应不短于投标有效期。</w:t>
            </w:r>
          </w:p>
        </w:tc>
      </w:tr>
      <w:tr w14:paraId="3E0C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1026" w:type="dxa"/>
            <w:vMerge w:val="continue"/>
            <w:vAlign w:val="center"/>
          </w:tcPr>
          <w:p w14:paraId="4539ECF4">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2A083C5E">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投标有效期</w:t>
            </w:r>
          </w:p>
        </w:tc>
        <w:tc>
          <w:tcPr>
            <w:tcW w:w="5651" w:type="dxa"/>
            <w:gridSpan w:val="3"/>
            <w:vAlign w:val="center"/>
          </w:tcPr>
          <w:p w14:paraId="27553184">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投标有效期不短于投标人须知前附表的</w:t>
            </w:r>
            <w:r>
              <w:rPr>
                <w:rFonts w:hint="eastAsia" w:ascii="宋体" w:hAnsi="宋体" w:eastAsia="宋体" w:cs="宋体"/>
                <w:kern w:val="0"/>
                <w:sz w:val="21"/>
                <w:szCs w:val="21"/>
                <w:highlight w:val="none"/>
              </w:rPr>
              <w:t>规定</w:t>
            </w:r>
          </w:p>
        </w:tc>
      </w:tr>
      <w:tr w14:paraId="6123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1026" w:type="dxa"/>
            <w:vMerge w:val="continue"/>
            <w:vAlign w:val="center"/>
          </w:tcPr>
          <w:p w14:paraId="1B3F10EE">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344816AB">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权利义务</w:t>
            </w:r>
          </w:p>
        </w:tc>
        <w:tc>
          <w:tcPr>
            <w:tcW w:w="5651" w:type="dxa"/>
            <w:gridSpan w:val="3"/>
            <w:vAlign w:val="center"/>
          </w:tcPr>
          <w:p w14:paraId="6981E581">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符合第四章“合同条款及格式”规定</w:t>
            </w:r>
          </w:p>
        </w:tc>
      </w:tr>
      <w:tr w14:paraId="105CA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1026" w:type="dxa"/>
            <w:vMerge w:val="continue"/>
            <w:vAlign w:val="center"/>
          </w:tcPr>
          <w:p w14:paraId="7035838F">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3184" w:type="dxa"/>
            <w:gridSpan w:val="3"/>
            <w:vAlign w:val="center"/>
          </w:tcPr>
          <w:p w14:paraId="08A96F63">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bCs/>
                <w:sz w:val="21"/>
                <w:szCs w:val="21"/>
                <w:highlight w:val="none"/>
              </w:rPr>
              <w:t>技术标准和要求</w:t>
            </w:r>
          </w:p>
        </w:tc>
        <w:tc>
          <w:tcPr>
            <w:tcW w:w="5651" w:type="dxa"/>
            <w:gridSpan w:val="3"/>
            <w:vAlign w:val="center"/>
          </w:tcPr>
          <w:p w14:paraId="10FA1835">
            <w:pPr>
              <w:pStyle w:val="226"/>
              <w:keepNext w:val="0"/>
              <w:keepLines w:val="0"/>
              <w:pageBreakBefore w:val="0"/>
              <w:widowControl w:val="0"/>
              <w:kinsoku/>
              <w:wordWrap/>
              <w:overflowPunct/>
              <w:topLinePunct w:val="0"/>
              <w:bidi w:val="0"/>
              <w:adjustRightInd/>
              <w:spacing w:after="0" w:line="300" w:lineRule="exact"/>
              <w:ind w:left="48" w:leftChars="20" w:right="48" w:rightChars="20"/>
              <w:textAlignment w:val="auto"/>
              <w:rPr>
                <w:rFonts w:hint="eastAsia" w:ascii="宋体" w:hAnsi="宋体" w:eastAsia="宋体" w:cs="宋体"/>
                <w:color w:val="auto"/>
                <w:sz w:val="21"/>
                <w:szCs w:val="21"/>
                <w:highlight w:val="none"/>
              </w:rPr>
            </w:pPr>
            <w:r>
              <w:rPr>
                <w:rFonts w:hint="eastAsia" w:ascii="宋体" w:hAnsi="宋体" w:eastAsia="宋体" w:cs="宋体"/>
                <w:bCs/>
                <w:color w:val="auto"/>
                <w:kern w:val="2"/>
                <w:sz w:val="21"/>
                <w:szCs w:val="21"/>
                <w:highlight w:val="none"/>
              </w:rPr>
              <w:t>符合第七章技术标准和要求（合同技术条款）的规定</w:t>
            </w:r>
          </w:p>
        </w:tc>
      </w:tr>
      <w:tr w14:paraId="51C4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026" w:type="dxa"/>
            <w:vAlign w:val="center"/>
          </w:tcPr>
          <w:p w14:paraId="222B57EF">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黑体" w:hAnsi="黑体" w:eastAsia="黑体" w:cs="黑体"/>
                <w:b w:val="0"/>
                <w:bCs/>
                <w:sz w:val="21"/>
                <w:szCs w:val="21"/>
                <w:highlight w:val="none"/>
              </w:rPr>
            </w:pPr>
            <w:r>
              <w:rPr>
                <w:rFonts w:hint="eastAsia" w:ascii="黑体" w:hAnsi="黑体" w:eastAsia="黑体" w:cs="黑体"/>
                <w:b w:val="0"/>
                <w:bCs/>
                <w:sz w:val="21"/>
                <w:szCs w:val="21"/>
                <w:highlight w:val="none"/>
              </w:rPr>
              <w:t>条款号</w:t>
            </w:r>
          </w:p>
        </w:tc>
        <w:tc>
          <w:tcPr>
            <w:tcW w:w="3184" w:type="dxa"/>
            <w:gridSpan w:val="3"/>
            <w:vAlign w:val="center"/>
          </w:tcPr>
          <w:p w14:paraId="564AED52">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b w:val="0"/>
                <w:bCs/>
                <w:sz w:val="21"/>
                <w:szCs w:val="21"/>
                <w:highlight w:val="none"/>
              </w:rPr>
            </w:pPr>
            <w:r>
              <w:rPr>
                <w:rFonts w:hint="eastAsia" w:ascii="黑体" w:hAnsi="黑体" w:eastAsia="黑体" w:cs="黑体"/>
                <w:b w:val="0"/>
                <w:bCs/>
                <w:sz w:val="21"/>
                <w:szCs w:val="21"/>
                <w:highlight w:val="none"/>
              </w:rPr>
              <w:t>条款内容</w:t>
            </w:r>
          </w:p>
        </w:tc>
        <w:tc>
          <w:tcPr>
            <w:tcW w:w="5651" w:type="dxa"/>
            <w:gridSpan w:val="3"/>
            <w:vAlign w:val="center"/>
          </w:tcPr>
          <w:p w14:paraId="51146E59">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b w:val="0"/>
                <w:bCs/>
                <w:sz w:val="21"/>
                <w:szCs w:val="21"/>
                <w:highlight w:val="none"/>
              </w:rPr>
            </w:pPr>
            <w:r>
              <w:rPr>
                <w:rFonts w:hint="eastAsia" w:ascii="黑体" w:hAnsi="黑体" w:eastAsia="黑体" w:cs="黑体"/>
                <w:b w:val="0"/>
                <w:bCs/>
                <w:sz w:val="21"/>
                <w:szCs w:val="21"/>
                <w:highlight w:val="none"/>
              </w:rPr>
              <w:t>编列内容</w:t>
            </w:r>
          </w:p>
        </w:tc>
      </w:tr>
      <w:tr w14:paraId="35EE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026" w:type="dxa"/>
            <w:vAlign w:val="center"/>
          </w:tcPr>
          <w:p w14:paraId="36E04684">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p>
          <w:p w14:paraId="22A45E00">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r>
              <w:rPr>
                <w:rFonts w:hint="eastAsia" w:ascii="宋体" w:hAnsi="宋体" w:eastAsia="宋体" w:cs="宋体"/>
                <w:bCs/>
                <w:sz w:val="21"/>
                <w:szCs w:val="21"/>
                <w:highlight w:val="none"/>
              </w:rPr>
              <w:t>1.4</w:t>
            </w:r>
          </w:p>
        </w:tc>
        <w:tc>
          <w:tcPr>
            <w:tcW w:w="3184" w:type="dxa"/>
            <w:gridSpan w:val="3"/>
            <w:vAlign w:val="center"/>
          </w:tcPr>
          <w:p w14:paraId="67A155EE">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权值构成</w:t>
            </w:r>
          </w:p>
          <w:p w14:paraId="7A98343E">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r>
              <w:rPr>
                <w:rFonts w:hint="eastAsia" w:ascii="宋体" w:hAnsi="宋体" w:eastAsia="宋体" w:cs="宋体"/>
                <w:sz w:val="21"/>
                <w:szCs w:val="21"/>
                <w:highlight w:val="none"/>
              </w:rPr>
              <w:t>（总权值为1）</w:t>
            </w:r>
          </w:p>
        </w:tc>
        <w:tc>
          <w:tcPr>
            <w:tcW w:w="5651" w:type="dxa"/>
            <w:gridSpan w:val="3"/>
            <w:vAlign w:val="center"/>
          </w:tcPr>
          <w:p w14:paraId="423983F9">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报价权重范围：</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w:t>
            </w:r>
            <w:r>
              <w:rPr>
                <w:rFonts w:hint="eastAsia" w:cs="宋体"/>
                <w:sz w:val="21"/>
                <w:szCs w:val="21"/>
                <w:highlight w:val="none"/>
                <w:lang w:eastAsia="zh-CN"/>
              </w:rPr>
              <w:t>45%—50%</w:t>
            </w:r>
            <w:r>
              <w:rPr>
                <w:rFonts w:hint="eastAsia" w:ascii="宋体" w:hAnsi="宋体" w:eastAsia="宋体" w:cs="宋体"/>
                <w:sz w:val="21"/>
                <w:szCs w:val="21"/>
                <w:highlight w:val="none"/>
              </w:rPr>
              <w:t>）；</w:t>
            </w:r>
          </w:p>
          <w:p w14:paraId="5CD6CC0D">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技术权重范围：</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w:t>
            </w:r>
            <w:r>
              <w:rPr>
                <w:rFonts w:hint="eastAsia" w:cs="宋体"/>
                <w:sz w:val="21"/>
                <w:szCs w:val="21"/>
                <w:highlight w:val="none"/>
                <w:lang w:eastAsia="zh-CN"/>
              </w:rPr>
              <w:t>20%—25%</w:t>
            </w:r>
            <w:r>
              <w:rPr>
                <w:rFonts w:hint="eastAsia" w:ascii="宋体" w:hAnsi="宋体" w:eastAsia="宋体" w:cs="宋体"/>
                <w:sz w:val="21"/>
                <w:szCs w:val="21"/>
                <w:highlight w:val="none"/>
              </w:rPr>
              <w:t>）；</w:t>
            </w:r>
          </w:p>
          <w:p w14:paraId="03E548C2">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商务权重范围：</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w:t>
            </w:r>
            <w:r>
              <w:rPr>
                <w:rFonts w:hint="eastAsia" w:cs="宋体"/>
                <w:sz w:val="21"/>
                <w:szCs w:val="21"/>
                <w:highlight w:val="none"/>
                <w:lang w:eastAsia="zh-CN"/>
              </w:rPr>
              <w:t>25%—35%</w:t>
            </w:r>
            <w:r>
              <w:rPr>
                <w:rFonts w:hint="eastAsia" w:ascii="宋体" w:hAnsi="宋体" w:eastAsia="宋体" w:cs="宋体"/>
                <w:sz w:val="21"/>
                <w:szCs w:val="21"/>
                <w:highlight w:val="none"/>
              </w:rPr>
              <w:t>）。</w:t>
            </w:r>
          </w:p>
          <w:p w14:paraId="5CBEC962">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其中商务评审包括：</w:t>
            </w:r>
          </w:p>
          <w:p w14:paraId="7B1084E5">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类似工程业绩</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w:t>
            </w:r>
            <w:r>
              <w:rPr>
                <w:rFonts w:hint="eastAsia" w:cs="宋体"/>
                <w:sz w:val="21"/>
                <w:szCs w:val="21"/>
                <w:highlight w:val="none"/>
                <w:lang w:eastAsia="zh-CN"/>
              </w:rPr>
              <w:t>50%—60%</w:t>
            </w:r>
            <w:r>
              <w:rPr>
                <w:rFonts w:hint="eastAsia" w:ascii="宋体" w:hAnsi="宋体" w:eastAsia="宋体" w:cs="宋体"/>
                <w:sz w:val="21"/>
                <w:szCs w:val="21"/>
                <w:highlight w:val="none"/>
              </w:rPr>
              <w:t>）；</w:t>
            </w:r>
          </w:p>
          <w:p w14:paraId="3C4FF1B7">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奖项：</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w:t>
            </w:r>
            <w:r>
              <w:rPr>
                <w:rFonts w:hint="eastAsia" w:cs="宋体"/>
                <w:sz w:val="21"/>
                <w:szCs w:val="21"/>
                <w:highlight w:val="none"/>
                <w:lang w:eastAsia="zh-CN"/>
              </w:rPr>
              <w:t>20%—30%</w:t>
            </w:r>
            <w:r>
              <w:rPr>
                <w:rFonts w:hint="eastAsia" w:ascii="宋体" w:hAnsi="宋体" w:eastAsia="宋体" w:cs="宋体"/>
                <w:sz w:val="21"/>
                <w:szCs w:val="21"/>
                <w:highlight w:val="none"/>
              </w:rPr>
              <w:t>）；</w:t>
            </w:r>
          </w:p>
          <w:p w14:paraId="1ABCE276">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bCs/>
                <w:sz w:val="21"/>
                <w:szCs w:val="21"/>
                <w:highlight w:val="none"/>
              </w:rPr>
            </w:pPr>
            <w:r>
              <w:rPr>
                <w:rFonts w:hint="eastAsia" w:ascii="宋体" w:hAnsi="宋体" w:eastAsia="宋体" w:cs="宋体"/>
                <w:sz w:val="21"/>
                <w:szCs w:val="21"/>
                <w:highlight w:val="none"/>
              </w:rPr>
              <w:t>项目经理业绩：权重</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u w:val="single"/>
                <w:lang w:val="en-US" w:eastAsia="zh-CN"/>
              </w:rPr>
              <w:t>2</w:t>
            </w:r>
            <w:r>
              <w:rPr>
                <w:rFonts w:hint="eastAsia" w:ascii="宋体" w:hAnsi="宋体" w:eastAsia="宋体" w:cs="宋体"/>
                <w:sz w:val="21"/>
                <w:szCs w:val="21"/>
                <w:highlight w:val="none"/>
                <w:u w:val="single"/>
              </w:rPr>
              <w:t xml:space="preserve">0% </w:t>
            </w:r>
            <w:r>
              <w:rPr>
                <w:rFonts w:hint="eastAsia" w:ascii="宋体" w:hAnsi="宋体" w:eastAsia="宋体" w:cs="宋体"/>
                <w:sz w:val="21"/>
                <w:szCs w:val="21"/>
                <w:highlight w:val="none"/>
              </w:rPr>
              <w:t>。（如不选择项目经理业绩，此部分权重由系统自动平移至报价权重分值中。）</w:t>
            </w:r>
          </w:p>
        </w:tc>
      </w:tr>
      <w:tr w14:paraId="3FEE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1026" w:type="dxa"/>
            <w:vAlign w:val="center"/>
          </w:tcPr>
          <w:p w14:paraId="02BB905D">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黑体" w:hAnsi="黑体" w:eastAsia="黑体" w:cs="黑体"/>
                <w:strike/>
                <w:sz w:val="21"/>
                <w:szCs w:val="21"/>
                <w:highlight w:val="none"/>
              </w:rPr>
            </w:pPr>
            <w:r>
              <w:rPr>
                <w:rFonts w:hint="eastAsia" w:ascii="黑体" w:hAnsi="黑体" w:eastAsia="黑体" w:cs="黑体"/>
                <w:sz w:val="21"/>
                <w:szCs w:val="21"/>
                <w:highlight w:val="none"/>
              </w:rPr>
              <w:t>条款号</w:t>
            </w:r>
          </w:p>
        </w:tc>
        <w:tc>
          <w:tcPr>
            <w:tcW w:w="2528" w:type="dxa"/>
            <w:gridSpan w:val="2"/>
            <w:vAlign w:val="center"/>
          </w:tcPr>
          <w:p w14:paraId="1F5D2C36">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bCs/>
                <w:sz w:val="21"/>
                <w:szCs w:val="21"/>
                <w:highlight w:val="none"/>
              </w:rPr>
            </w:pPr>
            <w:r>
              <w:rPr>
                <w:rFonts w:hint="eastAsia" w:ascii="黑体" w:hAnsi="黑体" w:eastAsia="黑体" w:cs="黑体"/>
                <w:sz w:val="21"/>
                <w:szCs w:val="21"/>
                <w:highlight w:val="none"/>
              </w:rPr>
              <w:t>评审因素</w:t>
            </w:r>
          </w:p>
        </w:tc>
        <w:tc>
          <w:tcPr>
            <w:tcW w:w="3789" w:type="dxa"/>
            <w:gridSpan w:val="2"/>
            <w:vMerge w:val="restart"/>
            <w:vAlign w:val="center"/>
          </w:tcPr>
          <w:p w14:paraId="714CF9AA">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sz w:val="21"/>
                <w:szCs w:val="21"/>
                <w:highlight w:val="none"/>
              </w:rPr>
            </w:pPr>
            <w:r>
              <w:rPr>
                <w:rFonts w:hint="eastAsia" w:ascii="黑体" w:hAnsi="黑体" w:eastAsia="黑体" w:cs="黑体"/>
                <w:sz w:val="21"/>
                <w:szCs w:val="21"/>
                <w:highlight w:val="none"/>
              </w:rPr>
              <w:t>评审标准</w:t>
            </w:r>
          </w:p>
        </w:tc>
        <w:tc>
          <w:tcPr>
            <w:tcW w:w="2518" w:type="dxa"/>
            <w:gridSpan w:val="2"/>
            <w:vAlign w:val="center"/>
          </w:tcPr>
          <w:p w14:paraId="32384B9A">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sz w:val="21"/>
                <w:szCs w:val="21"/>
                <w:highlight w:val="none"/>
              </w:rPr>
            </w:pPr>
            <w:r>
              <w:rPr>
                <w:rFonts w:hint="eastAsia" w:ascii="黑体" w:hAnsi="黑体" w:eastAsia="黑体" w:cs="黑体"/>
                <w:color w:val="auto"/>
                <w:sz w:val="21"/>
                <w:szCs w:val="21"/>
                <w:highlight w:val="none"/>
              </w:rPr>
              <w:t>评审结论</w:t>
            </w:r>
          </w:p>
        </w:tc>
      </w:tr>
      <w:tr w14:paraId="1186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026" w:type="dxa"/>
            <w:vMerge w:val="restart"/>
            <w:vAlign w:val="center"/>
          </w:tcPr>
          <w:p w14:paraId="77701635">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1.5</w:t>
            </w:r>
          </w:p>
          <w:p w14:paraId="56AD6356">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895" w:type="dxa"/>
            <w:vAlign w:val="center"/>
          </w:tcPr>
          <w:p w14:paraId="5572D064">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内容</w:t>
            </w:r>
          </w:p>
        </w:tc>
        <w:tc>
          <w:tcPr>
            <w:tcW w:w="1633" w:type="dxa"/>
            <w:vAlign w:val="center"/>
          </w:tcPr>
          <w:p w14:paraId="75BAE690">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细分项</w:t>
            </w:r>
          </w:p>
        </w:tc>
        <w:tc>
          <w:tcPr>
            <w:tcW w:w="3789" w:type="dxa"/>
            <w:gridSpan w:val="2"/>
            <w:vMerge w:val="continue"/>
            <w:vAlign w:val="center"/>
          </w:tcPr>
          <w:p w14:paraId="24397E86">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c>
          <w:tcPr>
            <w:tcW w:w="1171" w:type="dxa"/>
            <w:vAlign w:val="center"/>
          </w:tcPr>
          <w:p w14:paraId="6D00A242">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lang w:eastAsia="zh-CN"/>
              </w:rPr>
            </w:pPr>
            <w:r>
              <w:rPr>
                <w:rFonts w:hint="eastAsia" w:ascii="宋体" w:hAnsi="宋体" w:eastAsia="宋体" w:cs="宋体"/>
                <w:color w:val="auto"/>
                <w:sz w:val="21"/>
                <w:szCs w:val="21"/>
                <w:highlight w:val="none"/>
                <w:lang w:val="en-US" w:eastAsia="zh-CN"/>
              </w:rPr>
              <w:t>分数</w:t>
            </w:r>
          </w:p>
        </w:tc>
        <w:tc>
          <w:tcPr>
            <w:tcW w:w="1347" w:type="dxa"/>
            <w:vAlign w:val="center"/>
          </w:tcPr>
          <w:p w14:paraId="0EE5B80F">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lang w:eastAsia="zh-CN"/>
              </w:rPr>
            </w:pPr>
            <w:r>
              <w:rPr>
                <w:rFonts w:hint="eastAsia" w:ascii="宋体" w:hAnsi="宋体" w:eastAsia="宋体" w:cs="宋体"/>
                <w:color w:val="auto"/>
                <w:sz w:val="21"/>
                <w:szCs w:val="21"/>
                <w:highlight w:val="none"/>
                <w:lang w:val="en-US" w:eastAsia="zh-CN"/>
              </w:rPr>
              <w:t>得分</w:t>
            </w:r>
          </w:p>
        </w:tc>
      </w:tr>
      <w:tr w14:paraId="755E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7" w:hRule="atLeast"/>
          <w:jc w:val="center"/>
        </w:trPr>
        <w:tc>
          <w:tcPr>
            <w:tcW w:w="1026" w:type="dxa"/>
            <w:vMerge w:val="continue"/>
            <w:vAlign w:val="center"/>
          </w:tcPr>
          <w:p w14:paraId="1E93F384">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895" w:type="dxa"/>
            <w:vMerge w:val="restart"/>
            <w:vAlign w:val="center"/>
          </w:tcPr>
          <w:p w14:paraId="4FF1EFC7">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p w14:paraId="08F739DE">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p w14:paraId="5264BE19">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p w14:paraId="2F688163">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p w14:paraId="47850982">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技术评审</w:t>
            </w:r>
            <w:r>
              <w:rPr>
                <w:rFonts w:hint="eastAsia" w:cs="宋体"/>
                <w:sz w:val="21"/>
                <w:szCs w:val="21"/>
                <w:highlight w:val="none"/>
                <w:lang w:eastAsia="zh-CN"/>
              </w:rPr>
              <w:t>（</w:t>
            </w:r>
            <w:r>
              <w:rPr>
                <w:rFonts w:hint="eastAsia" w:ascii="宋体" w:hAnsi="宋体" w:eastAsia="宋体" w:cs="宋体"/>
                <w:sz w:val="21"/>
                <w:szCs w:val="21"/>
                <w:highlight w:val="none"/>
              </w:rPr>
              <w:t>施工组织设计</w:t>
            </w:r>
            <w:r>
              <w:rPr>
                <w:rFonts w:hint="eastAsia" w:cs="宋体"/>
                <w:sz w:val="21"/>
                <w:szCs w:val="21"/>
                <w:highlight w:val="none"/>
                <w:lang w:eastAsia="zh-CN"/>
              </w:rPr>
              <w:t>）</w:t>
            </w:r>
          </w:p>
          <w:p w14:paraId="393A28AF">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c>
          <w:tcPr>
            <w:tcW w:w="1633" w:type="dxa"/>
            <w:vAlign w:val="center"/>
          </w:tcPr>
          <w:p w14:paraId="5D0B2A2A">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施工方案与技术措施</w:t>
            </w:r>
          </w:p>
        </w:tc>
        <w:tc>
          <w:tcPr>
            <w:tcW w:w="3789" w:type="dxa"/>
            <w:gridSpan w:val="2"/>
            <w:vAlign w:val="center"/>
          </w:tcPr>
          <w:p w14:paraId="01824AA2">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 xml:space="preserve"> 施工方案是否完整，是否有关键项目施工技术方案；或者市政项目是否有交通措施（除招标文件明确不需要外）；是否准确引用强制性技术标准，是否明显违反国家和省有关规定。</w:t>
            </w:r>
          </w:p>
        </w:tc>
        <w:tc>
          <w:tcPr>
            <w:tcW w:w="1171" w:type="dxa"/>
            <w:vAlign w:val="center"/>
          </w:tcPr>
          <w:p w14:paraId="3D638539">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25分</w:t>
            </w:r>
          </w:p>
        </w:tc>
        <w:tc>
          <w:tcPr>
            <w:tcW w:w="1347" w:type="dxa"/>
            <w:vAlign w:val="center"/>
          </w:tcPr>
          <w:p w14:paraId="7472A5FB">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r>
      <w:tr w14:paraId="69A9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026" w:type="dxa"/>
            <w:vMerge w:val="continue"/>
            <w:vAlign w:val="center"/>
          </w:tcPr>
          <w:p w14:paraId="26F78B93">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895" w:type="dxa"/>
            <w:vMerge w:val="continue"/>
            <w:vAlign w:val="center"/>
          </w:tcPr>
          <w:p w14:paraId="5F77B02C">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c>
          <w:tcPr>
            <w:tcW w:w="1633" w:type="dxa"/>
            <w:vAlign w:val="center"/>
          </w:tcPr>
          <w:p w14:paraId="067A7F3B">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质量管理体系与措施</w:t>
            </w:r>
          </w:p>
        </w:tc>
        <w:tc>
          <w:tcPr>
            <w:tcW w:w="3789" w:type="dxa"/>
            <w:gridSpan w:val="2"/>
            <w:vAlign w:val="center"/>
          </w:tcPr>
          <w:p w14:paraId="0F926963">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质量目标是否满足招标文件要求，是否有质量保证措施；是否准确引用强制性技术标准，是否明显违反国家和省有关规定。</w:t>
            </w:r>
          </w:p>
        </w:tc>
        <w:tc>
          <w:tcPr>
            <w:tcW w:w="1171" w:type="dxa"/>
            <w:vAlign w:val="center"/>
          </w:tcPr>
          <w:p w14:paraId="3F19137D">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15分</w:t>
            </w:r>
          </w:p>
        </w:tc>
        <w:tc>
          <w:tcPr>
            <w:tcW w:w="1347" w:type="dxa"/>
            <w:vAlign w:val="center"/>
          </w:tcPr>
          <w:p w14:paraId="33C1F9DC">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r>
      <w:tr w14:paraId="5CAD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1" w:hRule="atLeast"/>
          <w:jc w:val="center"/>
        </w:trPr>
        <w:tc>
          <w:tcPr>
            <w:tcW w:w="1026" w:type="dxa"/>
            <w:vMerge w:val="continue"/>
            <w:vAlign w:val="center"/>
          </w:tcPr>
          <w:p w14:paraId="4CB3B197">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895" w:type="dxa"/>
            <w:vMerge w:val="continue"/>
            <w:vAlign w:val="center"/>
          </w:tcPr>
          <w:p w14:paraId="42ACFD0C">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c>
          <w:tcPr>
            <w:tcW w:w="1633" w:type="dxa"/>
            <w:vAlign w:val="center"/>
          </w:tcPr>
          <w:p w14:paraId="7C50E226">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安全管理体系与措施</w:t>
            </w:r>
          </w:p>
        </w:tc>
        <w:tc>
          <w:tcPr>
            <w:tcW w:w="3789" w:type="dxa"/>
            <w:gridSpan w:val="2"/>
            <w:vAlign w:val="center"/>
          </w:tcPr>
          <w:p w14:paraId="35E9D918">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安全目标是否满足招标文件要求，是否有重大危险源识别和控制措施，是否有施工安全措施；是否准确引用强制性技术标准，是否明显违反国家和省有关规定。</w:t>
            </w:r>
          </w:p>
        </w:tc>
        <w:tc>
          <w:tcPr>
            <w:tcW w:w="1171" w:type="dxa"/>
            <w:vAlign w:val="center"/>
          </w:tcPr>
          <w:p w14:paraId="5A6CBED2">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20分</w:t>
            </w:r>
          </w:p>
        </w:tc>
        <w:tc>
          <w:tcPr>
            <w:tcW w:w="1347" w:type="dxa"/>
            <w:vAlign w:val="center"/>
          </w:tcPr>
          <w:p w14:paraId="21F7B391">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r>
      <w:tr w14:paraId="77D6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jc w:val="center"/>
        </w:trPr>
        <w:tc>
          <w:tcPr>
            <w:tcW w:w="1026" w:type="dxa"/>
            <w:vMerge w:val="continue"/>
            <w:vAlign w:val="center"/>
          </w:tcPr>
          <w:p w14:paraId="7B799037">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895" w:type="dxa"/>
            <w:vMerge w:val="continue"/>
            <w:vAlign w:val="center"/>
          </w:tcPr>
          <w:p w14:paraId="2AA3FA04">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c>
          <w:tcPr>
            <w:tcW w:w="1633" w:type="dxa"/>
            <w:vAlign w:val="center"/>
          </w:tcPr>
          <w:p w14:paraId="3D86735E">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环境保护管理体系与措施</w:t>
            </w:r>
          </w:p>
        </w:tc>
        <w:tc>
          <w:tcPr>
            <w:tcW w:w="3789" w:type="dxa"/>
            <w:gridSpan w:val="2"/>
            <w:vAlign w:val="center"/>
          </w:tcPr>
          <w:p w14:paraId="61A208F0">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环境管理目标是否明确，是否有环境保护保证措施；是否有建筑垃圾源头减量、分类处置及扬尘污染防治等相关内容。</w:t>
            </w:r>
          </w:p>
        </w:tc>
        <w:tc>
          <w:tcPr>
            <w:tcW w:w="1171" w:type="dxa"/>
            <w:vAlign w:val="center"/>
          </w:tcPr>
          <w:p w14:paraId="3AFDF06B">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15分</w:t>
            </w:r>
          </w:p>
        </w:tc>
        <w:tc>
          <w:tcPr>
            <w:tcW w:w="1347" w:type="dxa"/>
            <w:vAlign w:val="center"/>
          </w:tcPr>
          <w:p w14:paraId="72F0A7A8">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r>
      <w:tr w14:paraId="5BD1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1026" w:type="dxa"/>
            <w:vMerge w:val="continue"/>
            <w:vAlign w:val="center"/>
          </w:tcPr>
          <w:p w14:paraId="26926174">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895" w:type="dxa"/>
            <w:vMerge w:val="continue"/>
            <w:vAlign w:val="center"/>
          </w:tcPr>
          <w:p w14:paraId="57867BB3">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c>
          <w:tcPr>
            <w:tcW w:w="1633" w:type="dxa"/>
            <w:vAlign w:val="center"/>
          </w:tcPr>
          <w:p w14:paraId="35C043C3">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工程进度计划与保证措施</w:t>
            </w:r>
          </w:p>
        </w:tc>
        <w:tc>
          <w:tcPr>
            <w:tcW w:w="3789" w:type="dxa"/>
            <w:gridSpan w:val="2"/>
            <w:vAlign w:val="center"/>
          </w:tcPr>
          <w:p w14:paraId="207E465C">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总工期及节点工期是否满足招标文件要求；施工进度计划内容是否全面，线路是否清晰、准确、完整。</w:t>
            </w:r>
          </w:p>
        </w:tc>
        <w:tc>
          <w:tcPr>
            <w:tcW w:w="1171" w:type="dxa"/>
            <w:vAlign w:val="center"/>
          </w:tcPr>
          <w:p w14:paraId="7425E512">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15分</w:t>
            </w:r>
          </w:p>
        </w:tc>
        <w:tc>
          <w:tcPr>
            <w:tcW w:w="1347" w:type="dxa"/>
            <w:vAlign w:val="center"/>
          </w:tcPr>
          <w:p w14:paraId="5C1C23ED">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r>
      <w:tr w14:paraId="6D17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1026" w:type="dxa"/>
            <w:vMerge w:val="continue"/>
            <w:vAlign w:val="center"/>
          </w:tcPr>
          <w:p w14:paraId="0B9F66A5">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895" w:type="dxa"/>
            <w:vMerge w:val="continue"/>
            <w:vAlign w:val="center"/>
          </w:tcPr>
          <w:p w14:paraId="44728ECE">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c>
          <w:tcPr>
            <w:tcW w:w="1633" w:type="dxa"/>
            <w:vAlign w:val="center"/>
          </w:tcPr>
          <w:p w14:paraId="5F67ED71">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资源配备计划</w:t>
            </w:r>
          </w:p>
        </w:tc>
        <w:tc>
          <w:tcPr>
            <w:tcW w:w="3789" w:type="dxa"/>
            <w:gridSpan w:val="2"/>
            <w:vAlign w:val="center"/>
          </w:tcPr>
          <w:p w14:paraId="1D83BF02">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资源投入计划与施工部署、施工方法及进度计划是否能够相互呼应并满足施工需要，调配投入计划是否合理、准确。</w:t>
            </w:r>
          </w:p>
        </w:tc>
        <w:tc>
          <w:tcPr>
            <w:tcW w:w="1171" w:type="dxa"/>
            <w:vAlign w:val="center"/>
          </w:tcPr>
          <w:p w14:paraId="7B8EF613">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color w:val="auto"/>
                <w:sz w:val="21"/>
                <w:szCs w:val="21"/>
                <w:highlight w:val="none"/>
              </w:rPr>
              <w:t>10分</w:t>
            </w:r>
          </w:p>
        </w:tc>
        <w:tc>
          <w:tcPr>
            <w:tcW w:w="1347" w:type="dxa"/>
            <w:vAlign w:val="center"/>
          </w:tcPr>
          <w:p w14:paraId="427D445B">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r>
      <w:tr w14:paraId="6A83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1026" w:type="dxa"/>
            <w:vMerge w:val="continue"/>
            <w:vAlign w:val="center"/>
          </w:tcPr>
          <w:p w14:paraId="44AA920F">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895" w:type="dxa"/>
            <w:vMerge w:val="continue"/>
            <w:vAlign w:val="center"/>
          </w:tcPr>
          <w:p w14:paraId="667AE017">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c>
          <w:tcPr>
            <w:tcW w:w="1633" w:type="dxa"/>
            <w:vAlign w:val="center"/>
          </w:tcPr>
          <w:p w14:paraId="338893B7">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□项目经理陈述或答辩</w:t>
            </w:r>
          </w:p>
        </w:tc>
        <w:tc>
          <w:tcPr>
            <w:tcW w:w="3789" w:type="dxa"/>
            <w:gridSpan w:val="2"/>
            <w:vAlign w:val="center"/>
          </w:tcPr>
          <w:p w14:paraId="2C90A83C">
            <w:pPr>
              <w:keepNext w:val="0"/>
              <w:keepLines w:val="0"/>
              <w:pageBreakBefore w:val="0"/>
              <w:widowControl w:val="0"/>
              <w:kinsoku/>
              <w:wordWrap/>
              <w:overflowPunct/>
              <w:topLinePunct w:val="0"/>
              <w:bidi w:val="0"/>
              <w:spacing w:line="300" w:lineRule="exact"/>
              <w:ind w:left="48" w:leftChars="20" w:right="48" w:rightChars="20" w:firstLine="0" w:firstLineChars="0"/>
              <w:textAlignment w:val="auto"/>
              <w:rPr>
                <w:rFonts w:hint="eastAsia" w:ascii="宋体" w:hAnsi="宋体" w:eastAsia="宋体" w:cs="宋体"/>
                <w:sz w:val="21"/>
                <w:szCs w:val="21"/>
                <w:highlight w:val="none"/>
              </w:rPr>
            </w:pPr>
          </w:p>
        </w:tc>
        <w:tc>
          <w:tcPr>
            <w:tcW w:w="1171" w:type="dxa"/>
            <w:vAlign w:val="center"/>
          </w:tcPr>
          <w:p w14:paraId="13498A46">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10分</w:t>
            </w:r>
          </w:p>
        </w:tc>
        <w:tc>
          <w:tcPr>
            <w:tcW w:w="1347" w:type="dxa"/>
            <w:vAlign w:val="center"/>
          </w:tcPr>
          <w:p w14:paraId="1C81C14E">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r>
      <w:tr w14:paraId="7D75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1026" w:type="dxa"/>
            <w:vMerge w:val="continue"/>
            <w:vAlign w:val="center"/>
          </w:tcPr>
          <w:p w14:paraId="2672B75E">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8835" w:type="dxa"/>
            <w:gridSpan w:val="6"/>
            <w:vAlign w:val="center"/>
          </w:tcPr>
          <w:p w14:paraId="7072AE14">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1.施工组织设计采用暗标形式，投标文件施工组织设计内出现投标人名称或者出现任何能直接判断出投标人名称的内容，评标委员会应当否决其投标。</w:t>
            </w:r>
          </w:p>
          <w:p w14:paraId="772DA3D9">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2.评审因素细分项缺项或者同一评审因素细分项被超过一半评标委员会成员判定为不合格的，该细分项</w:t>
            </w:r>
            <w:r>
              <w:rPr>
                <w:rFonts w:hint="eastAsia" w:cs="宋体"/>
                <w:sz w:val="21"/>
                <w:szCs w:val="21"/>
                <w:highlight w:val="none"/>
                <w:lang w:val="en-US" w:eastAsia="zh-CN"/>
              </w:rPr>
              <w:t>记零分</w:t>
            </w:r>
            <w:r>
              <w:rPr>
                <w:rFonts w:hint="eastAsia" w:ascii="宋体" w:hAnsi="宋体" w:eastAsia="宋体" w:cs="宋体"/>
                <w:sz w:val="21"/>
                <w:szCs w:val="21"/>
                <w:highlight w:val="none"/>
                <w:lang w:val="en-US" w:eastAsia="zh-CN"/>
              </w:rPr>
              <w:t>，评标委员会应当根据评审标准内容注明详细理由和依据。</w:t>
            </w:r>
          </w:p>
          <w:p w14:paraId="2F22BBD3">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3.评标委员会对施工组织设计评审因素进行评审，在各评审因素细分项均能满足响应的情况下，其得分不应低于招标文件规定该评审因素满分值的85%，评分分值低于满分值85%的，评标委员会成员应当在评标报告中</w:t>
            </w:r>
            <w:r>
              <w:rPr>
                <w:rFonts w:hint="eastAsia" w:cs="宋体"/>
                <w:sz w:val="21"/>
                <w:szCs w:val="21"/>
                <w:highlight w:val="none"/>
                <w:lang w:val="en-US" w:eastAsia="zh-CN"/>
              </w:rPr>
              <w:t>作出</w:t>
            </w:r>
            <w:r>
              <w:rPr>
                <w:rFonts w:hint="eastAsia" w:ascii="宋体" w:hAnsi="宋体" w:eastAsia="宋体" w:cs="宋体"/>
                <w:sz w:val="21"/>
                <w:szCs w:val="21"/>
                <w:highlight w:val="none"/>
                <w:lang w:val="en-US" w:eastAsia="zh-CN"/>
              </w:rPr>
              <w:t>说明并注明详细理由和依据，不得采用笼统或简单的“一般、差”等表述。</w:t>
            </w:r>
          </w:p>
          <w:p w14:paraId="49CFB075">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4.专家成员总数为 7 人及以上时，投标人施工组织设计得分应以分别去掉一个最高分和一个最低分后计算的平均值确定。</w:t>
            </w:r>
          </w:p>
        </w:tc>
      </w:tr>
      <w:tr w14:paraId="40D8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26" w:type="dxa"/>
            <w:vAlign w:val="center"/>
          </w:tcPr>
          <w:p w14:paraId="609CC4AB">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黑体" w:hAnsi="黑体" w:eastAsia="黑体" w:cs="黑体"/>
                <w:bCs/>
                <w:sz w:val="21"/>
                <w:szCs w:val="21"/>
                <w:highlight w:val="none"/>
              </w:rPr>
            </w:pPr>
            <w:r>
              <w:rPr>
                <w:rFonts w:hint="eastAsia" w:ascii="黑体" w:hAnsi="黑体" w:eastAsia="黑体" w:cs="黑体"/>
                <w:bCs/>
                <w:sz w:val="21"/>
                <w:szCs w:val="21"/>
                <w:highlight w:val="none"/>
              </w:rPr>
              <w:t>条款号</w:t>
            </w:r>
          </w:p>
        </w:tc>
        <w:tc>
          <w:tcPr>
            <w:tcW w:w="2528" w:type="dxa"/>
            <w:gridSpan w:val="2"/>
            <w:vAlign w:val="center"/>
          </w:tcPr>
          <w:p w14:paraId="6D2CC898">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bCs/>
                <w:sz w:val="21"/>
                <w:szCs w:val="21"/>
                <w:highlight w:val="none"/>
              </w:rPr>
            </w:pPr>
            <w:r>
              <w:rPr>
                <w:rFonts w:hint="eastAsia" w:ascii="黑体" w:hAnsi="黑体" w:eastAsia="黑体" w:cs="黑体"/>
                <w:bCs/>
                <w:sz w:val="21"/>
                <w:szCs w:val="21"/>
                <w:highlight w:val="none"/>
              </w:rPr>
              <w:t>评审因素及</w:t>
            </w:r>
          </w:p>
          <w:p w14:paraId="659D54D4">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bCs/>
                <w:sz w:val="21"/>
                <w:szCs w:val="21"/>
                <w:highlight w:val="none"/>
              </w:rPr>
            </w:pPr>
            <w:r>
              <w:rPr>
                <w:rFonts w:hint="eastAsia" w:ascii="黑体" w:hAnsi="黑体" w:eastAsia="黑体" w:cs="黑体"/>
                <w:bCs/>
                <w:sz w:val="21"/>
                <w:szCs w:val="21"/>
                <w:highlight w:val="none"/>
              </w:rPr>
              <w:t>取值范围</w:t>
            </w:r>
          </w:p>
        </w:tc>
        <w:tc>
          <w:tcPr>
            <w:tcW w:w="4960" w:type="dxa"/>
            <w:gridSpan w:val="3"/>
            <w:vAlign w:val="center"/>
          </w:tcPr>
          <w:p w14:paraId="6790BE87">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bCs/>
                <w:sz w:val="21"/>
                <w:szCs w:val="21"/>
                <w:highlight w:val="none"/>
              </w:rPr>
            </w:pPr>
            <w:r>
              <w:rPr>
                <w:rFonts w:hint="eastAsia" w:ascii="黑体" w:hAnsi="黑体" w:eastAsia="黑体" w:cs="黑体"/>
                <w:bCs/>
                <w:sz w:val="21"/>
                <w:szCs w:val="21"/>
                <w:highlight w:val="none"/>
              </w:rPr>
              <w:t>评审标准</w:t>
            </w:r>
          </w:p>
        </w:tc>
        <w:tc>
          <w:tcPr>
            <w:tcW w:w="1347" w:type="dxa"/>
            <w:vAlign w:val="center"/>
          </w:tcPr>
          <w:p w14:paraId="32006DAC">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黑体" w:hAnsi="黑体" w:eastAsia="黑体" w:cs="黑体"/>
                <w:bCs/>
                <w:sz w:val="21"/>
                <w:szCs w:val="21"/>
                <w:highlight w:val="none"/>
              </w:rPr>
            </w:pPr>
            <w:r>
              <w:rPr>
                <w:rFonts w:hint="eastAsia" w:ascii="黑体" w:hAnsi="黑体" w:eastAsia="黑体" w:cs="黑体"/>
                <w:bCs/>
                <w:sz w:val="21"/>
                <w:szCs w:val="21"/>
                <w:highlight w:val="none"/>
              </w:rPr>
              <w:t>评审计分</w:t>
            </w:r>
          </w:p>
        </w:tc>
      </w:tr>
      <w:tr w14:paraId="37F92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26" w:type="dxa"/>
            <w:vMerge w:val="restart"/>
            <w:vAlign w:val="center"/>
          </w:tcPr>
          <w:p w14:paraId="6EF1E047">
            <w:pPr>
              <w:keepNext w:val="0"/>
              <w:keepLines w:val="0"/>
              <w:pageBreakBefore w:val="0"/>
              <w:widowControl w:val="0"/>
              <w:kinsoku/>
              <w:wordWrap/>
              <w:overflowPunct/>
              <w:topLinePunct w:val="0"/>
              <w:bidi w:val="0"/>
              <w:adjustRightInd/>
              <w:snapToGrid/>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1.6</w:t>
            </w:r>
          </w:p>
        </w:tc>
        <w:tc>
          <w:tcPr>
            <w:tcW w:w="8835" w:type="dxa"/>
            <w:gridSpan w:val="6"/>
            <w:vAlign w:val="center"/>
          </w:tcPr>
          <w:p w14:paraId="16DFC0F4">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bCs/>
                <w:sz w:val="21"/>
                <w:szCs w:val="21"/>
                <w:highlight w:val="none"/>
              </w:rPr>
            </w:pPr>
            <w:r>
              <w:rPr>
                <w:rFonts w:hint="eastAsia" w:ascii="宋体" w:hAnsi="宋体" w:eastAsia="宋体" w:cs="宋体"/>
                <w:sz w:val="21"/>
                <w:szCs w:val="21"/>
                <w:highlight w:val="none"/>
              </w:rPr>
              <w:t>商务部分评审</w:t>
            </w:r>
          </w:p>
        </w:tc>
      </w:tr>
      <w:tr w14:paraId="0AB7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026" w:type="dxa"/>
            <w:vMerge w:val="continue"/>
            <w:vAlign w:val="center"/>
          </w:tcPr>
          <w:p w14:paraId="44E39475">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2528" w:type="dxa"/>
            <w:gridSpan w:val="2"/>
            <w:vAlign w:val="center"/>
          </w:tcPr>
          <w:p w14:paraId="1E8E9A85">
            <w:pPr>
              <w:spacing w:line="300" w:lineRule="exact"/>
              <w:ind w:left="48" w:leftChars="20" w:right="48" w:rightChars="2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类似业绩</w:t>
            </w:r>
          </w:p>
        </w:tc>
        <w:tc>
          <w:tcPr>
            <w:tcW w:w="4960" w:type="dxa"/>
            <w:gridSpan w:val="3"/>
            <w:vAlign w:val="center"/>
          </w:tcPr>
          <w:p w14:paraId="08AC435E">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详见投标须知前附表6.4中“评审加分的投标人类似工程业绩”要求。</w:t>
            </w:r>
          </w:p>
        </w:tc>
        <w:tc>
          <w:tcPr>
            <w:tcW w:w="1347" w:type="dxa"/>
            <w:vAlign w:val="center"/>
          </w:tcPr>
          <w:p w14:paraId="1B0B4A45">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r>
      <w:tr w14:paraId="1CAD8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9" w:hRule="atLeast"/>
          <w:jc w:val="center"/>
        </w:trPr>
        <w:tc>
          <w:tcPr>
            <w:tcW w:w="1026" w:type="dxa"/>
            <w:vMerge w:val="continue"/>
            <w:vAlign w:val="center"/>
          </w:tcPr>
          <w:p w14:paraId="52D647E8">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2528" w:type="dxa"/>
            <w:gridSpan w:val="2"/>
            <w:vAlign w:val="center"/>
          </w:tcPr>
          <w:p w14:paraId="4FE3F1C2">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rPr>
              <w:t>项目经理类似工程业绩：如不选择项目经理业绩，此部分权重由系统自动平移至报价权重分值中。</w:t>
            </w:r>
          </w:p>
        </w:tc>
        <w:tc>
          <w:tcPr>
            <w:tcW w:w="4960" w:type="dxa"/>
            <w:gridSpan w:val="3"/>
            <w:vAlign w:val="center"/>
          </w:tcPr>
          <w:p w14:paraId="47E80F8D">
            <w:pPr>
              <w:keepNext w:val="0"/>
              <w:keepLines w:val="0"/>
              <w:pageBreakBefore w:val="0"/>
              <w:widowControl w:val="0"/>
              <w:kinsoku/>
              <w:wordWrap/>
              <w:overflowPunct/>
              <w:topLinePunct w:val="0"/>
              <w:bidi w:val="0"/>
              <w:snapToGrid/>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详见投标须知前附表6.4中“评审加分的项目经理类似工程业绩”要求。</w:t>
            </w:r>
          </w:p>
        </w:tc>
        <w:tc>
          <w:tcPr>
            <w:tcW w:w="1347" w:type="dxa"/>
            <w:vAlign w:val="center"/>
          </w:tcPr>
          <w:p w14:paraId="10A47C2D">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r>
      <w:tr w14:paraId="02D2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jc w:val="center"/>
        </w:trPr>
        <w:tc>
          <w:tcPr>
            <w:tcW w:w="1026" w:type="dxa"/>
            <w:vMerge w:val="continue"/>
            <w:vAlign w:val="center"/>
          </w:tcPr>
          <w:p w14:paraId="03EFFBFD">
            <w:pPr>
              <w:keepNext w:val="0"/>
              <w:keepLines w:val="0"/>
              <w:pageBreakBefore w:val="0"/>
              <w:widowControl w:val="0"/>
              <w:kinsoku/>
              <w:wordWrap/>
              <w:overflowPunct/>
              <w:topLinePunct w:val="0"/>
              <w:bidi w:val="0"/>
              <w:adjustRightInd/>
              <w:snapToGrid/>
              <w:spacing w:line="300" w:lineRule="exact"/>
              <w:ind w:left="48" w:leftChars="20" w:right="48" w:rightChars="20"/>
              <w:jc w:val="center"/>
              <w:textAlignment w:val="auto"/>
              <w:rPr>
                <w:rFonts w:hint="eastAsia" w:ascii="宋体" w:hAnsi="宋体" w:eastAsia="宋体" w:cs="宋体"/>
                <w:sz w:val="21"/>
                <w:szCs w:val="21"/>
                <w:highlight w:val="none"/>
              </w:rPr>
            </w:pPr>
          </w:p>
        </w:tc>
        <w:tc>
          <w:tcPr>
            <w:tcW w:w="2528" w:type="dxa"/>
            <w:gridSpan w:val="2"/>
            <w:vAlign w:val="center"/>
          </w:tcPr>
          <w:p w14:paraId="2CA5CCEE">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奖项</w:t>
            </w:r>
          </w:p>
        </w:tc>
        <w:tc>
          <w:tcPr>
            <w:tcW w:w="4960" w:type="dxa"/>
            <w:gridSpan w:val="3"/>
            <w:vAlign w:val="center"/>
          </w:tcPr>
          <w:p w14:paraId="2D021DE8">
            <w:pPr>
              <w:keepNext w:val="0"/>
              <w:keepLines w:val="0"/>
              <w:pageBreakBefore w:val="0"/>
              <w:widowControl w:val="0"/>
              <w:kinsoku/>
              <w:wordWrap/>
              <w:overflowPunct/>
              <w:topLinePunct w:val="0"/>
              <w:bidi w:val="0"/>
              <w:spacing w:line="300" w:lineRule="exact"/>
              <w:ind w:left="48" w:leftChars="20" w:right="48" w:rightChars="20" w:firstLine="0" w:firstLineChars="0"/>
              <w:jc w:val="left"/>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详见投标须知前附表6.4中“奖项”。</w:t>
            </w:r>
          </w:p>
        </w:tc>
        <w:tc>
          <w:tcPr>
            <w:tcW w:w="1347" w:type="dxa"/>
            <w:vAlign w:val="center"/>
          </w:tcPr>
          <w:p w14:paraId="03CA593B">
            <w:pPr>
              <w:keepNext w:val="0"/>
              <w:keepLines w:val="0"/>
              <w:pageBreakBefore w:val="0"/>
              <w:widowControl w:val="0"/>
              <w:kinsoku/>
              <w:wordWrap/>
              <w:overflowPunct/>
              <w:topLinePunct w:val="0"/>
              <w:bidi w:val="0"/>
              <w:spacing w:line="300" w:lineRule="exact"/>
              <w:ind w:left="48" w:leftChars="20" w:right="48" w:rightChars="20" w:firstLine="0" w:firstLineChars="0"/>
              <w:jc w:val="center"/>
              <w:textAlignment w:val="auto"/>
              <w:rPr>
                <w:rFonts w:hint="eastAsia" w:ascii="宋体" w:hAnsi="宋体" w:eastAsia="宋体" w:cs="宋体"/>
                <w:sz w:val="21"/>
                <w:szCs w:val="21"/>
                <w:highlight w:val="none"/>
              </w:rPr>
            </w:pPr>
          </w:p>
        </w:tc>
      </w:tr>
    </w:tbl>
    <w:tbl>
      <w:tblPr>
        <w:tblStyle w:val="41"/>
        <w:tblpPr w:leftFromText="180" w:rightFromText="180" w:vertAnchor="text" w:horzAnchor="page" w:tblpX="1109" w:tblpY="168"/>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8820"/>
      </w:tblGrid>
      <w:tr w14:paraId="6AFF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25" w:hRule="atLeast"/>
        </w:trPr>
        <w:tc>
          <w:tcPr>
            <w:tcW w:w="1050" w:type="dxa"/>
            <w:vAlign w:val="center"/>
          </w:tcPr>
          <w:p w14:paraId="6B55142E">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0" w:firstLineChars="0"/>
              <w:jc w:val="center"/>
              <w:textAlignment w:val="auto"/>
              <w:rPr>
                <w:rFonts w:hint="eastAsia" w:ascii="宋体" w:hAnsi="宋体" w:eastAsia="宋体" w:cs="宋体"/>
                <w:bCs/>
                <w:sz w:val="21"/>
                <w:szCs w:val="21"/>
              </w:rPr>
            </w:pPr>
          </w:p>
        </w:tc>
        <w:tc>
          <w:tcPr>
            <w:tcW w:w="8820" w:type="dxa"/>
            <w:vAlign w:val="center"/>
          </w:tcPr>
          <w:p w14:paraId="2D1A5714">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黑体" w:hAnsi="黑体" w:eastAsia="黑体" w:cs="黑体"/>
                <w:sz w:val="21"/>
                <w:szCs w:val="21"/>
              </w:rPr>
            </w:pPr>
            <w:r>
              <w:rPr>
                <w:rFonts w:hint="eastAsia" w:ascii="黑体" w:hAnsi="黑体" w:eastAsia="黑体" w:cs="黑体"/>
                <w:bCs/>
                <w:sz w:val="21"/>
                <w:szCs w:val="21"/>
              </w:rPr>
              <w:t>评审</w:t>
            </w:r>
            <w:r>
              <w:rPr>
                <w:rFonts w:hint="eastAsia" w:ascii="黑体" w:hAnsi="黑体" w:eastAsia="黑体" w:cs="黑体"/>
                <w:sz w:val="21"/>
                <w:szCs w:val="21"/>
              </w:rPr>
              <w:t>期限和依据</w:t>
            </w:r>
          </w:p>
          <w:tbl>
            <w:tblPr>
              <w:tblStyle w:val="41"/>
              <w:tblW w:w="95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237"/>
              <w:gridCol w:w="3078"/>
              <w:gridCol w:w="1604"/>
            </w:tblGrid>
            <w:tr w14:paraId="07FF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3" w:hRule="atLeast"/>
                <w:jc w:val="center"/>
              </w:trPr>
              <w:tc>
                <w:tcPr>
                  <w:tcW w:w="2651" w:type="dxa"/>
                  <w:vAlign w:val="center"/>
                </w:tcPr>
                <w:p w14:paraId="6C1C2B5A">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黑体" w:hAnsi="黑体" w:eastAsia="黑体" w:cs="黑体"/>
                      <w:sz w:val="21"/>
                      <w:szCs w:val="21"/>
                    </w:rPr>
                  </w:pPr>
                  <w:r>
                    <w:rPr>
                      <w:rFonts w:hint="eastAsia" w:ascii="黑体" w:hAnsi="黑体" w:eastAsia="黑体" w:cs="黑体"/>
                      <w:sz w:val="21"/>
                      <w:szCs w:val="21"/>
                    </w:rPr>
                    <w:t>奖项名称</w:t>
                  </w:r>
                </w:p>
              </w:tc>
              <w:tc>
                <w:tcPr>
                  <w:tcW w:w="2237" w:type="dxa"/>
                  <w:vAlign w:val="center"/>
                </w:tcPr>
                <w:p w14:paraId="4F45F67D">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黑体" w:hAnsi="黑体" w:eastAsia="黑体" w:cs="黑体"/>
                      <w:sz w:val="21"/>
                      <w:szCs w:val="21"/>
                    </w:rPr>
                  </w:pPr>
                  <w:r>
                    <w:rPr>
                      <w:rFonts w:hint="eastAsia" w:ascii="黑体" w:hAnsi="黑体" w:eastAsia="黑体" w:cs="黑体"/>
                      <w:sz w:val="21"/>
                      <w:szCs w:val="21"/>
                    </w:rPr>
                    <w:t>颁奖单位</w:t>
                  </w:r>
                </w:p>
              </w:tc>
              <w:tc>
                <w:tcPr>
                  <w:tcW w:w="3078" w:type="dxa"/>
                  <w:vAlign w:val="center"/>
                </w:tcPr>
                <w:p w14:paraId="5FB06CF9">
                  <w:pPr>
                    <w:keepNext w:val="0"/>
                    <w:keepLines w:val="0"/>
                    <w:pageBreakBefore w:val="0"/>
                    <w:widowControl w:val="0"/>
                    <w:kinsoku/>
                    <w:wordWrap/>
                    <w:overflowPunct/>
                    <w:topLinePunct w:val="0"/>
                    <w:autoSpaceDE w:val="0"/>
                    <w:autoSpaceDN w:val="0"/>
                    <w:bidi w:val="0"/>
                    <w:adjustRightInd/>
                    <w:snapToGrid/>
                    <w:spacing w:line="300" w:lineRule="exact"/>
                    <w:ind w:left="0" w:leftChars="0" w:right="48" w:rightChars="2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考核依据</w:t>
                  </w:r>
                </w:p>
              </w:tc>
              <w:tc>
                <w:tcPr>
                  <w:tcW w:w="1604" w:type="dxa"/>
                  <w:vAlign w:val="center"/>
                </w:tcPr>
                <w:p w14:paraId="5207DA0B">
                  <w:pPr>
                    <w:keepNext w:val="0"/>
                    <w:keepLines w:val="0"/>
                    <w:pageBreakBefore w:val="0"/>
                    <w:widowControl w:val="0"/>
                    <w:kinsoku/>
                    <w:wordWrap/>
                    <w:overflowPunct/>
                    <w:topLinePunct w:val="0"/>
                    <w:autoSpaceDE w:val="0"/>
                    <w:autoSpaceDN w:val="0"/>
                    <w:bidi w:val="0"/>
                    <w:adjustRightInd/>
                    <w:snapToGrid/>
                    <w:spacing w:line="300" w:lineRule="exact"/>
                    <w:ind w:left="0" w:leftChars="0" w:right="48" w:rightChars="2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考核期限</w:t>
                  </w:r>
                </w:p>
              </w:tc>
            </w:tr>
            <w:tr w14:paraId="6F28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51" w:type="dxa"/>
                  <w:vAlign w:val="center"/>
                </w:tcPr>
                <w:p w14:paraId="3A28382C">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宋体" w:hAnsi="宋体" w:eastAsia="宋体" w:cs="宋体"/>
                      <w:sz w:val="21"/>
                      <w:szCs w:val="21"/>
                    </w:rPr>
                  </w:pPr>
                  <w:r>
                    <w:rPr>
                      <w:rFonts w:hint="eastAsia" w:ascii="宋体" w:hAnsi="宋体" w:eastAsia="宋体" w:cs="宋体"/>
                      <w:sz w:val="21"/>
                      <w:szCs w:val="21"/>
                    </w:rPr>
                    <w:t>鲁班奖</w:t>
                  </w:r>
                </w:p>
              </w:tc>
              <w:tc>
                <w:tcPr>
                  <w:tcW w:w="2237" w:type="dxa"/>
                  <w:vAlign w:val="center"/>
                </w:tcPr>
                <w:p w14:paraId="75D7E26F">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宋体" w:hAnsi="宋体" w:eastAsia="宋体" w:cs="宋体"/>
                      <w:sz w:val="21"/>
                      <w:szCs w:val="21"/>
                    </w:rPr>
                  </w:pPr>
                  <w:r>
                    <w:rPr>
                      <w:rFonts w:hint="eastAsia" w:ascii="宋体" w:hAnsi="宋体" w:eastAsia="宋体" w:cs="宋体"/>
                      <w:sz w:val="21"/>
                      <w:szCs w:val="21"/>
                    </w:rPr>
                    <w:t>中国建筑业协会</w:t>
                  </w:r>
                </w:p>
              </w:tc>
              <w:tc>
                <w:tcPr>
                  <w:tcW w:w="3078" w:type="dxa"/>
                  <w:vAlign w:val="center"/>
                </w:tcPr>
                <w:p w14:paraId="7821080E">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（1）《关于公布〈20XX～20XX年度第X批中国建设工程鲁班奖（国家优质工程）入选名单〉的通知》</w:t>
                  </w:r>
                </w:p>
                <w:p w14:paraId="0816B24A">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 xml:space="preserve">（2）《关于颁发〈20XX～20XX年度中国建设工程鲁班奖（国家优质工程）〉的决定》   </w:t>
                  </w:r>
                </w:p>
              </w:tc>
              <w:tc>
                <w:tcPr>
                  <w:tcW w:w="1604" w:type="dxa"/>
                  <w:vAlign w:val="center"/>
                </w:tcPr>
                <w:p w14:paraId="1B92F458">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3年</w:t>
                  </w:r>
                </w:p>
              </w:tc>
            </w:tr>
            <w:tr w14:paraId="0F54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51" w:type="dxa"/>
                  <w:vAlign w:val="center"/>
                </w:tcPr>
                <w:p w14:paraId="4F7716C6">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宋体" w:hAnsi="宋体" w:eastAsia="宋体" w:cs="宋体"/>
                      <w:sz w:val="21"/>
                      <w:szCs w:val="21"/>
                    </w:rPr>
                  </w:pPr>
                  <w:r>
                    <w:rPr>
                      <w:rFonts w:hint="eastAsia" w:ascii="宋体" w:hAnsi="宋体" w:eastAsia="宋体" w:cs="宋体"/>
                      <w:sz w:val="21"/>
                      <w:szCs w:val="21"/>
                    </w:rPr>
                    <w:t>国家优质工程奖</w:t>
                  </w:r>
                </w:p>
              </w:tc>
              <w:tc>
                <w:tcPr>
                  <w:tcW w:w="2237" w:type="dxa"/>
                  <w:vAlign w:val="center"/>
                </w:tcPr>
                <w:p w14:paraId="60B0837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宋体" w:hAnsi="宋体" w:eastAsia="宋体" w:cs="宋体"/>
                      <w:sz w:val="21"/>
                      <w:szCs w:val="21"/>
                    </w:rPr>
                  </w:pPr>
                  <w:r>
                    <w:rPr>
                      <w:rFonts w:hint="eastAsia" w:ascii="宋体" w:hAnsi="宋体" w:eastAsia="宋体" w:cs="宋体"/>
                      <w:sz w:val="21"/>
                      <w:szCs w:val="21"/>
                    </w:rPr>
                    <w:t>中国施工企业管理协会</w:t>
                  </w:r>
                </w:p>
              </w:tc>
              <w:tc>
                <w:tcPr>
                  <w:tcW w:w="3078" w:type="dxa"/>
                  <w:vAlign w:val="center"/>
                </w:tcPr>
                <w:p w14:paraId="5BF8015E">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（1）《20XX-20XX年度第X批国家优质工程奖入选工程名单公告》</w:t>
                  </w:r>
                </w:p>
                <w:p w14:paraId="4DB05252">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（2）《关于表彰20XX-20XX年度国家优质工程奖的决定》</w:t>
                  </w:r>
                </w:p>
              </w:tc>
              <w:tc>
                <w:tcPr>
                  <w:tcW w:w="1604" w:type="dxa"/>
                  <w:vAlign w:val="center"/>
                </w:tcPr>
                <w:p w14:paraId="0D076A7C">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3年</w:t>
                  </w:r>
                </w:p>
              </w:tc>
            </w:tr>
            <w:tr w14:paraId="44AC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51" w:type="dxa"/>
                  <w:vAlign w:val="center"/>
                </w:tcPr>
                <w:p w14:paraId="21F2A0D0">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宋体" w:hAnsi="宋体" w:eastAsia="宋体" w:cs="宋体"/>
                      <w:sz w:val="21"/>
                      <w:szCs w:val="21"/>
                    </w:rPr>
                  </w:pPr>
                  <w:r>
                    <w:rPr>
                      <w:rFonts w:hint="eastAsia" w:ascii="宋体" w:hAnsi="宋体" w:eastAsia="宋体" w:cs="宋体"/>
                      <w:sz w:val="21"/>
                      <w:szCs w:val="21"/>
                    </w:rPr>
                    <w:t>省级综合工程</w:t>
                  </w:r>
                </w:p>
                <w:p w14:paraId="57419143">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宋体" w:hAnsi="宋体" w:eastAsia="宋体" w:cs="宋体"/>
                      <w:sz w:val="21"/>
                      <w:szCs w:val="21"/>
                    </w:rPr>
                  </w:pPr>
                  <w:r>
                    <w:rPr>
                      <w:rFonts w:hint="eastAsia" w:ascii="宋体" w:hAnsi="宋体" w:eastAsia="宋体" w:cs="宋体"/>
                      <w:sz w:val="21"/>
                      <w:szCs w:val="21"/>
                    </w:rPr>
                    <w:t>质量奖</w:t>
                  </w:r>
                </w:p>
              </w:tc>
              <w:tc>
                <w:tcPr>
                  <w:tcW w:w="2237" w:type="dxa"/>
                  <w:vAlign w:val="center"/>
                </w:tcPr>
                <w:p w14:paraId="7AF613CB">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宋体" w:hAnsi="宋体" w:eastAsia="宋体" w:cs="宋体"/>
                      <w:sz w:val="21"/>
                      <w:szCs w:val="21"/>
                    </w:rPr>
                  </w:pPr>
                  <w:r>
                    <w:rPr>
                      <w:rFonts w:hint="eastAsia" w:ascii="宋体" w:hAnsi="宋体" w:eastAsia="宋体" w:cs="宋体"/>
                      <w:sz w:val="21"/>
                      <w:szCs w:val="21"/>
                    </w:rPr>
                    <w:t>省级建设行政主管部门或省级建筑业协会</w:t>
                  </w:r>
                </w:p>
              </w:tc>
              <w:tc>
                <w:tcPr>
                  <w:tcW w:w="3078" w:type="dxa"/>
                  <w:vAlign w:val="center"/>
                </w:tcPr>
                <w:p w14:paraId="3A5CF1CE">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公布文件</w:t>
                  </w:r>
                </w:p>
              </w:tc>
              <w:tc>
                <w:tcPr>
                  <w:tcW w:w="1604" w:type="dxa"/>
                  <w:vAlign w:val="center"/>
                </w:tcPr>
                <w:p w14:paraId="58DAF0EC">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3年</w:t>
                  </w:r>
                </w:p>
              </w:tc>
            </w:tr>
            <w:tr w14:paraId="22AB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51" w:type="dxa"/>
                  <w:vAlign w:val="center"/>
                </w:tcPr>
                <w:p w14:paraId="3795C616">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宋体" w:hAnsi="宋体" w:eastAsia="宋体" w:cs="宋体"/>
                      <w:sz w:val="21"/>
                      <w:szCs w:val="21"/>
                    </w:rPr>
                  </w:pPr>
                  <w:r>
                    <w:rPr>
                      <w:rFonts w:hint="eastAsia" w:ascii="宋体" w:hAnsi="宋体" w:eastAsia="宋体" w:cs="宋体"/>
                      <w:sz w:val="21"/>
                      <w:szCs w:val="21"/>
                    </w:rPr>
                    <w:t>市级工程质量安全奖</w:t>
                  </w:r>
                </w:p>
              </w:tc>
              <w:tc>
                <w:tcPr>
                  <w:tcW w:w="2237" w:type="dxa"/>
                  <w:vAlign w:val="center"/>
                </w:tcPr>
                <w:p w14:paraId="0E75E919">
                  <w:pPr>
                    <w:keepNext w:val="0"/>
                    <w:keepLines w:val="0"/>
                    <w:pageBreakBefore w:val="0"/>
                    <w:widowControl w:val="0"/>
                    <w:kinsoku/>
                    <w:wordWrap/>
                    <w:overflowPunct/>
                    <w:topLinePunct w:val="0"/>
                    <w:autoSpaceDE w:val="0"/>
                    <w:autoSpaceDN w:val="0"/>
                    <w:bidi w:val="0"/>
                    <w:adjustRightInd/>
                    <w:snapToGrid/>
                    <w:spacing w:line="300" w:lineRule="exact"/>
                    <w:ind w:left="48" w:leftChars="20" w:right="48" w:rightChars="20" w:firstLine="420"/>
                    <w:jc w:val="center"/>
                    <w:textAlignment w:val="auto"/>
                    <w:rPr>
                      <w:rFonts w:hint="eastAsia" w:ascii="宋体" w:hAnsi="宋体" w:eastAsia="宋体" w:cs="宋体"/>
                      <w:sz w:val="21"/>
                      <w:szCs w:val="21"/>
                    </w:rPr>
                  </w:pPr>
                  <w:r>
                    <w:rPr>
                      <w:rFonts w:hint="eastAsia" w:ascii="宋体" w:hAnsi="宋体" w:eastAsia="宋体" w:cs="宋体"/>
                      <w:sz w:val="21"/>
                      <w:szCs w:val="21"/>
                    </w:rPr>
                    <w:t>市级建设行政主管部门或市级建筑业协会</w:t>
                  </w:r>
                </w:p>
              </w:tc>
              <w:tc>
                <w:tcPr>
                  <w:tcW w:w="3078" w:type="dxa"/>
                  <w:vAlign w:val="center"/>
                </w:tcPr>
                <w:p w14:paraId="6FF74FE2">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公布文件</w:t>
                  </w:r>
                </w:p>
              </w:tc>
              <w:tc>
                <w:tcPr>
                  <w:tcW w:w="1604" w:type="dxa"/>
                  <w:vAlign w:val="center"/>
                </w:tcPr>
                <w:p w14:paraId="77105333">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3年</w:t>
                  </w:r>
                </w:p>
              </w:tc>
            </w:tr>
          </w:tbl>
          <w:p w14:paraId="7200692E">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（1）获奖文件计分有效期以投标截止时间为时间节点，自获奖文件发文次日计算起、止时间。</w:t>
            </w:r>
          </w:p>
          <w:p w14:paraId="42F433DB">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鲁班奖的公布文件和决定文件存在重复项目的，该项目获得鲁班奖的考核期限应当从公布文件发布时间开始计算；国家优质工程奖的入选文件和决定文件存在重复项目的，该项目获得国家优质工程奖的考核期限应当从入选文件发布时间开始计算。其他奖项如出现上述情形的，亦按照该原则执行。</w:t>
            </w:r>
          </w:p>
          <w:p w14:paraId="5FBB602B">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（2）同一工程的奖项，按照得分最高的分值计算一次得分。</w:t>
            </w:r>
          </w:p>
          <w:p w14:paraId="3BC8BB97">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（3）奖项以公布的文件为准。省级综合工程质量奖为省级建设行政主管部门或省级建筑业协会评定的综合工程质量奖项。</w:t>
            </w:r>
          </w:p>
        </w:tc>
      </w:tr>
    </w:tbl>
    <w:tbl>
      <w:tblPr>
        <w:tblStyle w:val="41"/>
        <w:tblW w:w="98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046"/>
      </w:tblGrid>
      <w:tr w14:paraId="7257E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9848" w:type="dxa"/>
            <w:gridSpan w:val="2"/>
            <w:vAlign w:val="center"/>
          </w:tcPr>
          <w:p w14:paraId="47B109B7">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宋体" w:hAnsi="宋体" w:eastAsia="宋体" w:cs="宋体"/>
                <w:sz w:val="21"/>
                <w:szCs w:val="21"/>
              </w:rPr>
            </w:pPr>
            <w:r>
              <w:rPr>
                <w:rFonts w:hint="eastAsia" w:ascii="宋体" w:hAnsi="宋体" w:eastAsia="宋体" w:cs="宋体"/>
                <w:sz w:val="21"/>
                <w:szCs w:val="21"/>
              </w:rPr>
              <w:t>投标报价评审</w:t>
            </w:r>
          </w:p>
        </w:tc>
      </w:tr>
      <w:tr w14:paraId="3709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2802" w:type="dxa"/>
            <w:vAlign w:val="center"/>
          </w:tcPr>
          <w:p w14:paraId="68616BEC">
            <w:pPr>
              <w:keepNext w:val="0"/>
              <w:keepLines w:val="0"/>
              <w:pageBreakBefore w:val="0"/>
              <w:widowControl w:val="0"/>
              <w:kinsoku/>
              <w:wordWrap/>
              <w:overflowPunct/>
              <w:topLinePunct w:val="0"/>
              <w:autoSpaceDE w:val="0"/>
              <w:autoSpaceDN w:val="0"/>
              <w:bidi w:val="0"/>
              <w:adjustRightInd/>
              <w:snapToGrid/>
              <w:spacing w:line="300" w:lineRule="exact"/>
              <w:jc w:val="center"/>
              <w:textAlignment w:val="auto"/>
              <w:rPr>
                <w:rFonts w:hint="eastAsia" w:ascii="宋体" w:hAnsi="宋体" w:eastAsia="宋体" w:cs="宋体"/>
                <w:sz w:val="21"/>
                <w:szCs w:val="21"/>
              </w:rPr>
            </w:pPr>
            <w:r>
              <w:rPr>
                <w:rFonts w:hint="eastAsia" w:ascii="宋体" w:hAnsi="宋体" w:eastAsia="宋体" w:cs="宋体"/>
                <w:sz w:val="21"/>
                <w:szCs w:val="21"/>
              </w:rPr>
              <w:t>采用六随机五区间报价得分模型</w:t>
            </w:r>
          </w:p>
        </w:tc>
        <w:tc>
          <w:tcPr>
            <w:tcW w:w="7046" w:type="dxa"/>
            <w:vAlign w:val="center"/>
          </w:tcPr>
          <w:p w14:paraId="604A2674">
            <w:pPr>
              <w:keepNext w:val="0"/>
              <w:keepLines w:val="0"/>
              <w:pageBreakBefore w:val="0"/>
              <w:widowControl w:val="0"/>
              <w:kinsoku/>
              <w:wordWrap/>
              <w:overflowPunct/>
              <w:topLinePunct w:val="0"/>
              <w:autoSpaceDE w:val="0"/>
              <w:autoSpaceDN w:val="0"/>
              <w:bidi w:val="0"/>
              <w:adjustRightInd/>
              <w:snapToGrid/>
              <w:spacing w:line="300" w:lineRule="exact"/>
              <w:jc w:val="left"/>
              <w:textAlignment w:val="auto"/>
              <w:rPr>
                <w:rFonts w:hint="eastAsia" w:ascii="宋体" w:hAnsi="宋体" w:eastAsia="宋体" w:cs="宋体"/>
                <w:sz w:val="21"/>
                <w:szCs w:val="21"/>
              </w:rPr>
            </w:pPr>
            <w:r>
              <w:rPr>
                <w:rFonts w:hint="eastAsia" w:ascii="宋体" w:hAnsi="宋体" w:eastAsia="宋体" w:cs="宋体"/>
                <w:sz w:val="21"/>
                <w:szCs w:val="21"/>
              </w:rPr>
              <w:t>按照烟台市公共资源交易服务平台动态更新的“六随机五区间报价得分”系统模型计算。</w:t>
            </w:r>
          </w:p>
        </w:tc>
      </w:tr>
    </w:tbl>
    <w:p w14:paraId="4F94C7ED">
      <w:pPr>
        <w:ind w:left="0" w:leftChars="0" w:firstLine="0" w:firstLineChars="0"/>
        <w:rPr>
          <w:rFonts w:hint="eastAsia" w:ascii="宋体" w:hAnsi="宋体" w:eastAsia="宋体" w:cs="宋体"/>
          <w:bCs/>
          <w:sz w:val="30"/>
        </w:rPr>
      </w:pPr>
      <w:r>
        <w:rPr>
          <w:rFonts w:hint="eastAsia" w:ascii="宋体" w:hAnsi="宋体" w:eastAsia="宋体" w:cs="宋体"/>
          <w:bCs/>
          <w:sz w:val="30"/>
        </w:rPr>
        <w:br w:type="page"/>
      </w:r>
    </w:p>
    <w:p w14:paraId="39865286">
      <w:pPr>
        <w:widowControl/>
        <w:jc w:val="center"/>
        <w:rPr>
          <w:rFonts w:hint="eastAsia" w:ascii="宋体" w:hAnsi="宋体" w:eastAsia="宋体" w:cs="宋体"/>
          <w:b/>
          <w:bCs w:val="0"/>
          <w:sz w:val="30"/>
        </w:rPr>
      </w:pPr>
      <w:r>
        <w:rPr>
          <w:rFonts w:hint="eastAsia" w:ascii="宋体" w:hAnsi="宋体" w:eastAsia="宋体" w:cs="宋体"/>
          <w:b/>
          <w:bCs w:val="0"/>
          <w:sz w:val="30"/>
        </w:rPr>
        <w:t>评标办法（综合评估法2）</w:t>
      </w:r>
    </w:p>
    <w:p w14:paraId="1FA7BD1A">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rPr>
      </w:pPr>
    </w:p>
    <w:p w14:paraId="35BA88D1">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次评标采用综合评估法2。交易系统对通过初步评审的投标人，按照明确的评分因素和量化的评分标准对商务、投标报价进行评分，评标委员会对技术进行评审，对交易系统评审内容进行复核，并按评标总得分由高到低的顺序推荐中标候选人。</w:t>
      </w:r>
    </w:p>
    <w:p w14:paraId="6FB9C617">
      <w:pPr>
        <w:pStyle w:val="3"/>
        <w:keepNext w:val="0"/>
        <w:keepLines w:val="0"/>
        <w:pageBreakBefore w:val="0"/>
        <w:widowControl w:val="0"/>
        <w:numPr>
          <w:ilvl w:val="0"/>
          <w:numId w:val="0"/>
        </w:numPr>
        <w:kinsoku/>
        <w:wordWrap/>
        <w:overflowPunct/>
        <w:topLinePunct w:val="0"/>
        <w:autoSpaceDE w:val="0"/>
        <w:autoSpaceDN w:val="0"/>
        <w:bidi w:val="0"/>
        <w:spacing w:before="0" w:after="160" w:line="400" w:lineRule="exact"/>
        <w:ind w:firstLine="0" w:firstLineChars="0"/>
        <w:jc w:val="both"/>
        <w:textAlignment w:val="auto"/>
        <w:rPr>
          <w:rFonts w:hint="eastAsia" w:ascii="宋体" w:hAnsi="宋体" w:eastAsia="宋体" w:cs="宋体"/>
          <w:b/>
          <w:bCs/>
          <w:sz w:val="28"/>
          <w:szCs w:val="28"/>
          <w:highlight w:val="none"/>
          <w:lang w:val="en-US" w:eastAsia="zh-CN"/>
        </w:rPr>
      </w:pPr>
      <w:bookmarkStart w:id="419" w:name="_Toc30017"/>
      <w:bookmarkStart w:id="420" w:name="_Toc211498703"/>
      <w:r>
        <w:rPr>
          <w:rFonts w:hint="eastAsia" w:ascii="宋体" w:hAnsi="宋体" w:eastAsia="宋体" w:cs="宋体"/>
          <w:b/>
          <w:bCs/>
          <w:sz w:val="28"/>
          <w:szCs w:val="28"/>
          <w:highlight w:val="none"/>
          <w:lang w:val="en-US" w:eastAsia="zh-CN"/>
        </w:rPr>
        <w:t>1.评审标准</w:t>
      </w:r>
      <w:bookmarkEnd w:id="419"/>
      <w:bookmarkEnd w:id="420"/>
    </w:p>
    <w:p w14:paraId="1AFF446B">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 形式评审标准：见评标办法前附表。</w:t>
      </w:r>
    </w:p>
    <w:p w14:paraId="3EBC6D2F">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 资格评审标准：见评标办法前附表</w:t>
      </w:r>
    </w:p>
    <w:p w14:paraId="1D376D1A">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已进行资格预审的，见本招标项目资格预审文件第三章“资格审查办法”详细审查标准。</w:t>
      </w:r>
    </w:p>
    <w:p w14:paraId="5CA20DF1">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1.3 响应性评审标准：见评标办法前附表。</w:t>
      </w:r>
    </w:p>
    <w:p w14:paraId="11F008A9">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 权值构成：见评标办法前附表。</w:t>
      </w:r>
    </w:p>
    <w:p w14:paraId="2E099679">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1.5 商务评审标准：见评标办法前附表；</w:t>
      </w:r>
    </w:p>
    <w:p w14:paraId="5E9D7B3B">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1.6 技术（施工组织设计）评审标准：见评标办法前附表；</w:t>
      </w:r>
    </w:p>
    <w:p w14:paraId="249B04B9">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1.7 投标报价评审标准：见评标办法前附表。</w:t>
      </w:r>
    </w:p>
    <w:p w14:paraId="46FAFF51">
      <w:pPr>
        <w:pStyle w:val="3"/>
        <w:keepNext w:val="0"/>
        <w:keepLines w:val="0"/>
        <w:pageBreakBefore w:val="0"/>
        <w:widowControl w:val="0"/>
        <w:numPr>
          <w:ilvl w:val="0"/>
          <w:numId w:val="0"/>
        </w:numPr>
        <w:kinsoku/>
        <w:wordWrap/>
        <w:overflowPunct/>
        <w:topLinePunct w:val="0"/>
        <w:autoSpaceDE w:val="0"/>
        <w:autoSpaceDN w:val="0"/>
        <w:bidi w:val="0"/>
        <w:spacing w:before="0" w:after="160" w:line="400" w:lineRule="exact"/>
        <w:ind w:firstLine="0" w:firstLineChars="0"/>
        <w:jc w:val="both"/>
        <w:textAlignment w:val="auto"/>
        <w:rPr>
          <w:rFonts w:hint="eastAsia" w:ascii="宋体" w:hAnsi="宋体" w:eastAsia="宋体" w:cs="宋体"/>
          <w:b/>
          <w:bCs/>
          <w:sz w:val="28"/>
          <w:szCs w:val="28"/>
          <w:highlight w:val="none"/>
          <w:lang w:val="en-US" w:eastAsia="zh-CN"/>
        </w:rPr>
      </w:pPr>
      <w:bookmarkStart w:id="421" w:name="_Toc211498704"/>
      <w:bookmarkStart w:id="422" w:name="_Toc12144"/>
      <w:r>
        <w:rPr>
          <w:rFonts w:hint="eastAsia" w:ascii="宋体" w:hAnsi="宋体" w:eastAsia="宋体" w:cs="宋体"/>
          <w:b/>
          <w:bCs/>
          <w:sz w:val="28"/>
          <w:szCs w:val="28"/>
          <w:highlight w:val="none"/>
          <w:lang w:val="en-US" w:eastAsia="zh-CN"/>
        </w:rPr>
        <w:t>2.评审程序</w:t>
      </w:r>
      <w:bookmarkEnd w:id="421"/>
      <w:bookmarkEnd w:id="422"/>
    </w:p>
    <w:p w14:paraId="0ED78F3A">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2.1 初步评审：形式、资格、响应性评审；</w:t>
      </w:r>
    </w:p>
    <w:p w14:paraId="7B026971">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2.2 商务评审；</w:t>
      </w:r>
    </w:p>
    <w:p w14:paraId="009C2278">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bookmarkStart w:id="423" w:name="_Hlk210292664"/>
      <w:r>
        <w:rPr>
          <w:rFonts w:hint="eastAsia" w:ascii="宋体" w:hAnsi="宋体" w:eastAsia="宋体" w:cs="宋体"/>
          <w:sz w:val="24"/>
          <w:szCs w:val="24"/>
        </w:rPr>
        <w:t>2.3 评标委员会复核；</w:t>
      </w:r>
    </w:p>
    <w:bookmarkEnd w:id="423"/>
    <w:p w14:paraId="5ABACC66">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2.4技术评审（施工组织设计）；</w:t>
      </w:r>
    </w:p>
    <w:p w14:paraId="74B1EE27">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2.5投标报价评审；</w:t>
      </w:r>
    </w:p>
    <w:p w14:paraId="6530FB73">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2.6推荐定标候选人及提交评标报告</w:t>
      </w:r>
      <w:r>
        <w:rPr>
          <w:rFonts w:hint="eastAsia" w:ascii="宋体" w:hAnsi="宋体" w:eastAsia="宋体" w:cs="宋体"/>
          <w:sz w:val="24"/>
          <w:szCs w:val="24"/>
          <w:lang w:eastAsia="zh-CN"/>
        </w:rPr>
        <w:t>，</w:t>
      </w:r>
      <w:r>
        <w:rPr>
          <w:rFonts w:hint="eastAsia" w:ascii="宋体" w:hAnsi="宋体" w:eastAsia="宋体" w:cs="宋体"/>
          <w:sz w:val="24"/>
          <w:szCs w:val="24"/>
        </w:rPr>
        <w:t>招标人进行</w:t>
      </w:r>
      <w:r>
        <w:rPr>
          <w:rFonts w:hint="eastAsia" w:ascii="宋体" w:hAnsi="宋体" w:eastAsia="宋体" w:cs="宋体"/>
          <w:sz w:val="24"/>
          <w:szCs w:val="24"/>
          <w:lang w:val="en-US" w:eastAsia="zh-CN"/>
        </w:rPr>
        <w:t>审查</w:t>
      </w:r>
      <w:r>
        <w:rPr>
          <w:rFonts w:hint="eastAsia" w:ascii="宋体" w:hAnsi="宋体" w:eastAsia="宋体" w:cs="宋体"/>
          <w:sz w:val="24"/>
          <w:szCs w:val="24"/>
        </w:rPr>
        <w:t>，并提出</w:t>
      </w:r>
      <w:r>
        <w:rPr>
          <w:rFonts w:hint="eastAsia" w:ascii="宋体" w:hAnsi="宋体" w:eastAsia="宋体" w:cs="宋体"/>
          <w:sz w:val="24"/>
          <w:szCs w:val="24"/>
          <w:lang w:val="en-US" w:eastAsia="zh-CN"/>
        </w:rPr>
        <w:t>审查</w:t>
      </w:r>
      <w:r>
        <w:rPr>
          <w:rFonts w:hint="eastAsia" w:ascii="宋体" w:hAnsi="宋体" w:eastAsia="宋体" w:cs="宋体"/>
          <w:sz w:val="24"/>
          <w:szCs w:val="24"/>
        </w:rPr>
        <w:t>意见，评标委员会对</w:t>
      </w:r>
      <w:r>
        <w:rPr>
          <w:rFonts w:hint="eastAsia" w:ascii="宋体" w:hAnsi="宋体" w:eastAsia="宋体" w:cs="宋体"/>
          <w:sz w:val="24"/>
          <w:szCs w:val="24"/>
          <w:lang w:val="en-US" w:eastAsia="zh-CN"/>
        </w:rPr>
        <w:t>审查</w:t>
      </w:r>
      <w:r>
        <w:rPr>
          <w:rFonts w:hint="eastAsia" w:ascii="宋体" w:hAnsi="宋体" w:eastAsia="宋体" w:cs="宋体"/>
          <w:sz w:val="24"/>
          <w:szCs w:val="24"/>
        </w:rPr>
        <w:t>意见进行讨论，并记录采纳和不采纳情况及不采纳理由。</w:t>
      </w:r>
    </w:p>
    <w:p w14:paraId="61343FC4">
      <w:pPr>
        <w:pStyle w:val="3"/>
        <w:pageBreakBefore w:val="0"/>
        <w:numPr>
          <w:ilvl w:val="0"/>
          <w:numId w:val="0"/>
        </w:numPr>
        <w:kinsoku/>
        <w:wordWrap/>
        <w:overflowPunct/>
        <w:topLinePunct w:val="0"/>
        <w:autoSpaceDE w:val="0"/>
        <w:autoSpaceDN w:val="0"/>
        <w:bidi w:val="0"/>
        <w:spacing w:after="160" w:line="400" w:lineRule="exact"/>
        <w:textAlignment w:val="auto"/>
        <w:rPr>
          <w:rFonts w:hint="eastAsia" w:cs="宋体"/>
          <w:sz w:val="28"/>
          <w:szCs w:val="28"/>
          <w:lang w:val="en-US" w:eastAsia="zh-CN"/>
        </w:rPr>
      </w:pPr>
      <w:bookmarkStart w:id="424" w:name="_Toc211498705"/>
      <w:bookmarkStart w:id="425" w:name="_Toc29034"/>
      <w:r>
        <w:rPr>
          <w:rFonts w:hint="eastAsia" w:cs="宋体"/>
          <w:sz w:val="28"/>
          <w:szCs w:val="28"/>
          <w:lang w:val="en-US" w:eastAsia="zh-CN"/>
        </w:rPr>
        <w:t>3.形式、资格、响应性评审</w:t>
      </w:r>
      <w:bookmarkEnd w:id="424"/>
      <w:bookmarkEnd w:id="425"/>
    </w:p>
    <w:p w14:paraId="68C20E1E">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交易系统依据评标办法的规定对投标文件进行评审。有一项不符合评审标准的，应当予以否决。</w:t>
      </w:r>
    </w:p>
    <w:p w14:paraId="12C0154F">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3.1 形式评审</w:t>
      </w:r>
    </w:p>
    <w:p w14:paraId="34CAFFA3">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交易系统根据评标办法前附表中规定的评审因素和评审标准，对投标人的投标文件进行形式评审。</w:t>
      </w:r>
    </w:p>
    <w:p w14:paraId="593A7C06">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3.2 资格评审</w:t>
      </w:r>
    </w:p>
    <w:p w14:paraId="114B4605">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3.2.1 未进行资格预审的，由交易系统根据评标办法前附表规定的评审因素和评审标准，对投标人的投标文件进行资格评审。</w:t>
      </w:r>
    </w:p>
    <w:p w14:paraId="70DCA30A">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已进行资格预审的，交易系统一般不再对投标人资格进行评审。投标人资格预审申请文件的内容发生重大变化的，由评标委员会依据资格预审文件规定的标准和方法，对照投标人资格预审申请文件中的资料以及开标前更新的资料，对其更新的资料进行评审，其变化后的资格条件不得低于原有资格条件要求。</w:t>
      </w:r>
    </w:p>
    <w:p w14:paraId="2CA7C51D">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3.3 响应性评审</w:t>
      </w:r>
    </w:p>
    <w:p w14:paraId="420E4D5D">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3.3.1 交易系统根据评标办法前附表中规定的评审因素和评审标准，对投标人的投标文件进行响应性评审。</w:t>
      </w:r>
    </w:p>
    <w:p w14:paraId="5EEB7533">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3.3.2 招标文件设定了最高投标限价的，投标人投标价格不得超出（不含等于）“投标人须知”前附表载明的最高投标限价。</w:t>
      </w:r>
    </w:p>
    <w:p w14:paraId="2ED99413">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3.4 算术误差修正，细微偏差、报价合理性、报价完整性</w:t>
      </w:r>
      <w:r>
        <w:rPr>
          <w:rFonts w:hint="eastAsia" w:cs="宋体"/>
          <w:sz w:val="24"/>
          <w:szCs w:val="24"/>
          <w:lang w:eastAsia="zh-CN"/>
        </w:rPr>
        <w:t>（</w:t>
      </w:r>
      <w:r>
        <w:rPr>
          <w:rFonts w:hint="eastAsia" w:ascii="宋体" w:hAnsi="宋体" w:eastAsia="宋体" w:cs="宋体"/>
          <w:sz w:val="24"/>
          <w:szCs w:val="24"/>
        </w:rPr>
        <w:t>漏报或未报</w:t>
      </w:r>
      <w:r>
        <w:rPr>
          <w:rFonts w:hint="eastAsia" w:cs="宋体"/>
          <w:sz w:val="24"/>
          <w:szCs w:val="24"/>
          <w:lang w:eastAsia="zh-CN"/>
        </w:rPr>
        <w:t>）</w:t>
      </w:r>
      <w:r>
        <w:rPr>
          <w:rFonts w:hint="eastAsia" w:ascii="宋体" w:hAnsi="宋体" w:eastAsia="宋体" w:cs="宋体"/>
          <w:sz w:val="24"/>
          <w:szCs w:val="24"/>
        </w:rPr>
        <w:t>分析（适用于采用“24清单标准”的项目）</w:t>
      </w:r>
    </w:p>
    <w:p w14:paraId="7A41DF9B">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交易系统检查投标人投标报价是否有算术误差、细微偏差、报价合理性、报价完整性</w:t>
      </w:r>
      <w:r>
        <w:rPr>
          <w:rFonts w:hint="eastAsia" w:cs="宋体"/>
          <w:sz w:val="24"/>
          <w:szCs w:val="24"/>
          <w:lang w:eastAsia="zh-CN"/>
        </w:rPr>
        <w:t>（</w:t>
      </w:r>
      <w:r>
        <w:rPr>
          <w:rFonts w:hint="eastAsia" w:ascii="宋体" w:hAnsi="宋体" w:eastAsia="宋体" w:cs="宋体"/>
          <w:sz w:val="24"/>
          <w:szCs w:val="24"/>
        </w:rPr>
        <w:t>漏报或未报</w:t>
      </w:r>
      <w:r>
        <w:rPr>
          <w:rFonts w:hint="eastAsia" w:cs="宋体"/>
          <w:sz w:val="24"/>
          <w:szCs w:val="24"/>
          <w:lang w:eastAsia="zh-CN"/>
        </w:rPr>
        <w:t>）</w:t>
      </w:r>
      <w:r>
        <w:rPr>
          <w:rFonts w:hint="eastAsia" w:ascii="宋体" w:hAnsi="宋体" w:eastAsia="宋体" w:cs="宋体"/>
          <w:sz w:val="24"/>
          <w:szCs w:val="24"/>
        </w:rPr>
        <w:t>问题，并按第二章投标人须知前附表第10.18.5款“规定”由招标人委托评标委员会启动投标报价澄清或说明。</w:t>
      </w:r>
    </w:p>
    <w:p w14:paraId="6DB0F54E">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第二章投标人须知前附表第10.18.5款“规定”中第2小点对投标人的投标文件存在算术误差及细微偏差进行修正的，修正报价汇总后的总价应与投标总价扉页内填报的投标总价一致，修正的价格经投标人通过电子交易平台确认后具有约束力。投标人不接受修正价格的，应当否决其投标。投标人对修正结果有不同意见或未通过电子交易平台进行确认的，评标委员会应重新复核修正结果，再次按上述程序分别进行确认、复核。</w:t>
      </w:r>
    </w:p>
    <w:p w14:paraId="2F84F417">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3.5</w:t>
      </w:r>
      <w:r>
        <w:rPr>
          <w:rFonts w:hint="eastAsia" w:cs="宋体"/>
          <w:sz w:val="24"/>
          <w:szCs w:val="24"/>
          <w:lang w:val="en-US" w:eastAsia="zh-CN"/>
        </w:rPr>
        <w:t xml:space="preserve"> </w:t>
      </w:r>
      <w:r>
        <w:rPr>
          <w:rFonts w:hint="eastAsia" w:ascii="宋体" w:hAnsi="宋体" w:eastAsia="宋体" w:cs="宋体"/>
          <w:sz w:val="24"/>
          <w:szCs w:val="24"/>
        </w:rPr>
        <w:t>是否予以否决投标</w:t>
      </w:r>
    </w:p>
    <w:p w14:paraId="1C32347D">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交易系统在评标过程中，依据第二章附件2-2中规定的否决投标情形，判断是否对投标人的投标予以否决。</w:t>
      </w:r>
    </w:p>
    <w:p w14:paraId="4073A253">
      <w:pPr>
        <w:pStyle w:val="3"/>
        <w:pageBreakBefore w:val="0"/>
        <w:kinsoku/>
        <w:wordWrap/>
        <w:overflowPunct/>
        <w:topLinePunct w:val="0"/>
        <w:autoSpaceDE w:val="0"/>
        <w:autoSpaceDN w:val="0"/>
        <w:bidi w:val="0"/>
        <w:spacing w:after="160" w:line="400" w:lineRule="exact"/>
        <w:textAlignment w:val="auto"/>
        <w:rPr>
          <w:rFonts w:hint="eastAsia" w:ascii="宋体" w:hAnsi="宋体" w:eastAsia="宋体" w:cs="宋体"/>
          <w:sz w:val="28"/>
          <w:szCs w:val="28"/>
        </w:rPr>
      </w:pPr>
      <w:bookmarkStart w:id="426" w:name="_Toc211498706"/>
      <w:bookmarkStart w:id="427" w:name="_Toc19158"/>
      <w:r>
        <w:rPr>
          <w:rFonts w:hint="eastAsia" w:ascii="宋体" w:hAnsi="宋体" w:eastAsia="宋体" w:cs="宋体"/>
          <w:sz w:val="28"/>
          <w:szCs w:val="28"/>
        </w:rPr>
        <w:t>4.商务评审</w:t>
      </w:r>
      <w:bookmarkEnd w:id="426"/>
      <w:bookmarkEnd w:id="427"/>
    </w:p>
    <w:p w14:paraId="0F999F4B">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交易系统按照规定的评审因素和标准对类似工程业绩、信用、获奖和发明专利、项目经理类似工程业绩（如有）进行评审计分。</w:t>
      </w:r>
    </w:p>
    <w:p w14:paraId="56B244D4">
      <w:pPr>
        <w:pStyle w:val="3"/>
        <w:pageBreakBefore w:val="0"/>
        <w:kinsoku/>
        <w:wordWrap/>
        <w:overflowPunct/>
        <w:topLinePunct w:val="0"/>
        <w:autoSpaceDE w:val="0"/>
        <w:autoSpaceDN w:val="0"/>
        <w:bidi w:val="0"/>
        <w:spacing w:after="160" w:line="400" w:lineRule="exact"/>
        <w:textAlignment w:val="auto"/>
        <w:rPr>
          <w:rFonts w:hint="eastAsia" w:ascii="宋体" w:hAnsi="宋体" w:eastAsia="宋体" w:cs="宋体"/>
          <w:sz w:val="28"/>
          <w:szCs w:val="28"/>
        </w:rPr>
      </w:pPr>
      <w:bookmarkStart w:id="428" w:name="_Toc211498707"/>
      <w:bookmarkStart w:id="429" w:name="_Toc19895"/>
      <w:r>
        <w:rPr>
          <w:rFonts w:hint="eastAsia" w:ascii="宋体" w:hAnsi="宋体" w:eastAsia="宋体" w:cs="宋体"/>
          <w:sz w:val="28"/>
          <w:szCs w:val="28"/>
        </w:rPr>
        <w:t>5.评标专家复核确认</w:t>
      </w:r>
      <w:bookmarkEnd w:id="428"/>
      <w:bookmarkEnd w:id="429"/>
    </w:p>
    <w:p w14:paraId="138F2FD6">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标委员会主任应组织评标委员会成员认真研究招标文件，了解和熟悉招标目的、招标范围、主要合同条件、技术标准和要求、质量标准和工期要求等，掌握评标标准和方法。未在招标文件中规定的标准和方法不得作为复核确认的依据。</w:t>
      </w:r>
    </w:p>
    <w:p w14:paraId="67ACE2D7">
      <w:pPr>
        <w:pStyle w:val="3"/>
        <w:pageBreakBefore w:val="0"/>
        <w:kinsoku/>
        <w:wordWrap/>
        <w:overflowPunct/>
        <w:topLinePunct w:val="0"/>
        <w:autoSpaceDE w:val="0"/>
        <w:autoSpaceDN w:val="0"/>
        <w:bidi w:val="0"/>
        <w:spacing w:after="160" w:line="400" w:lineRule="exact"/>
        <w:textAlignment w:val="auto"/>
        <w:rPr>
          <w:rFonts w:hint="eastAsia" w:ascii="宋体" w:hAnsi="宋体" w:eastAsia="宋体" w:cs="宋体"/>
          <w:sz w:val="28"/>
          <w:szCs w:val="28"/>
        </w:rPr>
      </w:pPr>
      <w:bookmarkStart w:id="430" w:name="_Toc4121"/>
      <w:bookmarkStart w:id="431" w:name="_Toc211498708"/>
      <w:r>
        <w:rPr>
          <w:rFonts w:hint="eastAsia" w:ascii="宋体" w:hAnsi="宋体" w:eastAsia="宋体" w:cs="宋体"/>
          <w:sz w:val="28"/>
          <w:szCs w:val="28"/>
        </w:rPr>
        <w:t>6.技术（施工组织设计）评审</w:t>
      </w:r>
      <w:bookmarkEnd w:id="430"/>
      <w:bookmarkEnd w:id="431"/>
    </w:p>
    <w:p w14:paraId="3F1BF09D">
      <w:pPr>
        <w:pStyle w:val="15"/>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标委员会对所有通过初步评审的投标人提交的施工组织设计进行评审，在各评审因素细分项均能满足响应的情况下，其得分不应低于招标文件规定该评审因素满分值的85%，评分分值低于满分值85%的，评标委员会成员应当在评标报告中</w:t>
      </w:r>
      <w:r>
        <w:rPr>
          <w:rFonts w:hint="eastAsia" w:cs="宋体"/>
          <w:sz w:val="24"/>
          <w:szCs w:val="24"/>
          <w:lang w:eastAsia="zh-CN"/>
        </w:rPr>
        <w:t>作出</w:t>
      </w:r>
      <w:r>
        <w:rPr>
          <w:rFonts w:hint="eastAsia" w:ascii="宋体" w:hAnsi="宋体" w:eastAsia="宋体" w:cs="宋体"/>
          <w:sz w:val="24"/>
          <w:szCs w:val="24"/>
        </w:rPr>
        <w:t>说明并注明详细理由和依据，不得采用笼统或简单的“一般、差”等表述。</w:t>
      </w:r>
    </w:p>
    <w:p w14:paraId="76431954">
      <w:pPr>
        <w:pStyle w:val="3"/>
        <w:pageBreakBefore w:val="0"/>
        <w:kinsoku/>
        <w:wordWrap/>
        <w:overflowPunct/>
        <w:topLinePunct w:val="0"/>
        <w:autoSpaceDE w:val="0"/>
        <w:autoSpaceDN w:val="0"/>
        <w:bidi w:val="0"/>
        <w:spacing w:after="160" w:line="400" w:lineRule="exact"/>
        <w:textAlignment w:val="auto"/>
        <w:rPr>
          <w:rFonts w:hint="eastAsia" w:ascii="宋体" w:hAnsi="宋体" w:eastAsia="宋体" w:cs="宋体"/>
          <w:sz w:val="28"/>
          <w:szCs w:val="28"/>
        </w:rPr>
      </w:pPr>
      <w:bookmarkStart w:id="432" w:name="_Toc211498709"/>
      <w:bookmarkStart w:id="433" w:name="_Toc16017"/>
      <w:r>
        <w:rPr>
          <w:rFonts w:hint="eastAsia" w:ascii="宋体" w:hAnsi="宋体" w:eastAsia="宋体" w:cs="宋体"/>
          <w:sz w:val="28"/>
          <w:szCs w:val="28"/>
        </w:rPr>
        <w:t>7.投标报价评审</w:t>
      </w:r>
      <w:bookmarkEnd w:id="432"/>
      <w:bookmarkEnd w:id="433"/>
    </w:p>
    <w:p w14:paraId="1ABF5453">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交易系统按照招标文件规定的评审因素和标准进行评审计分。</w:t>
      </w:r>
    </w:p>
    <w:p w14:paraId="697DDBCB">
      <w:pPr>
        <w:pStyle w:val="3"/>
        <w:pageBreakBefore w:val="0"/>
        <w:kinsoku/>
        <w:wordWrap/>
        <w:overflowPunct/>
        <w:topLinePunct w:val="0"/>
        <w:autoSpaceDE w:val="0"/>
        <w:autoSpaceDN w:val="0"/>
        <w:bidi w:val="0"/>
        <w:spacing w:after="160" w:line="400" w:lineRule="exact"/>
        <w:textAlignment w:val="auto"/>
        <w:rPr>
          <w:rFonts w:hint="eastAsia" w:ascii="宋体" w:hAnsi="宋体" w:eastAsia="宋体" w:cs="宋体"/>
          <w:sz w:val="28"/>
          <w:szCs w:val="28"/>
        </w:rPr>
      </w:pPr>
      <w:bookmarkStart w:id="434" w:name="_Toc3646"/>
      <w:bookmarkStart w:id="435" w:name="_Toc211498710"/>
      <w:r>
        <w:rPr>
          <w:rFonts w:hint="eastAsia" w:ascii="宋体" w:hAnsi="宋体" w:eastAsia="宋体" w:cs="宋体"/>
          <w:sz w:val="28"/>
          <w:szCs w:val="28"/>
        </w:rPr>
        <w:t>8.澄清、说明或补正</w:t>
      </w:r>
      <w:bookmarkEnd w:id="434"/>
      <w:bookmarkEnd w:id="435"/>
    </w:p>
    <w:p w14:paraId="0823F88A">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rPr>
      </w:pPr>
      <w:bookmarkStart w:id="436" w:name="_Hlk210327631"/>
      <w:r>
        <w:rPr>
          <w:rFonts w:hint="eastAsia" w:ascii="宋体" w:hAnsi="宋体" w:eastAsia="宋体" w:cs="宋体"/>
          <w:sz w:val="24"/>
          <w:szCs w:val="24"/>
        </w:rPr>
        <w:t>8.1 评标委员会可以书面形式要求投标人对所提交的投标文件中不明确的内容进行书面澄清、说明或者补正。评标委员会不接受投标人主动提出的澄清、说明或补正。</w:t>
      </w:r>
    </w:p>
    <w:p w14:paraId="42D49292">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8.2 澄清、说明和补正不得改变投标文件的实质性内容。投标人的书面澄清、说明和补正属于投标文件的组成部分。</w:t>
      </w:r>
    </w:p>
    <w:p w14:paraId="62BEDD0A">
      <w:pPr>
        <w:pageBreakBefore w:val="0"/>
        <w:kinsoku/>
        <w:wordWrap/>
        <w:overflowPunct/>
        <w:topLinePunct w:val="0"/>
        <w:autoSpaceDE w:val="0"/>
        <w:autoSpaceDN w:val="0"/>
        <w:bidi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8.3 评标委员会对投标人提交的澄清、说明或补正有疑问的，可以要求投标人进一步澄清、说明或补正。</w:t>
      </w:r>
    </w:p>
    <w:p w14:paraId="101B1D98">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bCs/>
          <w:sz w:val="24"/>
          <w:szCs w:val="24"/>
        </w:rPr>
        <w:t>8.4 评审过程中，评标委员会拟作出否决投标决定的，应要求投标人进行书面澄清、说明或补正，未进行该程序的，不得作出否决投标决定，投标人未按要求进行回复的除外。</w:t>
      </w:r>
    </w:p>
    <w:bookmarkEnd w:id="436"/>
    <w:p w14:paraId="029E601A">
      <w:pPr>
        <w:pStyle w:val="3"/>
        <w:pageBreakBefore w:val="0"/>
        <w:kinsoku/>
        <w:wordWrap/>
        <w:overflowPunct/>
        <w:topLinePunct w:val="0"/>
        <w:autoSpaceDE w:val="0"/>
        <w:autoSpaceDN w:val="0"/>
        <w:bidi w:val="0"/>
        <w:spacing w:after="160" w:line="400" w:lineRule="exact"/>
        <w:textAlignment w:val="auto"/>
        <w:rPr>
          <w:rFonts w:hint="eastAsia" w:ascii="宋体" w:hAnsi="宋体" w:eastAsia="宋体" w:cs="宋体"/>
          <w:sz w:val="28"/>
          <w:szCs w:val="28"/>
        </w:rPr>
      </w:pPr>
      <w:bookmarkStart w:id="437" w:name="_Toc211498711"/>
      <w:bookmarkStart w:id="438" w:name="_Toc6697"/>
      <w:r>
        <w:rPr>
          <w:rFonts w:hint="eastAsia" w:ascii="宋体" w:hAnsi="宋体" w:eastAsia="宋体" w:cs="宋体"/>
          <w:sz w:val="28"/>
          <w:szCs w:val="28"/>
        </w:rPr>
        <w:t>9.汇总评分结果</w:t>
      </w:r>
      <w:bookmarkEnd w:id="437"/>
      <w:bookmarkEnd w:id="438"/>
    </w:p>
    <w:p w14:paraId="293D9536">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bCs/>
          <w:sz w:val="24"/>
          <w:szCs w:val="24"/>
        </w:rPr>
        <w:t>评审工作全部结束后，汇总评审计分结果，并按照评标总得分由高至低的次序对投标人进行排序</w:t>
      </w:r>
      <w:r>
        <w:rPr>
          <w:rFonts w:hint="eastAsia" w:ascii="宋体" w:hAnsi="宋体" w:eastAsia="宋体" w:cs="宋体"/>
          <w:sz w:val="24"/>
          <w:szCs w:val="24"/>
        </w:rPr>
        <w:t>。评分分值计算保留小数点后两位，小数点后第三位“四舍五入”。</w:t>
      </w:r>
    </w:p>
    <w:p w14:paraId="12D914A9">
      <w:pPr>
        <w:pStyle w:val="3"/>
        <w:pageBreakBefore w:val="0"/>
        <w:kinsoku/>
        <w:wordWrap/>
        <w:overflowPunct/>
        <w:topLinePunct w:val="0"/>
        <w:autoSpaceDE w:val="0"/>
        <w:autoSpaceDN w:val="0"/>
        <w:bidi w:val="0"/>
        <w:spacing w:after="160" w:line="400" w:lineRule="exact"/>
        <w:textAlignment w:val="auto"/>
        <w:rPr>
          <w:rFonts w:hint="eastAsia" w:ascii="宋体" w:hAnsi="宋体" w:eastAsia="宋体" w:cs="宋体"/>
          <w:sz w:val="28"/>
          <w:szCs w:val="28"/>
        </w:rPr>
      </w:pPr>
      <w:bookmarkStart w:id="439" w:name="_Toc211498712"/>
      <w:bookmarkStart w:id="440" w:name="_Toc8456"/>
      <w:r>
        <w:rPr>
          <w:rFonts w:hint="eastAsia" w:ascii="宋体" w:hAnsi="宋体" w:eastAsia="宋体" w:cs="宋体"/>
          <w:sz w:val="28"/>
          <w:szCs w:val="28"/>
        </w:rPr>
        <w:t>10.中标人的确定</w:t>
      </w:r>
      <w:bookmarkEnd w:id="439"/>
      <w:bookmarkEnd w:id="440"/>
    </w:p>
    <w:p w14:paraId="5A7A5149">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10.1</w:t>
      </w:r>
      <w:r>
        <w:rPr>
          <w:rFonts w:hint="eastAsia" w:cs="宋体"/>
          <w:sz w:val="24"/>
          <w:szCs w:val="24"/>
          <w:lang w:val="en-US" w:eastAsia="zh-CN"/>
        </w:rPr>
        <w:t xml:space="preserve"> </w:t>
      </w:r>
      <w:r>
        <w:rPr>
          <w:rFonts w:hint="eastAsia" w:ascii="宋体" w:hAnsi="宋体" w:eastAsia="宋体" w:cs="宋体"/>
          <w:sz w:val="24"/>
          <w:szCs w:val="24"/>
        </w:rPr>
        <w:t>推荐定</w:t>
      </w:r>
      <w:r>
        <w:rPr>
          <w:rFonts w:hint="eastAsia" w:ascii="宋体" w:hAnsi="宋体" w:eastAsia="宋体" w:cs="宋体"/>
          <w:sz w:val="24"/>
          <w:szCs w:val="24"/>
          <w:lang w:val="en-US" w:eastAsia="zh-CN"/>
        </w:rPr>
        <w:t>（中）</w:t>
      </w:r>
      <w:r>
        <w:rPr>
          <w:rFonts w:hint="eastAsia" w:ascii="宋体" w:hAnsi="宋体" w:eastAsia="宋体" w:cs="宋体"/>
          <w:sz w:val="24"/>
          <w:szCs w:val="24"/>
        </w:rPr>
        <w:t>标候选人</w:t>
      </w:r>
    </w:p>
    <w:p w14:paraId="25FE2BE2">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10.1.1 评标委员会推荐</w:t>
      </w:r>
      <w:r>
        <w:rPr>
          <w:rFonts w:hint="eastAsia" w:cs="宋体"/>
          <w:sz w:val="24"/>
          <w:szCs w:val="24"/>
          <w:lang w:eastAsia="zh-CN"/>
        </w:rPr>
        <w:t>前3个</w:t>
      </w:r>
      <w:r>
        <w:rPr>
          <w:rFonts w:hint="eastAsia" w:ascii="宋体" w:hAnsi="宋体" w:eastAsia="宋体" w:cs="宋体"/>
          <w:sz w:val="24"/>
          <w:szCs w:val="24"/>
        </w:rPr>
        <w:t>不排序的定标候选人，由招标人确定</w:t>
      </w:r>
      <w:r>
        <w:rPr>
          <w:rFonts w:hint="eastAsia" w:ascii="宋体" w:hAnsi="宋体" w:eastAsia="宋体" w:cs="宋体"/>
          <w:sz w:val="24"/>
          <w:szCs w:val="24"/>
          <w:lang w:val="en-US" w:eastAsia="zh-CN"/>
        </w:rPr>
        <w:t>中标候选人排序</w:t>
      </w:r>
      <w:r>
        <w:rPr>
          <w:rFonts w:hint="eastAsia" w:ascii="宋体" w:hAnsi="宋体" w:eastAsia="宋体" w:cs="宋体"/>
          <w:sz w:val="24"/>
          <w:szCs w:val="24"/>
        </w:rPr>
        <w:t>。</w:t>
      </w:r>
    </w:p>
    <w:p w14:paraId="73B85670">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10.1.2</w:t>
      </w:r>
      <w:r>
        <w:rPr>
          <w:rFonts w:hint="eastAsia" w:cs="宋体"/>
          <w:sz w:val="24"/>
          <w:szCs w:val="24"/>
          <w:lang w:val="en-US" w:eastAsia="zh-CN"/>
        </w:rPr>
        <w:t xml:space="preserve"> </w:t>
      </w:r>
      <w:r>
        <w:rPr>
          <w:rFonts w:hint="eastAsia" w:ascii="宋体" w:hAnsi="宋体" w:eastAsia="宋体" w:cs="宋体"/>
          <w:sz w:val="24"/>
          <w:szCs w:val="24"/>
        </w:rPr>
        <w:t>评标委员会推荐定标候选人时，应遵照以下原则</w:t>
      </w:r>
      <w:r>
        <w:rPr>
          <w:rFonts w:hint="eastAsia" w:cs="宋体"/>
          <w:sz w:val="24"/>
          <w:szCs w:val="24"/>
          <w:lang w:eastAsia="zh-CN"/>
        </w:rPr>
        <w:t>：</w:t>
      </w:r>
    </w:p>
    <w:p w14:paraId="2024D0E5">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（1）评标委员会按照评标总得分由高至低的顺序排列，并根据第二章投标人须知前附表规定的</w:t>
      </w:r>
      <w:r>
        <w:rPr>
          <w:rFonts w:hint="eastAsia" w:ascii="宋体" w:hAnsi="宋体" w:eastAsia="宋体" w:cs="宋体"/>
          <w:sz w:val="24"/>
          <w:szCs w:val="24"/>
          <w:lang w:val="en-US" w:eastAsia="zh-CN"/>
        </w:rPr>
        <w:t>定</w:t>
      </w:r>
      <w:r>
        <w:rPr>
          <w:rFonts w:hint="eastAsia" w:ascii="宋体" w:hAnsi="宋体" w:eastAsia="宋体" w:cs="宋体"/>
          <w:sz w:val="24"/>
          <w:szCs w:val="24"/>
        </w:rPr>
        <w:t>标候选人数量，将排序靠前的投标人推荐为</w:t>
      </w:r>
      <w:r>
        <w:rPr>
          <w:rFonts w:hint="eastAsia" w:ascii="宋体" w:hAnsi="宋体" w:eastAsia="宋体" w:cs="宋体"/>
          <w:sz w:val="24"/>
          <w:szCs w:val="24"/>
          <w:lang w:val="en-US" w:eastAsia="zh-CN"/>
        </w:rPr>
        <w:t>定</w:t>
      </w:r>
      <w:r>
        <w:rPr>
          <w:rFonts w:hint="eastAsia" w:ascii="宋体" w:hAnsi="宋体" w:eastAsia="宋体" w:cs="宋体"/>
          <w:sz w:val="24"/>
          <w:szCs w:val="24"/>
        </w:rPr>
        <w:t>标候选人。</w:t>
      </w:r>
    </w:p>
    <w:p w14:paraId="79A525B9">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（2）投标人评标总得分相同时，以投标报价低的优先；投标报价也相等的，依次按商务部分评审得分、技术方案评审得分由高到低确定排序；以上得分都相同不能确定</w:t>
      </w:r>
      <w:r>
        <w:rPr>
          <w:rFonts w:hint="eastAsia" w:ascii="宋体" w:hAnsi="宋体" w:eastAsia="宋体" w:cs="宋体"/>
          <w:sz w:val="24"/>
          <w:szCs w:val="24"/>
          <w:lang w:val="en-US" w:eastAsia="zh-CN"/>
        </w:rPr>
        <w:t>定</w:t>
      </w:r>
      <w:r>
        <w:rPr>
          <w:rFonts w:hint="eastAsia" w:ascii="宋体" w:hAnsi="宋体" w:eastAsia="宋体" w:cs="宋体"/>
          <w:sz w:val="24"/>
          <w:szCs w:val="24"/>
        </w:rPr>
        <w:t>标候选人高低排序的，由交易系统随机确定不能高低排序的</w:t>
      </w:r>
      <w:r>
        <w:rPr>
          <w:rFonts w:hint="eastAsia" w:ascii="宋体" w:hAnsi="宋体" w:eastAsia="宋体" w:cs="宋体"/>
          <w:sz w:val="24"/>
          <w:szCs w:val="24"/>
          <w:lang w:val="en-US" w:eastAsia="zh-CN"/>
        </w:rPr>
        <w:t>定</w:t>
      </w:r>
      <w:r>
        <w:rPr>
          <w:rFonts w:hint="eastAsia" w:ascii="宋体" w:hAnsi="宋体" w:eastAsia="宋体" w:cs="宋体"/>
          <w:sz w:val="24"/>
          <w:szCs w:val="24"/>
        </w:rPr>
        <w:t>标候选人。</w:t>
      </w:r>
    </w:p>
    <w:p w14:paraId="5A4CFEFB">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评标委员会根据规定予以否决投标后，如果因有效投标不足3个使得投标明显缺乏竞争的，评标委员会可以否决全部投标。</w:t>
      </w:r>
    </w:p>
    <w:p w14:paraId="1D985FF2">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10.2 中标人的确定</w:t>
      </w:r>
    </w:p>
    <w:p w14:paraId="259DF81D">
      <w:pPr>
        <w:pStyle w:val="15"/>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由招标人对</w:t>
      </w:r>
      <w:r>
        <w:rPr>
          <w:rFonts w:hint="eastAsia" w:ascii="宋体" w:hAnsi="宋体" w:eastAsia="宋体" w:cs="宋体"/>
          <w:sz w:val="24"/>
          <w:szCs w:val="24"/>
          <w:lang w:val="en-US" w:eastAsia="zh-CN"/>
        </w:rPr>
        <w:t>中</w:t>
      </w:r>
      <w:r>
        <w:rPr>
          <w:rFonts w:hint="eastAsia" w:ascii="宋体" w:hAnsi="宋体" w:eastAsia="宋体" w:cs="宋体"/>
          <w:sz w:val="24"/>
          <w:szCs w:val="24"/>
        </w:rPr>
        <w:t>标候选人进行公示。</w:t>
      </w:r>
      <w:r>
        <w:rPr>
          <w:rFonts w:hint="eastAsia" w:ascii="宋体" w:hAnsi="宋体" w:eastAsia="宋体" w:cs="宋体"/>
          <w:bCs/>
          <w:sz w:val="24"/>
          <w:szCs w:val="24"/>
        </w:rPr>
        <w:t>公示期间，对评标结果有异议或投诉的，将按照相关规定进行处理。</w:t>
      </w:r>
    </w:p>
    <w:p w14:paraId="4B0C37D1">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10.3 编制评标报告</w:t>
      </w:r>
    </w:p>
    <w:p w14:paraId="62517A86">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评标委员会根据评标办法的规定向招标人提交评标报告。评标报告应当由全体评标委员会成员签字。评标报告应当包括以下内容：</w:t>
      </w:r>
    </w:p>
    <w:p w14:paraId="24F56F86">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（1）基本情况和数据表；</w:t>
      </w:r>
    </w:p>
    <w:p w14:paraId="0E340E85">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（2）评标委员会成员名单；</w:t>
      </w:r>
    </w:p>
    <w:p w14:paraId="0D2CCD71">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（3）开标记录；</w:t>
      </w:r>
    </w:p>
    <w:p w14:paraId="50914F90">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（4）符合要求的投标一览表；</w:t>
      </w:r>
    </w:p>
    <w:p w14:paraId="7C899017">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（5）否决投标情况说明；</w:t>
      </w:r>
    </w:p>
    <w:p w14:paraId="437F71BC">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（6）评标标准、评标方法或者评标因素一览表；</w:t>
      </w:r>
    </w:p>
    <w:p w14:paraId="08B516B1">
      <w:pPr>
        <w:pageBreakBefore w:val="0"/>
        <w:kinsoku/>
        <w:wordWrap/>
        <w:overflowPunct/>
        <w:topLinePunct w:val="0"/>
        <w:autoSpaceDE w:val="0"/>
        <w:autoSpaceDN w:val="0"/>
        <w:bidi w:val="0"/>
        <w:adjustRightInd w:val="0"/>
        <w:snapToGrid w:val="0"/>
        <w:spacing w:after="160" w:line="40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（7）经评审的价格一览表（包括评标委员会在评标过程中所形成的所有记载评标结果、结论的表格、说明、记录等文件）；</w:t>
      </w:r>
    </w:p>
    <w:p w14:paraId="03539FE8">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（8）经评审的投标人排序；</w:t>
      </w:r>
    </w:p>
    <w:p w14:paraId="01AE8EF9">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9</w:t>
      </w:r>
      <w:r>
        <w:rPr>
          <w:rFonts w:hint="eastAsia" w:ascii="宋体" w:hAnsi="宋体" w:eastAsia="宋体" w:cs="宋体"/>
          <w:sz w:val="24"/>
          <w:szCs w:val="24"/>
        </w:rPr>
        <w:t>）澄清、说明、补正事项纪要。</w:t>
      </w:r>
    </w:p>
    <w:p w14:paraId="3BC03014">
      <w:pPr>
        <w:pStyle w:val="3"/>
        <w:pageBreakBefore w:val="0"/>
        <w:kinsoku/>
        <w:wordWrap/>
        <w:overflowPunct/>
        <w:topLinePunct w:val="0"/>
        <w:autoSpaceDE w:val="0"/>
        <w:autoSpaceDN w:val="0"/>
        <w:bidi w:val="0"/>
        <w:spacing w:after="160" w:line="400" w:lineRule="exact"/>
        <w:textAlignment w:val="auto"/>
        <w:rPr>
          <w:rFonts w:hint="eastAsia" w:ascii="宋体" w:hAnsi="宋体" w:eastAsia="宋体" w:cs="宋体"/>
          <w:sz w:val="28"/>
          <w:szCs w:val="28"/>
        </w:rPr>
      </w:pPr>
      <w:bookmarkStart w:id="441" w:name="_Toc31292"/>
      <w:bookmarkStart w:id="442" w:name="_Toc211498713"/>
      <w:r>
        <w:rPr>
          <w:rFonts w:hint="eastAsia" w:ascii="宋体" w:hAnsi="宋体" w:eastAsia="宋体" w:cs="宋体"/>
          <w:sz w:val="28"/>
          <w:szCs w:val="28"/>
          <w:lang w:eastAsia="zh-CN"/>
        </w:rPr>
        <w:t>11.</w:t>
      </w:r>
      <w:r>
        <w:rPr>
          <w:rFonts w:hint="eastAsia" w:ascii="宋体" w:hAnsi="宋体" w:eastAsia="宋体" w:cs="宋体"/>
          <w:sz w:val="28"/>
          <w:szCs w:val="28"/>
        </w:rPr>
        <w:t>特殊情况的处置程序</w:t>
      </w:r>
      <w:bookmarkEnd w:id="441"/>
      <w:bookmarkEnd w:id="442"/>
    </w:p>
    <w:p w14:paraId="781F6D5F">
      <w:pPr>
        <w:pageBreakBefore w:val="0"/>
        <w:widowControl/>
        <w:kinsoku/>
        <w:wordWrap/>
        <w:overflowPunct/>
        <w:topLinePunct w:val="0"/>
        <w:autoSpaceDE w:val="0"/>
        <w:autoSpaceDN w:val="0"/>
        <w:bidi w:val="0"/>
        <w:spacing w:after="160" w:line="40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11.1 施工组织设计（暗标）的评审</w:t>
      </w:r>
    </w:p>
    <w:p w14:paraId="543B714F">
      <w:pPr>
        <w:pageBreakBefore w:val="0"/>
        <w:widowControl/>
        <w:kinsoku/>
        <w:wordWrap/>
        <w:overflowPunct/>
        <w:topLinePunct w:val="0"/>
        <w:autoSpaceDE w:val="0"/>
        <w:autoSpaceDN w:val="0"/>
        <w:bidi w:val="0"/>
        <w:spacing w:after="160" w:line="40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商务及报价评审完成之后，将施工组织设计编号与投标人名称逐一对应。评标委员会全体成员对评审结果进行汇总和签字确认。</w:t>
      </w:r>
    </w:p>
    <w:p w14:paraId="0A14B301">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11.2 关于评标活动暂停</w:t>
      </w:r>
    </w:p>
    <w:p w14:paraId="3AF8C265">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11.2.1 评标委员会应当执行连续评标的原则，按评标办法中规定的程序、内容、方法、标准完成全部评标工作。除特殊情况外，评标活动不得暂停。</w:t>
      </w:r>
    </w:p>
    <w:p w14:paraId="4A0CFFB1">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11.2.2 发生评标暂停情况时，评标委员会应当封存全部投标文件和评标记录，待特殊情况的影响结束且具备继续评标的条件时，由原评标委员会继续评标。</w:t>
      </w:r>
    </w:p>
    <w:p w14:paraId="5009A0E2">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11.3 关于评标中途更换评委</w:t>
      </w:r>
    </w:p>
    <w:p w14:paraId="6D0C6B78">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11.3.1 除非发生下列情况之一，不得在评标中途更换评标委员会成员：</w:t>
      </w:r>
    </w:p>
    <w:p w14:paraId="63DBA561">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（1）因不可抗拒的原因，评标委员会成员不能到场或需在评标中途退出评标活动。</w:t>
      </w:r>
    </w:p>
    <w:p w14:paraId="0ADE5F17">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（2）根据法律法规规定，某个或某几个评标委员会成员需要回避。</w:t>
      </w:r>
    </w:p>
    <w:p w14:paraId="41A26CBC">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11.3.2 退出评标的评标委员会成员，其已完成的评标行为无效。由招标人根据有关规定另行确定替代者进行评标。</w:t>
      </w:r>
    </w:p>
    <w:p w14:paraId="3A18A65F">
      <w:pPr>
        <w:pageBreakBefore w:val="0"/>
        <w:kinsoku/>
        <w:wordWrap/>
        <w:overflowPunct/>
        <w:topLinePunct w:val="0"/>
        <w:autoSpaceDE w:val="0"/>
        <w:autoSpaceDN w:val="0"/>
        <w:bidi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11.4 记名投票</w:t>
      </w:r>
    </w:p>
    <w:p w14:paraId="06399938">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在任何评标环节中，需评标委员会就某项定性的评审结论做出表决的，由评标委员会全体成员按照少数服从多数的原则，以记名投票方式表决。</w:t>
      </w:r>
    </w:p>
    <w:p w14:paraId="59F0D4E2">
      <w:pPr>
        <w:pStyle w:val="3"/>
        <w:pageBreakBefore w:val="0"/>
        <w:kinsoku/>
        <w:wordWrap/>
        <w:overflowPunct/>
        <w:topLinePunct w:val="0"/>
        <w:autoSpaceDE w:val="0"/>
        <w:autoSpaceDN w:val="0"/>
        <w:bidi w:val="0"/>
        <w:spacing w:after="160" w:line="400" w:lineRule="exact"/>
        <w:textAlignment w:val="auto"/>
        <w:rPr>
          <w:rFonts w:hint="eastAsia" w:ascii="宋体" w:hAnsi="宋体" w:eastAsia="宋体" w:cs="宋体"/>
          <w:sz w:val="28"/>
          <w:szCs w:val="28"/>
          <w:lang w:eastAsia="zh-CN"/>
        </w:rPr>
      </w:pPr>
      <w:bookmarkStart w:id="443" w:name="_Toc211498714"/>
      <w:bookmarkStart w:id="444" w:name="_Toc7196"/>
      <w:r>
        <w:rPr>
          <w:rFonts w:hint="eastAsia" w:ascii="宋体" w:hAnsi="宋体" w:eastAsia="宋体" w:cs="宋体"/>
          <w:sz w:val="28"/>
          <w:szCs w:val="28"/>
          <w:lang w:eastAsia="zh-CN"/>
        </w:rPr>
        <w:t>12.补充条款</w:t>
      </w:r>
      <w:bookmarkEnd w:id="443"/>
      <w:bookmarkEnd w:id="444"/>
    </w:p>
    <w:p w14:paraId="76BCE289">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12.1</w:t>
      </w:r>
      <w:r>
        <w:rPr>
          <w:rFonts w:hint="eastAsia" w:cs="宋体"/>
          <w:sz w:val="24"/>
          <w:szCs w:val="24"/>
          <w:lang w:val="en-US" w:eastAsia="zh-CN"/>
        </w:rPr>
        <w:t xml:space="preserve"> </w:t>
      </w:r>
      <w:r>
        <w:rPr>
          <w:rFonts w:hint="eastAsia" w:ascii="宋体" w:hAnsi="宋体" w:eastAsia="宋体" w:cs="宋体"/>
          <w:sz w:val="24"/>
          <w:szCs w:val="24"/>
        </w:rPr>
        <w:t>评标过程中，对涉及行业法律法规及政策文件相关问题的，应当提请行政监管部门解释。对招标文件中存在的其他问题应当提请招标人澄清。</w:t>
      </w:r>
    </w:p>
    <w:p w14:paraId="00B59A6F">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对上述情形以外的问题，由评标委员会集体讨论决定。无法形成一致意见时，应当按照少数服从多数原则进行表决并</w:t>
      </w:r>
      <w:r>
        <w:rPr>
          <w:rFonts w:hint="eastAsia" w:cs="宋体"/>
          <w:sz w:val="24"/>
          <w:szCs w:val="24"/>
          <w:lang w:eastAsia="zh-CN"/>
        </w:rPr>
        <w:t>予以</w:t>
      </w:r>
      <w:r>
        <w:rPr>
          <w:rFonts w:hint="eastAsia" w:ascii="宋体" w:hAnsi="宋体" w:eastAsia="宋体" w:cs="宋体"/>
          <w:sz w:val="24"/>
          <w:szCs w:val="24"/>
        </w:rPr>
        <w:t>记录。</w:t>
      </w:r>
    </w:p>
    <w:p w14:paraId="3F2D3EEF">
      <w:pPr>
        <w:pageBreakBefore w:val="0"/>
        <w:kinsoku/>
        <w:wordWrap/>
        <w:overflowPunct/>
        <w:topLinePunct w:val="0"/>
        <w:autoSpaceDE w:val="0"/>
        <w:autoSpaceDN w:val="0"/>
        <w:bidi w:val="0"/>
        <w:adjustRightInd w:val="0"/>
        <w:snapToGrid w:val="0"/>
        <w:spacing w:after="160" w:line="400" w:lineRule="exact"/>
        <w:ind w:left="0" w:leftChars="0" w:firstLine="480" w:firstLineChars="200"/>
        <w:textAlignment w:val="auto"/>
        <w:rPr>
          <w:rFonts w:hint="eastAsia" w:ascii="宋体" w:hAnsi="宋体" w:eastAsia="宋体" w:cs="宋体"/>
          <w:szCs w:val="21"/>
        </w:rPr>
      </w:pPr>
      <w:bookmarkStart w:id="445" w:name="_Hlk210292821"/>
      <w:r>
        <w:rPr>
          <w:rFonts w:hint="eastAsia" w:ascii="宋体" w:hAnsi="宋体" w:eastAsia="宋体" w:cs="宋体"/>
          <w:sz w:val="24"/>
          <w:szCs w:val="24"/>
        </w:rPr>
        <w:t>12.2</w:t>
      </w:r>
      <w:r>
        <w:rPr>
          <w:rFonts w:hint="eastAsia" w:cs="宋体"/>
          <w:sz w:val="24"/>
          <w:szCs w:val="24"/>
          <w:lang w:val="en-US" w:eastAsia="zh-CN"/>
        </w:rPr>
        <w:t xml:space="preserve"> </w:t>
      </w:r>
      <w:r>
        <w:rPr>
          <w:rFonts w:hint="eastAsia" w:ascii="宋体" w:hAnsi="宋体" w:eastAsia="宋体" w:cs="宋体"/>
          <w:sz w:val="24"/>
          <w:szCs w:val="24"/>
        </w:rPr>
        <w:t>评标专家签署评标报告</w:t>
      </w:r>
      <w:r>
        <w:rPr>
          <w:rFonts w:hint="eastAsia" w:ascii="宋体" w:hAnsi="宋体" w:eastAsia="宋体" w:cs="宋体"/>
          <w:sz w:val="24"/>
          <w:szCs w:val="24"/>
          <w:lang w:val="en-US" w:eastAsia="zh-CN"/>
        </w:rPr>
        <w:t>后</w:t>
      </w:r>
      <w:r>
        <w:rPr>
          <w:rFonts w:hint="eastAsia" w:ascii="宋体" w:hAnsi="宋体" w:eastAsia="宋体" w:cs="宋体"/>
          <w:sz w:val="24"/>
          <w:szCs w:val="24"/>
        </w:rPr>
        <w:t>，评标委员会邀请招标人进行复核。</w:t>
      </w:r>
    </w:p>
    <w:bookmarkEnd w:id="445"/>
    <w:p w14:paraId="3A8FB738">
      <w:pPr>
        <w:pageBreakBefore w:val="0"/>
        <w:kinsoku/>
        <w:wordWrap/>
        <w:overflowPunct/>
        <w:topLinePunct w:val="0"/>
        <w:autoSpaceDE w:val="0"/>
        <w:autoSpaceDN w:val="0"/>
        <w:bidi w:val="0"/>
        <w:spacing w:after="160" w:line="400" w:lineRule="exact"/>
        <w:textAlignment w:val="auto"/>
        <w:rPr>
          <w:rFonts w:hint="eastAsia" w:ascii="宋体" w:hAnsi="宋体" w:eastAsia="宋体" w:cs="宋体"/>
          <w:szCs w:val="21"/>
        </w:rPr>
        <w:sectPr>
          <w:footerReference r:id="rId14" w:type="first"/>
          <w:footerReference r:id="rId13" w:type="default"/>
          <w:pgSz w:w="11905" w:h="16838"/>
          <w:pgMar w:top="1417" w:right="1417" w:bottom="1417" w:left="1417" w:header="850" w:footer="850" w:gutter="0"/>
          <w:pgNumType w:fmt="numberInDash"/>
          <w:cols w:space="0" w:num="1"/>
          <w:rtlGutter w:val="0"/>
          <w:docGrid w:linePitch="315" w:charSpace="0"/>
        </w:sectPr>
      </w:pPr>
    </w:p>
    <w:p w14:paraId="515A110B">
      <w:pPr>
        <w:pageBreakBefore w:val="0"/>
        <w:widowControl w:val="0"/>
        <w:kinsoku/>
        <w:wordWrap/>
        <w:overflowPunct/>
        <w:topLinePunct w:val="0"/>
        <w:autoSpaceDE w:val="0"/>
        <w:autoSpaceDN w:val="0"/>
        <w:bidi w:val="0"/>
        <w:snapToGrid/>
        <w:spacing w:line="560" w:lineRule="exact"/>
        <w:ind w:left="0" w:leftChars="0" w:firstLine="643" w:firstLineChars="200"/>
        <w:jc w:val="center"/>
        <w:textAlignment w:val="auto"/>
        <w:rPr>
          <w:rFonts w:hint="eastAsia" w:ascii="宋体" w:hAnsi="宋体" w:eastAsia="宋体" w:cs="宋体"/>
          <w:b/>
          <w:bCs/>
          <w:sz w:val="32"/>
          <w:szCs w:val="32"/>
        </w:rPr>
      </w:pPr>
      <w:bookmarkStart w:id="446" w:name="_Toc2356"/>
      <w:bookmarkStart w:id="447" w:name="_Toc211498715"/>
      <w:r>
        <w:rPr>
          <w:rFonts w:hint="eastAsia" w:ascii="宋体" w:hAnsi="宋体" w:eastAsia="宋体" w:cs="宋体"/>
          <w:b/>
          <w:bCs/>
          <w:sz w:val="32"/>
          <w:szCs w:val="32"/>
        </w:rPr>
        <w:t>第四章  合同条款及格式</w:t>
      </w:r>
      <w:bookmarkEnd w:id="416"/>
      <w:bookmarkEnd w:id="446"/>
      <w:bookmarkEnd w:id="447"/>
      <w:bookmarkStart w:id="448" w:name="_Toc337558727"/>
    </w:p>
    <w:p w14:paraId="0B813CD7">
      <w:pPr>
        <w:spacing w:line="480" w:lineRule="exact"/>
        <w:ind w:firstLine="420" w:firstLineChars="150"/>
        <w:rPr>
          <w:rFonts w:hint="eastAsia" w:ascii="宋体" w:hAnsi="宋体" w:eastAsia="宋体" w:cs="宋体"/>
          <w:sz w:val="28"/>
          <w:szCs w:val="28"/>
          <w:lang w:val="zh-CN"/>
        </w:rPr>
      </w:pPr>
    </w:p>
    <w:p w14:paraId="3B19B9B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说明：合同条款及格式应当作为招标文件的组成部分，合同条款及格式推荐采用</w:t>
      </w:r>
      <w:r>
        <w:rPr>
          <w:rFonts w:hint="eastAsia" w:ascii="宋体" w:hAnsi="宋体" w:eastAsia="宋体" w:cs="宋体"/>
          <w:sz w:val="24"/>
          <w:szCs w:val="24"/>
          <w:u w:val="single"/>
        </w:rPr>
        <w:t>《建设工程施工合同（示范文本）》（GF-2017-0201）</w:t>
      </w:r>
      <w:r>
        <w:rPr>
          <w:rFonts w:hint="eastAsia" w:ascii="宋体" w:hAnsi="宋体" w:eastAsia="宋体" w:cs="宋体"/>
          <w:sz w:val="24"/>
          <w:szCs w:val="24"/>
        </w:rPr>
        <w:t>。</w:t>
      </w:r>
    </w:p>
    <w:bookmarkEnd w:id="448"/>
    <w:p w14:paraId="20D3171C">
      <w:pPr>
        <w:pageBreakBefore w:val="0"/>
        <w:widowControl w:val="0"/>
        <w:kinsoku/>
        <w:wordWrap/>
        <w:overflowPunct/>
        <w:topLinePunct w:val="0"/>
        <w:autoSpaceDE w:val="0"/>
        <w:autoSpaceDN w:val="0"/>
        <w:bidi w:val="0"/>
        <w:snapToGrid/>
        <w:spacing w:line="560" w:lineRule="exact"/>
        <w:ind w:left="0" w:leftChars="0" w:firstLine="482" w:firstLineChars="200"/>
        <w:jc w:val="both"/>
        <w:textAlignment w:val="auto"/>
        <w:rPr>
          <w:rFonts w:hint="eastAsia" w:ascii="宋体" w:hAnsi="宋体" w:eastAsia="宋体" w:cs="宋体"/>
          <w:b/>
          <w:bCs/>
          <w:sz w:val="24"/>
          <w:szCs w:val="24"/>
        </w:rPr>
      </w:pPr>
      <w:bookmarkStart w:id="449" w:name="_Toc30769"/>
      <w:bookmarkStart w:id="450" w:name="_Toc296503025"/>
      <w:bookmarkStart w:id="451" w:name="_Toc211498716"/>
      <w:bookmarkStart w:id="452" w:name="_Toc351203480"/>
      <w:bookmarkStart w:id="453" w:name="_Toc296890982"/>
      <w:bookmarkStart w:id="454" w:name="_Toc80006110"/>
      <w:bookmarkStart w:id="455" w:name="_Toc351203632"/>
      <w:r>
        <w:rPr>
          <w:rFonts w:hint="eastAsia" w:ascii="宋体" w:hAnsi="宋体" w:eastAsia="宋体" w:cs="宋体"/>
          <w:b/>
          <w:bCs/>
          <w:sz w:val="24"/>
          <w:szCs w:val="24"/>
        </w:rPr>
        <w:t>第一节 合同协议书</w:t>
      </w:r>
      <w:bookmarkEnd w:id="449"/>
      <w:bookmarkEnd w:id="450"/>
      <w:bookmarkEnd w:id="451"/>
      <w:bookmarkEnd w:id="452"/>
      <w:bookmarkEnd w:id="453"/>
      <w:bookmarkEnd w:id="454"/>
    </w:p>
    <w:p w14:paraId="7245FD4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发包人（全称）：</w:t>
      </w:r>
      <w:r>
        <w:rPr>
          <w:rFonts w:hint="eastAsia" w:ascii="宋体" w:hAnsi="宋体" w:eastAsia="宋体" w:cs="宋体"/>
          <w:sz w:val="24"/>
          <w:szCs w:val="24"/>
          <w:u w:val="single"/>
        </w:rPr>
        <w:t xml:space="preserve">                       </w:t>
      </w:r>
    </w:p>
    <w:p w14:paraId="18895CF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承包人（全称）：</w:t>
      </w:r>
      <w:r>
        <w:rPr>
          <w:rFonts w:hint="eastAsia" w:ascii="宋体" w:hAnsi="宋体" w:eastAsia="宋体" w:cs="宋体"/>
          <w:sz w:val="24"/>
          <w:szCs w:val="24"/>
          <w:u w:val="single"/>
        </w:rPr>
        <w:t xml:space="preserve">                       </w:t>
      </w:r>
    </w:p>
    <w:p w14:paraId="27C75B8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根据《中华人民共和国民法典</w:t>
      </w:r>
      <w:r>
        <w:rPr>
          <w:rFonts w:hint="eastAsia" w:cs="宋体"/>
          <w:sz w:val="24"/>
          <w:szCs w:val="24"/>
          <w:lang w:eastAsia="zh-CN"/>
        </w:rPr>
        <w:t>》《</w:t>
      </w:r>
      <w:r>
        <w:rPr>
          <w:rFonts w:hint="eastAsia" w:ascii="宋体" w:hAnsi="宋体" w:eastAsia="宋体" w:cs="宋体"/>
          <w:sz w:val="24"/>
          <w:szCs w:val="24"/>
        </w:rPr>
        <w:t>中华人民共和国建筑法》及有关法律规定，遵循平等、自愿、公平和诚实信用的原则，双方就</w:t>
      </w:r>
      <w:r>
        <w:rPr>
          <w:rFonts w:hint="eastAsia" w:ascii="宋体" w:hAnsi="宋体" w:eastAsia="宋体" w:cs="宋体"/>
          <w:sz w:val="24"/>
          <w:szCs w:val="24"/>
          <w:u w:val="single"/>
        </w:rPr>
        <w:t xml:space="preserve">                       </w:t>
      </w:r>
      <w:r>
        <w:rPr>
          <w:rFonts w:hint="eastAsia" w:ascii="宋体" w:hAnsi="宋体" w:eastAsia="宋体" w:cs="宋体"/>
          <w:sz w:val="24"/>
          <w:szCs w:val="24"/>
        </w:rPr>
        <w:t>工程施工及有关事项协商一致，共同达成如下协议：</w:t>
      </w:r>
    </w:p>
    <w:p w14:paraId="37CF200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56" w:name="_Toc351203481"/>
      <w:r>
        <w:rPr>
          <w:rFonts w:hint="eastAsia" w:ascii="宋体" w:hAnsi="宋体" w:eastAsia="宋体" w:cs="宋体"/>
          <w:sz w:val="24"/>
          <w:szCs w:val="24"/>
        </w:rPr>
        <w:t>一、工程概况</w:t>
      </w:r>
      <w:bookmarkEnd w:id="456"/>
    </w:p>
    <w:p w14:paraId="1A19779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bCs/>
          <w:sz w:val="24"/>
          <w:szCs w:val="24"/>
        </w:rPr>
        <w:t>1.</w:t>
      </w:r>
      <w:r>
        <w:rPr>
          <w:rFonts w:hint="eastAsia" w:cs="宋体"/>
          <w:bCs/>
          <w:sz w:val="24"/>
          <w:szCs w:val="24"/>
          <w:lang w:val="en-US" w:eastAsia="zh-CN"/>
        </w:rPr>
        <w:t xml:space="preserve"> </w:t>
      </w:r>
      <w:r>
        <w:rPr>
          <w:rFonts w:hint="eastAsia" w:ascii="宋体" w:hAnsi="宋体" w:eastAsia="宋体" w:cs="宋体"/>
          <w:bCs/>
          <w:sz w:val="24"/>
          <w:szCs w:val="24"/>
        </w:rPr>
        <w:t>工程名称</w:t>
      </w:r>
      <w:r>
        <w:rPr>
          <w:rFonts w:hint="eastAsia" w:ascii="宋体" w:hAnsi="宋体" w:eastAsia="宋体" w:cs="宋体"/>
          <w:sz w:val="24"/>
          <w:szCs w:val="24"/>
        </w:rPr>
        <w:t>：</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FD8661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2.</w:t>
      </w:r>
      <w:r>
        <w:rPr>
          <w:rFonts w:hint="eastAsia" w:cs="宋体"/>
          <w:bCs/>
          <w:sz w:val="24"/>
          <w:szCs w:val="24"/>
          <w:lang w:val="en-US" w:eastAsia="zh-CN"/>
        </w:rPr>
        <w:t xml:space="preserve"> </w:t>
      </w:r>
      <w:r>
        <w:rPr>
          <w:rFonts w:hint="eastAsia" w:ascii="宋体" w:hAnsi="宋体" w:eastAsia="宋体" w:cs="宋体"/>
          <w:bCs/>
          <w:sz w:val="24"/>
          <w:szCs w:val="24"/>
        </w:rPr>
        <w:t>工程地点：</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79AEBD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3.</w:t>
      </w:r>
      <w:r>
        <w:rPr>
          <w:rFonts w:hint="eastAsia" w:cs="宋体"/>
          <w:bCs/>
          <w:sz w:val="24"/>
          <w:szCs w:val="24"/>
          <w:lang w:val="en-US" w:eastAsia="zh-CN"/>
        </w:rPr>
        <w:t xml:space="preserve"> </w:t>
      </w:r>
      <w:r>
        <w:rPr>
          <w:rFonts w:hint="eastAsia" w:ascii="宋体" w:hAnsi="宋体" w:eastAsia="宋体" w:cs="宋体"/>
          <w:bCs/>
          <w:sz w:val="24"/>
          <w:szCs w:val="24"/>
        </w:rPr>
        <w:t>工程立项批准文号：</w:t>
      </w:r>
      <w:r>
        <w:rPr>
          <w:rFonts w:hint="eastAsia" w:ascii="宋体" w:hAnsi="宋体" w:eastAsia="宋体" w:cs="宋体"/>
          <w:sz w:val="24"/>
          <w:szCs w:val="24"/>
          <w:u w:val="single"/>
        </w:rPr>
        <w:t xml:space="preserve">                       </w:t>
      </w:r>
      <w:r>
        <w:rPr>
          <w:rFonts w:hint="eastAsia" w:ascii="宋体" w:hAnsi="宋体" w:eastAsia="宋体" w:cs="宋体"/>
          <w:bCs/>
          <w:sz w:val="24"/>
          <w:szCs w:val="24"/>
        </w:rPr>
        <w:t>。</w:t>
      </w:r>
    </w:p>
    <w:p w14:paraId="5F60DCB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4.</w:t>
      </w:r>
      <w:r>
        <w:rPr>
          <w:rFonts w:hint="eastAsia" w:cs="宋体"/>
          <w:bCs/>
          <w:sz w:val="24"/>
          <w:szCs w:val="24"/>
          <w:lang w:val="en-US" w:eastAsia="zh-CN"/>
        </w:rPr>
        <w:t xml:space="preserve"> </w:t>
      </w:r>
      <w:r>
        <w:rPr>
          <w:rFonts w:hint="eastAsia" w:ascii="宋体" w:hAnsi="宋体" w:eastAsia="宋体" w:cs="宋体"/>
          <w:bCs/>
          <w:sz w:val="24"/>
          <w:szCs w:val="24"/>
        </w:rPr>
        <w:t>资金来源：</w:t>
      </w:r>
      <w:r>
        <w:rPr>
          <w:rFonts w:hint="eastAsia" w:ascii="宋体" w:hAnsi="宋体" w:eastAsia="宋体" w:cs="宋体"/>
          <w:sz w:val="24"/>
          <w:szCs w:val="24"/>
          <w:u w:val="single"/>
        </w:rPr>
        <w:t xml:space="preserve">                       </w:t>
      </w:r>
      <w:r>
        <w:rPr>
          <w:rFonts w:hint="eastAsia" w:ascii="宋体" w:hAnsi="宋体" w:eastAsia="宋体" w:cs="宋体"/>
          <w:bCs/>
          <w:sz w:val="24"/>
          <w:szCs w:val="24"/>
        </w:rPr>
        <w:t>。</w:t>
      </w:r>
    </w:p>
    <w:p w14:paraId="1D77C96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5.</w:t>
      </w:r>
      <w:r>
        <w:rPr>
          <w:rFonts w:hint="eastAsia" w:cs="宋体"/>
          <w:bCs/>
          <w:sz w:val="24"/>
          <w:szCs w:val="24"/>
          <w:lang w:val="en-US" w:eastAsia="zh-CN"/>
        </w:rPr>
        <w:t xml:space="preserve"> </w:t>
      </w:r>
      <w:r>
        <w:rPr>
          <w:rFonts w:hint="eastAsia" w:ascii="宋体" w:hAnsi="宋体" w:eastAsia="宋体" w:cs="宋体"/>
          <w:bCs/>
          <w:sz w:val="24"/>
          <w:szCs w:val="24"/>
        </w:rPr>
        <w:t>工程内容：</w:t>
      </w:r>
      <w:r>
        <w:rPr>
          <w:rFonts w:hint="eastAsia" w:ascii="宋体" w:hAnsi="宋体" w:eastAsia="宋体" w:cs="宋体"/>
          <w:sz w:val="24"/>
          <w:szCs w:val="24"/>
          <w:u w:val="single"/>
        </w:rPr>
        <w:t xml:space="preserve">                       </w:t>
      </w:r>
      <w:r>
        <w:rPr>
          <w:rFonts w:hint="eastAsia" w:ascii="宋体" w:hAnsi="宋体" w:eastAsia="宋体" w:cs="宋体"/>
          <w:bCs/>
          <w:sz w:val="24"/>
          <w:szCs w:val="24"/>
        </w:rPr>
        <w:t>。</w:t>
      </w:r>
    </w:p>
    <w:p w14:paraId="5D2121A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sz w:val="24"/>
          <w:szCs w:val="24"/>
        </w:rPr>
        <w:t>群体工程应附《承包人承揽工程项目一览表》（附件1）。</w:t>
      </w:r>
    </w:p>
    <w:p w14:paraId="47E0434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bCs/>
          <w:sz w:val="24"/>
          <w:szCs w:val="24"/>
        </w:rPr>
        <w:t>6.</w:t>
      </w:r>
      <w:r>
        <w:rPr>
          <w:rFonts w:hint="eastAsia" w:cs="宋体"/>
          <w:bCs/>
          <w:sz w:val="24"/>
          <w:szCs w:val="24"/>
          <w:lang w:val="en-US" w:eastAsia="zh-CN"/>
        </w:rPr>
        <w:t xml:space="preserve"> </w:t>
      </w:r>
      <w:r>
        <w:rPr>
          <w:rFonts w:hint="eastAsia" w:ascii="宋体" w:hAnsi="宋体" w:eastAsia="宋体" w:cs="宋体"/>
          <w:bCs/>
          <w:sz w:val="24"/>
          <w:szCs w:val="24"/>
        </w:rPr>
        <w:t>工程承包范围：</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AB5ED6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57" w:name="_Toc351203482"/>
      <w:r>
        <w:rPr>
          <w:rFonts w:hint="eastAsia" w:ascii="宋体" w:hAnsi="宋体" w:eastAsia="宋体" w:cs="宋体"/>
          <w:sz w:val="24"/>
          <w:szCs w:val="24"/>
        </w:rPr>
        <w:t>二、合同工期</w:t>
      </w:r>
      <w:bookmarkEnd w:id="457"/>
    </w:p>
    <w:p w14:paraId="524F514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计划开工日期：</w:t>
      </w:r>
      <w:r>
        <w:rPr>
          <w:rFonts w:hint="eastAsia" w:ascii="宋体" w:hAnsi="宋体" w:eastAsia="宋体" w:cs="宋体"/>
          <w:sz w:val="24"/>
          <w:szCs w:val="24"/>
          <w:u w:val="single"/>
        </w:rPr>
        <w:t></w:t>
      </w:r>
      <w:r>
        <w:rPr>
          <w:rFonts w:hint="eastAsia" w:ascii="宋体" w:hAnsi="宋体" w:eastAsia="宋体" w:cs="宋体"/>
          <w:sz w:val="24"/>
          <w:szCs w:val="24"/>
        </w:rPr>
        <w:t>年</w:t>
      </w:r>
      <w:r>
        <w:rPr>
          <w:rFonts w:hint="eastAsia" w:ascii="宋体" w:hAnsi="宋体" w:eastAsia="宋体" w:cs="宋体"/>
          <w:sz w:val="24"/>
          <w:szCs w:val="24"/>
          <w:u w:val="single"/>
        </w:rPr>
        <w:t></w:t>
      </w:r>
      <w:r>
        <w:rPr>
          <w:rFonts w:hint="eastAsia" w:ascii="宋体" w:hAnsi="宋体" w:eastAsia="宋体" w:cs="宋体"/>
          <w:sz w:val="24"/>
          <w:szCs w:val="24"/>
        </w:rPr>
        <w:t>月</w:t>
      </w:r>
      <w:r>
        <w:rPr>
          <w:rFonts w:hint="eastAsia" w:ascii="宋体" w:hAnsi="宋体" w:eastAsia="宋体" w:cs="宋体"/>
          <w:sz w:val="24"/>
          <w:szCs w:val="24"/>
          <w:u w:val="single"/>
        </w:rPr>
        <w:t></w:t>
      </w:r>
      <w:r>
        <w:rPr>
          <w:rFonts w:hint="eastAsia" w:ascii="宋体" w:hAnsi="宋体" w:eastAsia="宋体" w:cs="宋体"/>
          <w:sz w:val="24"/>
          <w:szCs w:val="24"/>
        </w:rPr>
        <w:t>日。</w:t>
      </w:r>
    </w:p>
    <w:p w14:paraId="1B5F61E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计划竣工日期：</w:t>
      </w:r>
      <w:r>
        <w:rPr>
          <w:rFonts w:hint="eastAsia" w:ascii="宋体" w:hAnsi="宋体" w:eastAsia="宋体" w:cs="宋体"/>
          <w:sz w:val="24"/>
          <w:szCs w:val="24"/>
          <w:u w:val="single"/>
        </w:rPr>
        <w:t></w:t>
      </w:r>
      <w:r>
        <w:rPr>
          <w:rFonts w:hint="eastAsia" w:ascii="宋体" w:hAnsi="宋体" w:eastAsia="宋体" w:cs="宋体"/>
          <w:sz w:val="24"/>
          <w:szCs w:val="24"/>
        </w:rPr>
        <w:t>年</w:t>
      </w:r>
      <w:r>
        <w:rPr>
          <w:rFonts w:hint="eastAsia" w:ascii="宋体" w:hAnsi="宋体" w:eastAsia="宋体" w:cs="宋体"/>
          <w:sz w:val="24"/>
          <w:szCs w:val="24"/>
          <w:u w:val="single"/>
        </w:rPr>
        <w:t></w:t>
      </w:r>
      <w:r>
        <w:rPr>
          <w:rFonts w:hint="eastAsia" w:ascii="宋体" w:hAnsi="宋体" w:eastAsia="宋体" w:cs="宋体"/>
          <w:sz w:val="24"/>
          <w:szCs w:val="24"/>
        </w:rPr>
        <w:t>月</w:t>
      </w:r>
      <w:r>
        <w:rPr>
          <w:rFonts w:hint="eastAsia" w:ascii="宋体" w:hAnsi="宋体" w:eastAsia="宋体" w:cs="宋体"/>
          <w:sz w:val="24"/>
          <w:szCs w:val="24"/>
          <w:u w:val="single"/>
        </w:rPr>
        <w:t></w:t>
      </w:r>
      <w:r>
        <w:rPr>
          <w:rFonts w:hint="eastAsia" w:ascii="宋体" w:hAnsi="宋体" w:eastAsia="宋体" w:cs="宋体"/>
          <w:sz w:val="24"/>
          <w:szCs w:val="24"/>
        </w:rPr>
        <w:t>日。</w:t>
      </w:r>
    </w:p>
    <w:p w14:paraId="340ECFE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工期总日历天数：</w:t>
      </w:r>
      <w:r>
        <w:rPr>
          <w:rFonts w:hint="eastAsia" w:ascii="宋体" w:hAnsi="宋体" w:eastAsia="宋体" w:cs="宋体"/>
          <w:sz w:val="24"/>
          <w:szCs w:val="24"/>
          <w:u w:val="single"/>
        </w:rPr>
        <w:t></w:t>
      </w:r>
      <w:r>
        <w:rPr>
          <w:rFonts w:hint="eastAsia" w:ascii="宋体" w:hAnsi="宋体" w:eastAsia="宋体" w:cs="宋体"/>
          <w:sz w:val="24"/>
          <w:szCs w:val="24"/>
        </w:rPr>
        <w:t>天。工期总日历天数与根据前述计划开竣工日期计算的工期天数不一致的，以工期总日历天数为准。</w:t>
      </w:r>
    </w:p>
    <w:p w14:paraId="3E2BA9F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58" w:name="_Toc351203483"/>
      <w:r>
        <w:rPr>
          <w:rFonts w:hint="eastAsia" w:ascii="宋体" w:hAnsi="宋体" w:eastAsia="宋体" w:cs="宋体"/>
          <w:sz w:val="24"/>
          <w:szCs w:val="24"/>
        </w:rPr>
        <w:t>三、质量标准</w:t>
      </w:r>
      <w:bookmarkEnd w:id="458"/>
    </w:p>
    <w:p w14:paraId="0029749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工程质量符合</w:t>
      </w:r>
      <w:r>
        <w:rPr>
          <w:rFonts w:hint="eastAsia" w:ascii="宋体" w:hAnsi="宋体" w:eastAsia="宋体" w:cs="宋体"/>
          <w:sz w:val="24"/>
          <w:szCs w:val="24"/>
          <w:u w:val="single"/>
        </w:rPr>
        <w:t xml:space="preserve">                       </w:t>
      </w:r>
      <w:r>
        <w:rPr>
          <w:rFonts w:hint="eastAsia" w:ascii="宋体" w:hAnsi="宋体" w:eastAsia="宋体" w:cs="宋体"/>
          <w:sz w:val="24"/>
          <w:szCs w:val="24"/>
        </w:rPr>
        <w:t>标准。</w:t>
      </w:r>
    </w:p>
    <w:p w14:paraId="624EB08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59" w:name="_Toc351203484"/>
      <w:r>
        <w:rPr>
          <w:rFonts w:hint="eastAsia" w:ascii="宋体" w:hAnsi="宋体" w:eastAsia="宋体" w:cs="宋体"/>
          <w:sz w:val="24"/>
          <w:szCs w:val="24"/>
        </w:rPr>
        <w:t>四、签约合同价与合同价格形式</w:t>
      </w:r>
      <w:bookmarkEnd w:id="459"/>
      <w:r>
        <w:rPr>
          <w:rFonts w:hint="eastAsia" w:ascii="宋体" w:hAnsi="宋体" w:eastAsia="宋体" w:cs="宋体"/>
          <w:sz w:val="24"/>
          <w:szCs w:val="24"/>
        </w:rPr>
        <w:tab/>
      </w:r>
    </w:p>
    <w:p w14:paraId="713748F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r>
        <w:rPr>
          <w:rFonts w:hint="eastAsia" w:cs="宋体"/>
          <w:sz w:val="24"/>
          <w:szCs w:val="24"/>
          <w:lang w:val="en-US" w:eastAsia="zh-CN"/>
        </w:rPr>
        <w:t xml:space="preserve"> </w:t>
      </w:r>
      <w:r>
        <w:rPr>
          <w:rFonts w:hint="eastAsia" w:ascii="宋体" w:hAnsi="宋体" w:eastAsia="宋体" w:cs="宋体"/>
          <w:sz w:val="24"/>
          <w:szCs w:val="24"/>
        </w:rPr>
        <w:t>签约合同价为：</w:t>
      </w:r>
    </w:p>
    <w:p w14:paraId="3F9FDFE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人民币（大写）</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元</w:t>
      </w:r>
      <w:r>
        <w:rPr>
          <w:rFonts w:hint="eastAsia" w:cs="宋体"/>
          <w:sz w:val="24"/>
          <w:szCs w:val="24"/>
          <w:lang w:eastAsia="zh-CN"/>
        </w:rPr>
        <w:t>）</w:t>
      </w:r>
      <w:r>
        <w:rPr>
          <w:rFonts w:hint="eastAsia" w:ascii="宋体" w:hAnsi="宋体" w:eastAsia="宋体" w:cs="宋体"/>
          <w:sz w:val="24"/>
          <w:szCs w:val="24"/>
        </w:rPr>
        <w:t>；</w:t>
      </w:r>
    </w:p>
    <w:p w14:paraId="2482E53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其中：</w:t>
      </w:r>
    </w:p>
    <w:p w14:paraId="2B1B40D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（1）</w:t>
      </w:r>
      <w:r>
        <w:rPr>
          <w:rFonts w:hint="eastAsia" w:ascii="宋体" w:hAnsi="宋体" w:eastAsia="宋体" w:cs="宋体"/>
          <w:kern w:val="0"/>
          <w:sz w:val="24"/>
          <w:szCs w:val="24"/>
        </w:rPr>
        <w:t>绿色施工安全防护措施项目费：人民币（大写）</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 xml:space="preserve"> (¥</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元</w:t>
      </w:r>
      <w:r>
        <w:rPr>
          <w:rFonts w:hint="eastAsia" w:cs="宋体"/>
          <w:kern w:val="0"/>
          <w:sz w:val="24"/>
          <w:szCs w:val="24"/>
          <w:lang w:eastAsia="zh-CN"/>
        </w:rPr>
        <w:t>）</w:t>
      </w:r>
      <w:r>
        <w:rPr>
          <w:rFonts w:hint="eastAsia" w:ascii="宋体" w:hAnsi="宋体" w:eastAsia="宋体" w:cs="宋体"/>
          <w:kern w:val="0"/>
          <w:sz w:val="24"/>
          <w:szCs w:val="24"/>
        </w:rPr>
        <w:t>；</w:t>
      </w:r>
    </w:p>
    <w:p w14:paraId="74B1FBD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（2）材料和工程设备暂估价金额：</w:t>
      </w:r>
    </w:p>
    <w:p w14:paraId="6AD3B32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人民币（大写）</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元</w:t>
      </w:r>
      <w:r>
        <w:rPr>
          <w:rFonts w:hint="eastAsia" w:cs="宋体"/>
          <w:sz w:val="24"/>
          <w:szCs w:val="24"/>
          <w:lang w:eastAsia="zh-CN"/>
        </w:rPr>
        <w:t>）</w:t>
      </w:r>
      <w:r>
        <w:rPr>
          <w:rFonts w:hint="eastAsia" w:ascii="宋体" w:hAnsi="宋体" w:eastAsia="宋体" w:cs="宋体"/>
          <w:sz w:val="24"/>
          <w:szCs w:val="24"/>
        </w:rPr>
        <w:t>；</w:t>
      </w:r>
    </w:p>
    <w:p w14:paraId="58049B0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（3）专业工程暂估价金额：</w:t>
      </w:r>
    </w:p>
    <w:p w14:paraId="3BC73FA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人民币（大写）</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元</w:t>
      </w:r>
      <w:r>
        <w:rPr>
          <w:rFonts w:hint="eastAsia" w:cs="宋体"/>
          <w:sz w:val="24"/>
          <w:szCs w:val="24"/>
          <w:lang w:eastAsia="zh-CN"/>
        </w:rPr>
        <w:t>）</w:t>
      </w:r>
      <w:r>
        <w:rPr>
          <w:rFonts w:hint="eastAsia" w:ascii="宋体" w:hAnsi="宋体" w:eastAsia="宋体" w:cs="宋体"/>
          <w:sz w:val="24"/>
          <w:szCs w:val="24"/>
        </w:rPr>
        <w:t>；</w:t>
      </w:r>
    </w:p>
    <w:p w14:paraId="5E09035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（4）暂列金额：</w:t>
      </w:r>
    </w:p>
    <w:p w14:paraId="7223151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人民币（大写）</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元</w:t>
      </w:r>
      <w:r>
        <w:rPr>
          <w:rFonts w:hint="eastAsia" w:cs="宋体"/>
          <w:sz w:val="24"/>
          <w:szCs w:val="24"/>
          <w:lang w:eastAsia="zh-CN"/>
        </w:rPr>
        <w:t>）</w:t>
      </w:r>
      <w:r>
        <w:rPr>
          <w:rFonts w:hint="eastAsia" w:ascii="宋体" w:hAnsi="宋体" w:eastAsia="宋体" w:cs="宋体"/>
          <w:sz w:val="24"/>
          <w:szCs w:val="24"/>
        </w:rPr>
        <w:t>。</w:t>
      </w:r>
    </w:p>
    <w:p w14:paraId="3E709D38">
      <w:pPr>
        <w:pageBreakBefore w:val="0"/>
        <w:widowControl w:val="0"/>
        <w:numPr>
          <w:ilvl w:val="0"/>
          <w:numId w:val="2"/>
        </w:numPr>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合同价格形式：</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E0513A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bookmarkStart w:id="460" w:name="_Toc351203485"/>
      <w:r>
        <w:rPr>
          <w:rFonts w:hint="eastAsia" w:ascii="宋体" w:hAnsi="宋体" w:eastAsia="宋体" w:cs="宋体"/>
          <w:sz w:val="24"/>
          <w:szCs w:val="24"/>
        </w:rPr>
        <w:t>五、</w:t>
      </w:r>
      <w:bookmarkEnd w:id="460"/>
      <w:r>
        <w:rPr>
          <w:rFonts w:hint="eastAsia" w:ascii="宋体" w:hAnsi="宋体" w:eastAsia="宋体" w:cs="宋体"/>
          <w:sz w:val="24"/>
          <w:szCs w:val="24"/>
        </w:rPr>
        <w:t>项目经理</w:t>
      </w:r>
    </w:p>
    <w:p w14:paraId="4745D5B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承包人项目经理：</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57BE1A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61" w:name="_Toc351203486"/>
      <w:r>
        <w:rPr>
          <w:rFonts w:hint="eastAsia" w:ascii="宋体" w:hAnsi="宋体" w:eastAsia="宋体" w:cs="宋体"/>
          <w:sz w:val="24"/>
          <w:szCs w:val="24"/>
        </w:rPr>
        <w:t>六、合同文件构成</w:t>
      </w:r>
      <w:bookmarkEnd w:id="461"/>
    </w:p>
    <w:p w14:paraId="5F85B67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本协议书与下列文件一起构成合同文件：</w:t>
      </w:r>
    </w:p>
    <w:p w14:paraId="5824CD4A">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（1）中标通知书（如果有）；</w:t>
      </w:r>
    </w:p>
    <w:p w14:paraId="2586C18C">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（2）投标函及其附录（如果有）； </w:t>
      </w:r>
    </w:p>
    <w:p w14:paraId="0FA37A3E">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（3）专用合同条款及其附件；</w:t>
      </w:r>
    </w:p>
    <w:p w14:paraId="36151A1E">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（4）通用合同条款；</w:t>
      </w:r>
    </w:p>
    <w:p w14:paraId="5D96ABEA">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（5）技术标准和要求；</w:t>
      </w:r>
    </w:p>
    <w:p w14:paraId="64587999">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（6）图纸；</w:t>
      </w:r>
    </w:p>
    <w:p w14:paraId="19CB409D">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（7）已标价工程量清单或预算书；</w:t>
      </w:r>
    </w:p>
    <w:p w14:paraId="435893B1">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（8）其他合同文件。</w:t>
      </w:r>
    </w:p>
    <w:p w14:paraId="32E65CEF">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在合同订立及履行过程中形成的与合同有关的文件均构成合同文件组成部分。</w:t>
      </w:r>
    </w:p>
    <w:p w14:paraId="36156009">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上述各项合同文件包括合同当事人就该项合同文件所作出的补充和修改，属于同一类内容的文件，应以最新签署的为准。专用合同条款及其附件须经合同当事人签字或盖章。</w:t>
      </w:r>
    </w:p>
    <w:p w14:paraId="07143DB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62" w:name="_Toc351203487"/>
      <w:r>
        <w:rPr>
          <w:rFonts w:hint="eastAsia" w:ascii="宋体" w:hAnsi="宋体" w:eastAsia="宋体" w:cs="宋体"/>
          <w:sz w:val="24"/>
          <w:szCs w:val="24"/>
        </w:rPr>
        <w:t>七、承诺</w:t>
      </w:r>
      <w:bookmarkEnd w:id="462"/>
    </w:p>
    <w:p w14:paraId="33EB264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1.</w:t>
      </w:r>
      <w:r>
        <w:rPr>
          <w:rFonts w:hint="eastAsia" w:cs="宋体"/>
          <w:bCs/>
          <w:sz w:val="24"/>
          <w:szCs w:val="24"/>
          <w:lang w:val="en-US" w:eastAsia="zh-CN"/>
        </w:rPr>
        <w:t xml:space="preserve"> </w:t>
      </w:r>
      <w:r>
        <w:rPr>
          <w:rFonts w:hint="eastAsia" w:ascii="宋体" w:hAnsi="宋体" w:eastAsia="宋体" w:cs="宋体"/>
          <w:bCs/>
          <w:sz w:val="24"/>
          <w:szCs w:val="24"/>
        </w:rPr>
        <w:t>发包人承诺按照法律规定履行项目审批手续、筹集工程建设资金并按照合同约定的期限和方式支付合同价款。</w:t>
      </w:r>
    </w:p>
    <w:p w14:paraId="2F15CC3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2.</w:t>
      </w:r>
      <w:r>
        <w:rPr>
          <w:rFonts w:hint="eastAsia" w:cs="宋体"/>
          <w:bCs/>
          <w:sz w:val="24"/>
          <w:szCs w:val="24"/>
          <w:lang w:val="en-US" w:eastAsia="zh-CN"/>
        </w:rPr>
        <w:t xml:space="preserve"> </w:t>
      </w:r>
      <w:r>
        <w:rPr>
          <w:rFonts w:hint="eastAsia" w:ascii="宋体" w:hAnsi="宋体" w:eastAsia="宋体" w:cs="宋体"/>
          <w:bCs/>
          <w:sz w:val="24"/>
          <w:szCs w:val="24"/>
        </w:rPr>
        <w:t>承包人承诺按照法律规定及合同约定组织完成工程施工，确保工程质量和安全，不进行转包及违法分包，并在缺陷责任期及保修期内承担相应的工程维修责任。</w:t>
      </w:r>
    </w:p>
    <w:p w14:paraId="731FDDF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3.</w:t>
      </w:r>
      <w:r>
        <w:rPr>
          <w:rFonts w:hint="eastAsia" w:cs="宋体"/>
          <w:bCs/>
          <w:sz w:val="24"/>
          <w:szCs w:val="24"/>
          <w:lang w:val="en-US" w:eastAsia="zh-CN"/>
        </w:rPr>
        <w:t xml:space="preserve"> </w:t>
      </w:r>
      <w:r>
        <w:rPr>
          <w:rFonts w:hint="eastAsia" w:ascii="宋体" w:hAnsi="宋体" w:eastAsia="宋体" w:cs="宋体"/>
          <w:bCs/>
          <w:sz w:val="24"/>
          <w:szCs w:val="24"/>
        </w:rPr>
        <w:t>发包人和承包人通过招投标形式签订合同的，双方理解并承诺不再就同一工程另行签订与合同实质性内容相背离的协议。</w:t>
      </w:r>
    </w:p>
    <w:p w14:paraId="7FDEFCF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63" w:name="_Toc351203488"/>
      <w:r>
        <w:rPr>
          <w:rFonts w:hint="eastAsia" w:ascii="宋体" w:hAnsi="宋体" w:eastAsia="宋体" w:cs="宋体"/>
          <w:sz w:val="24"/>
          <w:szCs w:val="24"/>
        </w:rPr>
        <w:t>八、词语含义</w:t>
      </w:r>
      <w:bookmarkEnd w:id="463"/>
    </w:p>
    <w:p w14:paraId="3EDC690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本协议书中词语含义与第二部分通用合同条款中赋予的含义相同。</w:t>
      </w:r>
    </w:p>
    <w:p w14:paraId="740B4FE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64" w:name="_Toc351203489"/>
      <w:r>
        <w:rPr>
          <w:rFonts w:hint="eastAsia" w:ascii="宋体" w:hAnsi="宋体" w:eastAsia="宋体" w:cs="宋体"/>
          <w:sz w:val="24"/>
          <w:szCs w:val="24"/>
        </w:rPr>
        <w:t>九、签订时间</w:t>
      </w:r>
      <w:bookmarkEnd w:id="464"/>
    </w:p>
    <w:p w14:paraId="7594A45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本合同于</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年</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月</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日签订。</w:t>
      </w:r>
    </w:p>
    <w:p w14:paraId="513B35D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65" w:name="_Toc351203490"/>
      <w:r>
        <w:rPr>
          <w:rFonts w:hint="eastAsia" w:ascii="宋体" w:hAnsi="宋体" w:eastAsia="宋体" w:cs="宋体"/>
          <w:sz w:val="24"/>
          <w:szCs w:val="24"/>
        </w:rPr>
        <w:t>十、签订地点</w:t>
      </w:r>
      <w:bookmarkEnd w:id="465"/>
    </w:p>
    <w:p w14:paraId="5CAB01E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本合同在</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签订。</w:t>
      </w:r>
    </w:p>
    <w:p w14:paraId="05B851B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66" w:name="_Toc351203491"/>
      <w:r>
        <w:rPr>
          <w:rFonts w:hint="eastAsia" w:ascii="宋体" w:hAnsi="宋体" w:eastAsia="宋体" w:cs="宋体"/>
          <w:sz w:val="24"/>
          <w:szCs w:val="24"/>
        </w:rPr>
        <w:t>十一、补充协议</w:t>
      </w:r>
      <w:bookmarkEnd w:id="466"/>
    </w:p>
    <w:p w14:paraId="039650C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合同未尽事宜，合同当事人另行签订补充协议，补充协议是合同的组成部分。</w:t>
      </w:r>
    </w:p>
    <w:p w14:paraId="056A263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67" w:name="_Toc351203492"/>
      <w:r>
        <w:rPr>
          <w:rFonts w:hint="eastAsia" w:ascii="宋体" w:hAnsi="宋体" w:eastAsia="宋体" w:cs="宋体"/>
          <w:sz w:val="24"/>
          <w:szCs w:val="24"/>
        </w:rPr>
        <w:t>十二、合同生效</w:t>
      </w:r>
      <w:bookmarkEnd w:id="467"/>
    </w:p>
    <w:p w14:paraId="5253A77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本合同自</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生效。</w:t>
      </w:r>
    </w:p>
    <w:p w14:paraId="30F02CE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68" w:name="_Toc351203493"/>
      <w:r>
        <w:rPr>
          <w:rFonts w:hint="eastAsia" w:ascii="宋体" w:hAnsi="宋体" w:eastAsia="宋体" w:cs="宋体"/>
          <w:sz w:val="24"/>
          <w:szCs w:val="24"/>
        </w:rPr>
        <w:t>十三、合同份数</w:t>
      </w:r>
      <w:bookmarkEnd w:id="468"/>
    </w:p>
    <w:p w14:paraId="1F327EA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本合同一式</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份，均具有同等法律效力，发包人执</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份，承包人执</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份。</w:t>
      </w:r>
    </w:p>
    <w:p w14:paraId="639F2CA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p>
    <w:p w14:paraId="44C4B81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p>
    <w:p w14:paraId="6AABA97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 xml:space="preserve">发包人：  </w:t>
      </w:r>
      <w:r>
        <w:rPr>
          <w:rFonts w:hint="eastAsia" w:cs="宋体"/>
          <w:sz w:val="24"/>
          <w:szCs w:val="24"/>
          <w:lang w:eastAsia="zh-CN"/>
        </w:rPr>
        <w:t>（</w:t>
      </w:r>
      <w:r>
        <w:rPr>
          <w:rFonts w:hint="eastAsia" w:ascii="宋体" w:hAnsi="宋体" w:eastAsia="宋体" w:cs="宋体"/>
          <w:sz w:val="24"/>
          <w:szCs w:val="24"/>
        </w:rPr>
        <w:t>公章</w:t>
      </w:r>
      <w:r>
        <w:rPr>
          <w:rFonts w:hint="eastAsia" w:cs="宋体"/>
          <w:sz w:val="24"/>
          <w:szCs w:val="24"/>
          <w:lang w:eastAsia="zh-CN"/>
        </w:rPr>
        <w:t>）</w:t>
      </w:r>
      <w:r>
        <w:rPr>
          <w:rFonts w:hint="eastAsia" w:ascii="宋体" w:hAnsi="宋体" w:eastAsia="宋体" w:cs="宋体"/>
          <w:sz w:val="24"/>
          <w:szCs w:val="24"/>
        </w:rPr>
        <w:t xml:space="preserve">                        承包人：  </w:t>
      </w:r>
      <w:r>
        <w:rPr>
          <w:rFonts w:hint="eastAsia" w:cs="宋体"/>
          <w:sz w:val="24"/>
          <w:szCs w:val="24"/>
          <w:lang w:eastAsia="zh-CN"/>
        </w:rPr>
        <w:t>（</w:t>
      </w:r>
      <w:r>
        <w:rPr>
          <w:rFonts w:hint="eastAsia" w:ascii="宋体" w:hAnsi="宋体" w:eastAsia="宋体" w:cs="宋体"/>
          <w:sz w:val="24"/>
          <w:szCs w:val="24"/>
        </w:rPr>
        <w:t>公章</w:t>
      </w:r>
      <w:r>
        <w:rPr>
          <w:rFonts w:hint="eastAsia" w:cs="宋体"/>
          <w:sz w:val="24"/>
          <w:szCs w:val="24"/>
          <w:lang w:eastAsia="zh-CN"/>
        </w:rPr>
        <w:t>）</w:t>
      </w:r>
      <w:r>
        <w:rPr>
          <w:rFonts w:hint="eastAsia" w:ascii="宋体" w:hAnsi="宋体" w:eastAsia="宋体" w:cs="宋体"/>
          <w:sz w:val="24"/>
          <w:szCs w:val="24"/>
        </w:rPr>
        <w:t xml:space="preserve"> </w:t>
      </w:r>
    </w:p>
    <w:p w14:paraId="4F34F91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法定代表人或其委托代理人：              法定代表人或其委托代理人：</w:t>
      </w:r>
    </w:p>
    <w:p w14:paraId="732A926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（签字）                                （签字）</w:t>
      </w:r>
    </w:p>
    <w:p w14:paraId="41435C2A">
      <w:pPr>
        <w:pageBreakBefore w:val="0"/>
        <w:widowControl w:val="0"/>
        <w:tabs>
          <w:tab w:val="left" w:pos="4410"/>
        </w:tabs>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组织机构代码：</w:t>
      </w:r>
      <w:r>
        <w:rPr>
          <w:rFonts w:hint="eastAsia" w:ascii="宋体" w:hAnsi="宋体" w:eastAsia="宋体" w:cs="宋体"/>
          <w:sz w:val="24"/>
          <w:szCs w:val="24"/>
          <w:u w:val="single"/>
        </w:rPr>
        <w:t xml:space="preserve">       </w:t>
      </w:r>
      <w:r>
        <w:rPr>
          <w:rFonts w:hint="eastAsia" w:ascii="宋体" w:hAnsi="宋体" w:eastAsia="宋体" w:cs="宋体"/>
          <w:sz w:val="24"/>
          <w:szCs w:val="24"/>
        </w:rPr>
        <w:t xml:space="preserve">             组织机构代码：</w:t>
      </w:r>
      <w:r>
        <w:rPr>
          <w:rFonts w:hint="eastAsia" w:ascii="宋体" w:hAnsi="宋体" w:eastAsia="宋体" w:cs="宋体"/>
          <w:sz w:val="24"/>
          <w:szCs w:val="24"/>
          <w:u w:val="single"/>
        </w:rPr>
        <w:t xml:space="preserve">                </w:t>
      </w:r>
      <w:r>
        <w:rPr>
          <w:rFonts w:hint="eastAsia" w:ascii="宋体" w:hAnsi="宋体" w:eastAsia="宋体" w:cs="宋体"/>
          <w:sz w:val="24"/>
          <w:szCs w:val="24"/>
        </w:rPr>
        <w:t xml:space="preserve"> </w:t>
      </w:r>
    </w:p>
    <w:p w14:paraId="4DBF5EA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地  址：</w:t>
      </w:r>
      <w:r>
        <w:rPr>
          <w:rFonts w:hint="eastAsia" w:ascii="宋体" w:hAnsi="宋体" w:eastAsia="宋体" w:cs="宋体"/>
          <w:sz w:val="24"/>
          <w:szCs w:val="24"/>
          <w:u w:val="single"/>
        </w:rPr>
        <w:t xml:space="preserve">     </w:t>
      </w:r>
      <w:r>
        <w:rPr>
          <w:rFonts w:hint="eastAsia" w:ascii="宋体" w:hAnsi="宋体" w:eastAsia="宋体" w:cs="宋体"/>
          <w:sz w:val="24"/>
          <w:szCs w:val="24"/>
        </w:rPr>
        <w:t xml:space="preserve">             地  址：</w:t>
      </w:r>
      <w:r>
        <w:rPr>
          <w:rFonts w:hint="eastAsia" w:ascii="宋体" w:hAnsi="宋体" w:eastAsia="宋体" w:cs="宋体"/>
          <w:sz w:val="24"/>
          <w:szCs w:val="24"/>
          <w:u w:val="single"/>
        </w:rPr>
        <w:t xml:space="preserve">          </w:t>
      </w:r>
    </w:p>
    <w:p w14:paraId="5E45547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邮政编码：</w:t>
      </w:r>
      <w:r>
        <w:rPr>
          <w:rFonts w:hint="eastAsia" w:ascii="宋体" w:hAnsi="宋体" w:eastAsia="宋体" w:cs="宋体"/>
          <w:sz w:val="24"/>
          <w:szCs w:val="24"/>
          <w:u w:val="single"/>
        </w:rPr>
        <w:t xml:space="preserve">      </w:t>
      </w:r>
      <w:r>
        <w:rPr>
          <w:rFonts w:hint="eastAsia" w:ascii="宋体" w:hAnsi="宋体" w:eastAsia="宋体" w:cs="宋体"/>
          <w:sz w:val="24"/>
          <w:szCs w:val="24"/>
        </w:rPr>
        <w:t xml:space="preserve">            邮政编码：</w:t>
      </w:r>
      <w:r>
        <w:rPr>
          <w:rFonts w:hint="eastAsia" w:ascii="宋体" w:hAnsi="宋体" w:eastAsia="宋体" w:cs="宋体"/>
          <w:sz w:val="24"/>
          <w:szCs w:val="24"/>
          <w:u w:val="single"/>
        </w:rPr>
        <w:t xml:space="preserve">   </w:t>
      </w:r>
    </w:p>
    <w:p w14:paraId="28EAB86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法定代表人：</w:t>
      </w:r>
      <w:r>
        <w:rPr>
          <w:rFonts w:hint="eastAsia" w:ascii="宋体" w:hAnsi="宋体" w:eastAsia="宋体" w:cs="宋体"/>
          <w:sz w:val="24"/>
          <w:szCs w:val="24"/>
          <w:u w:val="single"/>
        </w:rPr>
        <w:t xml:space="preserve">           </w:t>
      </w:r>
      <w:r>
        <w:rPr>
          <w:rFonts w:hint="eastAsia" w:ascii="宋体" w:hAnsi="宋体" w:eastAsia="宋体" w:cs="宋体"/>
          <w:sz w:val="24"/>
          <w:szCs w:val="24"/>
        </w:rPr>
        <w:t xml:space="preserve">             法定代表人：</w:t>
      </w:r>
      <w:r>
        <w:rPr>
          <w:rFonts w:hint="eastAsia" w:ascii="宋体" w:hAnsi="宋体" w:eastAsia="宋体" w:cs="宋体"/>
          <w:sz w:val="24"/>
          <w:szCs w:val="24"/>
          <w:u w:val="single"/>
        </w:rPr>
        <w:t xml:space="preserve">                  </w:t>
      </w:r>
    </w:p>
    <w:p w14:paraId="488D7FC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委托代理人：</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委托代理人：</w:t>
      </w:r>
      <w:r>
        <w:rPr>
          <w:rFonts w:hint="eastAsia" w:ascii="宋体" w:hAnsi="宋体" w:eastAsia="宋体" w:cs="宋体"/>
          <w:sz w:val="24"/>
          <w:szCs w:val="24"/>
          <w:u w:val="single"/>
        </w:rPr>
        <w:t xml:space="preserve">               </w:t>
      </w:r>
    </w:p>
    <w:p w14:paraId="4F2E61D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电  话：</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电  话：</w:t>
      </w:r>
      <w:r>
        <w:rPr>
          <w:rFonts w:hint="eastAsia" w:ascii="宋体" w:hAnsi="宋体" w:eastAsia="宋体" w:cs="宋体"/>
          <w:sz w:val="24"/>
          <w:szCs w:val="24"/>
          <w:u w:val="single"/>
        </w:rPr>
        <w:t xml:space="preserve">       </w:t>
      </w:r>
    </w:p>
    <w:p w14:paraId="39BBB0E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传  真：</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传  真：</w:t>
      </w:r>
      <w:r>
        <w:rPr>
          <w:rFonts w:hint="eastAsia" w:ascii="宋体" w:hAnsi="宋体" w:eastAsia="宋体" w:cs="宋体"/>
          <w:sz w:val="24"/>
          <w:szCs w:val="24"/>
          <w:u w:val="single"/>
        </w:rPr>
        <w:t xml:space="preserve">     </w:t>
      </w:r>
    </w:p>
    <w:p w14:paraId="6172AAA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电子信箱：</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电子信箱：</w:t>
      </w:r>
      <w:r>
        <w:rPr>
          <w:rFonts w:hint="eastAsia" w:ascii="宋体" w:hAnsi="宋体" w:eastAsia="宋体" w:cs="宋体"/>
          <w:sz w:val="24"/>
          <w:szCs w:val="24"/>
          <w:u w:val="single"/>
        </w:rPr>
        <w:t xml:space="preserve">   </w:t>
      </w:r>
    </w:p>
    <w:p w14:paraId="493F00E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开户银行：</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开户银行：</w:t>
      </w:r>
      <w:r>
        <w:rPr>
          <w:rFonts w:hint="eastAsia" w:ascii="宋体" w:hAnsi="宋体" w:eastAsia="宋体" w:cs="宋体"/>
          <w:sz w:val="24"/>
          <w:szCs w:val="24"/>
          <w:u w:val="single"/>
        </w:rPr>
        <w:t xml:space="preserve">   </w:t>
      </w:r>
    </w:p>
    <w:p w14:paraId="3C5BBEBF">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u w:val="single"/>
        </w:rPr>
      </w:pPr>
      <w:r>
        <w:rPr>
          <w:rFonts w:hint="eastAsia" w:ascii="宋体" w:hAnsi="宋体" w:eastAsia="宋体" w:cs="宋体"/>
          <w:sz w:val="24"/>
          <w:szCs w:val="24"/>
        </w:rPr>
        <w:t>账  号：</w:t>
      </w:r>
      <w:r>
        <w:rPr>
          <w:rFonts w:hint="eastAsia" w:ascii="宋体" w:hAnsi="宋体" w:eastAsia="宋体" w:cs="宋体"/>
          <w:sz w:val="24"/>
          <w:szCs w:val="24"/>
          <w:u w:val="single"/>
        </w:rPr>
        <w:t xml:space="preserve">       </w:t>
      </w:r>
      <w:r>
        <w:rPr>
          <w:rFonts w:hint="eastAsia" w:ascii="宋体" w:hAnsi="宋体" w:eastAsia="宋体" w:cs="宋体"/>
          <w:sz w:val="24"/>
          <w:szCs w:val="24"/>
        </w:rPr>
        <w:t xml:space="preserve">             账  号：</w:t>
      </w:r>
      <w:r>
        <w:rPr>
          <w:rFonts w:hint="eastAsia" w:ascii="宋体" w:hAnsi="宋体" w:eastAsia="宋体" w:cs="宋体"/>
          <w:sz w:val="24"/>
          <w:szCs w:val="24"/>
          <w:u w:val="single"/>
        </w:rPr>
        <w:t xml:space="preserve">        </w:t>
      </w:r>
    </w:p>
    <w:p w14:paraId="6D7D5BB5">
      <w:pPr>
        <w:pStyle w:val="2"/>
        <w:autoSpaceDE/>
        <w:autoSpaceDN/>
        <w:bidi w:val="0"/>
        <w:ind w:firstLine="1340"/>
        <w:jc w:val="center"/>
        <w:rPr>
          <w:rFonts w:hint="eastAsia" w:ascii="宋体" w:hAnsi="宋体" w:eastAsia="宋体" w:cs="宋体"/>
        </w:rPr>
      </w:pPr>
      <w:r>
        <w:rPr>
          <w:rFonts w:hint="eastAsia" w:ascii="宋体" w:hAnsi="宋体" w:eastAsia="宋体" w:cs="宋体"/>
          <w:sz w:val="24"/>
          <w:szCs w:val="24"/>
        </w:rPr>
        <w:br w:type="page"/>
      </w:r>
      <w:bookmarkStart w:id="469" w:name="_Toc80006111"/>
      <w:bookmarkStart w:id="470" w:name="_Toc211498717"/>
      <w:bookmarkStart w:id="471" w:name="_Toc15642"/>
      <w:bookmarkStart w:id="472" w:name="_Toc351203494"/>
      <w:r>
        <w:rPr>
          <w:rFonts w:hint="eastAsia" w:ascii="宋体" w:hAnsi="宋体" w:eastAsia="宋体" w:cs="宋体"/>
        </w:rPr>
        <w:t xml:space="preserve">第二节 </w:t>
      </w:r>
      <w:r>
        <w:rPr>
          <w:rFonts w:hint="eastAsia" w:ascii="宋体" w:hAnsi="宋体" w:eastAsia="宋体" w:cs="宋体"/>
          <w:lang w:val="en-US" w:eastAsia="zh-CN"/>
        </w:rPr>
        <w:t xml:space="preserve"> </w:t>
      </w:r>
      <w:r>
        <w:rPr>
          <w:rFonts w:hint="eastAsia" w:ascii="宋体" w:hAnsi="宋体" w:eastAsia="宋体" w:cs="宋体"/>
        </w:rPr>
        <w:t>通用合同条款</w:t>
      </w:r>
      <w:bookmarkEnd w:id="469"/>
      <w:bookmarkEnd w:id="470"/>
      <w:bookmarkEnd w:id="471"/>
      <w:bookmarkEnd w:id="472"/>
    </w:p>
    <w:p w14:paraId="5D13B01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p>
    <w:p w14:paraId="13195ED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说明：“通用合同条款”采用《建设工程施工合同（示范文本）》（GF-2017-0201）的“通用合同条款”。</w:t>
      </w:r>
    </w:p>
    <w:p w14:paraId="46844CD2">
      <w:pPr>
        <w:pageBreakBefore w:val="0"/>
        <w:widowControl w:val="0"/>
        <w:kinsoku/>
        <w:wordWrap/>
        <w:overflowPunct/>
        <w:topLinePunct w:val="0"/>
        <w:autoSpaceDE w:val="0"/>
        <w:autoSpaceDN w:val="0"/>
        <w:bidi w:val="0"/>
        <w:snapToGrid/>
        <w:spacing w:line="560" w:lineRule="exact"/>
        <w:ind w:left="0" w:leftChars="0" w:firstLine="480" w:firstLineChars="200"/>
        <w:jc w:val="center"/>
        <w:textAlignment w:val="auto"/>
        <w:rPr>
          <w:rFonts w:hint="eastAsia" w:ascii="宋体" w:hAnsi="宋体" w:eastAsia="宋体" w:cs="宋体"/>
          <w:sz w:val="24"/>
          <w:szCs w:val="24"/>
        </w:rPr>
      </w:pPr>
    </w:p>
    <w:p w14:paraId="58FA2995">
      <w:pPr>
        <w:pageBreakBefore w:val="0"/>
        <w:widowControl w:val="0"/>
        <w:kinsoku/>
        <w:wordWrap/>
        <w:overflowPunct/>
        <w:topLinePunct w:val="0"/>
        <w:autoSpaceDE w:val="0"/>
        <w:autoSpaceDN w:val="0"/>
        <w:bidi w:val="0"/>
        <w:snapToGrid/>
        <w:spacing w:line="560" w:lineRule="exact"/>
        <w:ind w:left="0" w:leftChars="0" w:firstLine="480" w:firstLineChars="200"/>
        <w:jc w:val="center"/>
        <w:textAlignment w:val="auto"/>
        <w:rPr>
          <w:rFonts w:hint="eastAsia" w:ascii="宋体" w:hAnsi="宋体" w:eastAsia="宋体" w:cs="宋体"/>
          <w:sz w:val="24"/>
          <w:szCs w:val="24"/>
        </w:rPr>
        <w:sectPr>
          <w:headerReference r:id="rId15" w:type="default"/>
          <w:footerReference r:id="rId16" w:type="default"/>
          <w:pgSz w:w="11905" w:h="16838"/>
          <w:pgMar w:top="1417" w:right="1417" w:bottom="1417" w:left="1417" w:header="850" w:footer="850" w:gutter="0"/>
          <w:pgNumType w:fmt="numberInDash"/>
          <w:cols w:space="0" w:num="1"/>
          <w:rtlGutter w:val="0"/>
          <w:docGrid w:linePitch="326" w:charSpace="0"/>
        </w:sectPr>
      </w:pPr>
      <w:bookmarkStart w:id="473" w:name="_Toc80006112"/>
      <w:bookmarkStart w:id="474" w:name="_Toc23217"/>
      <w:bookmarkStart w:id="475" w:name="_Toc211498718"/>
    </w:p>
    <w:p w14:paraId="3CFC04CD">
      <w:pPr>
        <w:pStyle w:val="2"/>
        <w:autoSpaceDE/>
        <w:autoSpaceDN/>
        <w:bidi w:val="0"/>
        <w:ind w:firstLine="1340"/>
        <w:jc w:val="center"/>
        <w:rPr>
          <w:rFonts w:hint="eastAsia" w:ascii="宋体" w:hAnsi="宋体" w:eastAsia="宋体" w:cs="宋体"/>
        </w:rPr>
      </w:pPr>
      <w:r>
        <w:rPr>
          <w:rFonts w:hint="eastAsia" w:ascii="宋体" w:hAnsi="宋体" w:eastAsia="宋体" w:cs="宋体"/>
        </w:rPr>
        <w:t>第三节</w:t>
      </w:r>
      <w:r>
        <w:rPr>
          <w:rFonts w:hint="eastAsia" w:ascii="宋体" w:hAnsi="宋体" w:eastAsia="宋体" w:cs="宋体"/>
          <w:lang w:val="en-US" w:eastAsia="zh-CN"/>
        </w:rPr>
        <w:t xml:space="preserve"> </w:t>
      </w:r>
      <w:r>
        <w:rPr>
          <w:rFonts w:hint="eastAsia" w:ascii="宋体" w:hAnsi="宋体" w:eastAsia="宋体" w:cs="宋体"/>
        </w:rPr>
        <w:t xml:space="preserve"> 专用合同条款</w:t>
      </w:r>
      <w:bookmarkEnd w:id="473"/>
      <w:bookmarkEnd w:id="474"/>
      <w:bookmarkEnd w:id="475"/>
    </w:p>
    <w:p w14:paraId="5F60922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76" w:name="_Toc351203633"/>
      <w:r>
        <w:rPr>
          <w:rFonts w:hint="eastAsia" w:ascii="宋体" w:hAnsi="宋体" w:eastAsia="宋体" w:cs="宋体"/>
          <w:sz w:val="24"/>
          <w:szCs w:val="24"/>
        </w:rPr>
        <w:t>1</w:t>
      </w:r>
      <w:bookmarkStart w:id="477" w:name="_Toc296944495"/>
      <w:bookmarkStart w:id="478" w:name="_Toc296890984"/>
      <w:bookmarkStart w:id="479" w:name="_Toc292559361"/>
      <w:bookmarkStart w:id="480" w:name="_Toc296347155"/>
      <w:bookmarkStart w:id="481" w:name="_Toc297048342"/>
      <w:bookmarkStart w:id="482" w:name="_Toc296346657"/>
      <w:bookmarkStart w:id="483" w:name="_Toc296503156"/>
      <w:bookmarkStart w:id="484" w:name="_Toc297120456"/>
      <w:bookmarkStart w:id="485" w:name="_Toc296891196"/>
      <w:bookmarkStart w:id="486" w:name="_Toc292559866"/>
      <w:r>
        <w:rPr>
          <w:rFonts w:hint="eastAsia" w:ascii="宋体" w:hAnsi="宋体" w:eastAsia="宋体" w:cs="宋体"/>
          <w:sz w:val="24"/>
          <w:szCs w:val="24"/>
        </w:rPr>
        <w:t>. 一般约定</w:t>
      </w:r>
      <w:bookmarkEnd w:id="476"/>
    </w:p>
    <w:bookmarkEnd w:id="477"/>
    <w:bookmarkEnd w:id="478"/>
    <w:bookmarkEnd w:id="479"/>
    <w:bookmarkEnd w:id="480"/>
    <w:bookmarkEnd w:id="481"/>
    <w:bookmarkEnd w:id="482"/>
    <w:bookmarkEnd w:id="483"/>
    <w:bookmarkEnd w:id="484"/>
    <w:bookmarkEnd w:id="485"/>
    <w:bookmarkEnd w:id="486"/>
    <w:p w14:paraId="678D7CD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 词语定义</w:t>
      </w:r>
    </w:p>
    <w:p w14:paraId="6C50EE8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1.1.1</w:t>
      </w:r>
      <w:r>
        <w:rPr>
          <w:rFonts w:hint="eastAsia" w:cs="宋体"/>
          <w:kern w:val="0"/>
          <w:sz w:val="24"/>
          <w:szCs w:val="24"/>
          <w:lang w:val="en-US" w:eastAsia="zh-CN"/>
        </w:rPr>
        <w:t xml:space="preserve"> </w:t>
      </w:r>
      <w:r>
        <w:rPr>
          <w:rFonts w:hint="eastAsia" w:ascii="宋体" w:hAnsi="宋体" w:eastAsia="宋体" w:cs="宋体"/>
          <w:kern w:val="0"/>
          <w:sz w:val="24"/>
          <w:szCs w:val="24"/>
        </w:rPr>
        <w:t>合同</w:t>
      </w:r>
    </w:p>
    <w:p w14:paraId="5659C71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1.1.1.10</w:t>
      </w:r>
      <w:r>
        <w:rPr>
          <w:rFonts w:hint="eastAsia" w:cs="宋体"/>
          <w:kern w:val="0"/>
          <w:sz w:val="24"/>
          <w:szCs w:val="24"/>
          <w:lang w:val="en-US" w:eastAsia="zh-CN"/>
        </w:rPr>
        <w:t xml:space="preserve"> </w:t>
      </w:r>
      <w:r>
        <w:rPr>
          <w:rFonts w:hint="eastAsia" w:ascii="宋体" w:hAnsi="宋体" w:eastAsia="宋体" w:cs="宋体"/>
          <w:kern w:val="0"/>
          <w:sz w:val="24"/>
          <w:szCs w:val="24"/>
        </w:rPr>
        <w:t>其他合同文件包括：</w:t>
      </w:r>
      <w:r>
        <w:rPr>
          <w:rFonts w:hint="eastAsia" w:ascii="宋体" w:hAnsi="宋体" w:eastAsia="宋体" w:cs="宋体"/>
          <w:sz w:val="24"/>
          <w:szCs w:val="24"/>
          <w:u w:val="single"/>
        </w:rPr>
        <w:t xml:space="preserve">                       </w:t>
      </w:r>
      <w:r>
        <w:rPr>
          <w:rFonts w:hint="eastAsia" w:ascii="宋体" w:hAnsi="宋体" w:eastAsia="宋体" w:cs="宋体"/>
          <w:sz w:val="24"/>
          <w:szCs w:val="24"/>
        </w:rPr>
        <w:t>。</w:t>
      </w:r>
    </w:p>
    <w:p w14:paraId="1A63B1B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1.1.2 合同当事人及其他相关方</w:t>
      </w:r>
    </w:p>
    <w:p w14:paraId="6F31634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1.1.2.4</w:t>
      </w:r>
      <w:r>
        <w:rPr>
          <w:rFonts w:hint="eastAsia" w:cs="宋体"/>
          <w:sz w:val="24"/>
          <w:szCs w:val="24"/>
          <w:lang w:val="en-US" w:eastAsia="zh-CN"/>
        </w:rPr>
        <w:t xml:space="preserve"> </w:t>
      </w:r>
      <w:r>
        <w:rPr>
          <w:rFonts w:hint="eastAsia" w:ascii="宋体" w:hAnsi="宋体" w:eastAsia="宋体" w:cs="宋体"/>
          <w:sz w:val="24"/>
          <w:szCs w:val="24"/>
        </w:rPr>
        <w:t>监理人：</w:t>
      </w:r>
    </w:p>
    <w:p w14:paraId="20668D8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名    称：</w:t>
      </w:r>
      <w:r>
        <w:rPr>
          <w:rFonts w:hint="eastAsia" w:ascii="宋体" w:hAnsi="宋体" w:eastAsia="宋体" w:cs="宋体"/>
          <w:sz w:val="24"/>
          <w:szCs w:val="24"/>
          <w:u w:val="single"/>
        </w:rPr>
        <w:t xml:space="preserve">                </w:t>
      </w:r>
      <w:r>
        <w:rPr>
          <w:rFonts w:hint="eastAsia" w:ascii="宋体" w:hAnsi="宋体" w:eastAsia="宋体" w:cs="宋体"/>
          <w:sz w:val="24"/>
          <w:szCs w:val="24"/>
        </w:rPr>
        <w:t>；</w:t>
      </w:r>
    </w:p>
    <w:p w14:paraId="24DE822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资质类别和等级：</w:t>
      </w:r>
      <w:r>
        <w:rPr>
          <w:rFonts w:hint="eastAsia" w:ascii="宋体" w:hAnsi="宋体" w:eastAsia="宋体" w:cs="宋体"/>
          <w:sz w:val="24"/>
          <w:szCs w:val="24"/>
          <w:u w:val="single"/>
        </w:rPr>
        <w:t>               </w:t>
      </w:r>
      <w:r>
        <w:rPr>
          <w:rFonts w:hint="eastAsia" w:ascii="宋体" w:hAnsi="宋体" w:eastAsia="宋体" w:cs="宋体"/>
          <w:sz w:val="24"/>
          <w:szCs w:val="24"/>
        </w:rPr>
        <w:t>；</w:t>
      </w:r>
    </w:p>
    <w:p w14:paraId="3EEF359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联系电话：</w:t>
      </w:r>
      <w:r>
        <w:rPr>
          <w:rFonts w:hint="eastAsia" w:ascii="宋体" w:hAnsi="宋体" w:eastAsia="宋体" w:cs="宋体"/>
          <w:sz w:val="24"/>
          <w:szCs w:val="24"/>
          <w:u w:val="single"/>
        </w:rPr>
        <w:t>                </w:t>
      </w:r>
      <w:r>
        <w:rPr>
          <w:rFonts w:hint="eastAsia" w:ascii="宋体" w:hAnsi="宋体" w:eastAsia="宋体" w:cs="宋体"/>
          <w:sz w:val="24"/>
          <w:szCs w:val="24"/>
        </w:rPr>
        <w:t>；</w:t>
      </w:r>
    </w:p>
    <w:p w14:paraId="2DE4018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电子信箱：</w:t>
      </w:r>
      <w:r>
        <w:rPr>
          <w:rFonts w:hint="eastAsia" w:ascii="宋体" w:hAnsi="宋体" w:eastAsia="宋体" w:cs="宋体"/>
          <w:sz w:val="24"/>
          <w:szCs w:val="24"/>
          <w:u w:val="single"/>
        </w:rPr>
        <w:t>                </w:t>
      </w:r>
      <w:r>
        <w:rPr>
          <w:rFonts w:hint="eastAsia" w:ascii="宋体" w:hAnsi="宋体" w:eastAsia="宋体" w:cs="宋体"/>
          <w:sz w:val="24"/>
          <w:szCs w:val="24"/>
        </w:rPr>
        <w:t>；</w:t>
      </w:r>
    </w:p>
    <w:p w14:paraId="3808B11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通信地址：</w:t>
      </w:r>
      <w:r>
        <w:rPr>
          <w:rFonts w:hint="eastAsia" w:ascii="宋体" w:hAnsi="宋体" w:eastAsia="宋体" w:cs="宋体"/>
          <w:sz w:val="24"/>
          <w:szCs w:val="24"/>
          <w:u w:val="single"/>
        </w:rPr>
        <w:t>                </w:t>
      </w:r>
      <w:r>
        <w:rPr>
          <w:rFonts w:hint="eastAsia" w:ascii="宋体" w:hAnsi="宋体" w:eastAsia="宋体" w:cs="宋体"/>
          <w:sz w:val="24"/>
          <w:szCs w:val="24"/>
        </w:rPr>
        <w:t>。</w:t>
      </w:r>
    </w:p>
    <w:p w14:paraId="5FD796C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1.1.2.5 设计人：</w:t>
      </w:r>
    </w:p>
    <w:p w14:paraId="1989A6B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名    称：</w:t>
      </w:r>
      <w:r>
        <w:rPr>
          <w:rFonts w:hint="eastAsia" w:ascii="宋体" w:hAnsi="宋体" w:eastAsia="宋体" w:cs="宋体"/>
          <w:sz w:val="24"/>
          <w:szCs w:val="24"/>
          <w:u w:val="single"/>
        </w:rPr>
        <w:t xml:space="preserve">                 </w:t>
      </w:r>
      <w:r>
        <w:rPr>
          <w:rFonts w:hint="eastAsia" w:ascii="宋体" w:hAnsi="宋体" w:eastAsia="宋体" w:cs="宋体"/>
          <w:sz w:val="24"/>
          <w:szCs w:val="24"/>
        </w:rPr>
        <w:t>；</w:t>
      </w:r>
    </w:p>
    <w:p w14:paraId="74B41C7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资质类别和等级：</w:t>
      </w:r>
      <w:r>
        <w:rPr>
          <w:rFonts w:hint="eastAsia" w:ascii="宋体" w:hAnsi="宋体" w:eastAsia="宋体" w:cs="宋体"/>
          <w:sz w:val="24"/>
          <w:szCs w:val="24"/>
          <w:u w:val="single"/>
        </w:rPr>
        <w:t>               </w:t>
      </w:r>
      <w:r>
        <w:rPr>
          <w:rFonts w:hint="eastAsia" w:ascii="宋体" w:hAnsi="宋体" w:eastAsia="宋体" w:cs="宋体"/>
          <w:sz w:val="24"/>
          <w:szCs w:val="24"/>
        </w:rPr>
        <w:t>；</w:t>
      </w:r>
    </w:p>
    <w:p w14:paraId="1DF769B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联系电话：</w:t>
      </w:r>
      <w:r>
        <w:rPr>
          <w:rFonts w:hint="eastAsia" w:ascii="宋体" w:hAnsi="宋体" w:eastAsia="宋体" w:cs="宋体"/>
          <w:sz w:val="24"/>
          <w:szCs w:val="24"/>
          <w:u w:val="single"/>
        </w:rPr>
        <w:t>                 </w:t>
      </w:r>
      <w:r>
        <w:rPr>
          <w:rFonts w:hint="eastAsia" w:ascii="宋体" w:hAnsi="宋体" w:eastAsia="宋体" w:cs="宋体"/>
          <w:sz w:val="24"/>
          <w:szCs w:val="24"/>
        </w:rPr>
        <w:t>；</w:t>
      </w:r>
    </w:p>
    <w:p w14:paraId="4D48147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电子信箱：</w:t>
      </w:r>
      <w:r>
        <w:rPr>
          <w:rFonts w:hint="eastAsia" w:ascii="宋体" w:hAnsi="宋体" w:eastAsia="宋体" w:cs="宋体"/>
          <w:sz w:val="24"/>
          <w:szCs w:val="24"/>
          <w:u w:val="single"/>
        </w:rPr>
        <w:t xml:space="preserve">                    </w:t>
      </w:r>
      <w:r>
        <w:rPr>
          <w:rFonts w:hint="eastAsia" w:ascii="宋体" w:hAnsi="宋体" w:eastAsia="宋体" w:cs="宋体"/>
          <w:sz w:val="24"/>
          <w:szCs w:val="24"/>
        </w:rPr>
        <w:t>；</w:t>
      </w:r>
    </w:p>
    <w:p w14:paraId="5A64E6E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通信地址：</w:t>
      </w:r>
      <w:r>
        <w:rPr>
          <w:rFonts w:hint="eastAsia" w:ascii="宋体" w:hAnsi="宋体" w:eastAsia="宋体" w:cs="宋体"/>
          <w:sz w:val="24"/>
          <w:szCs w:val="24"/>
          <w:u w:val="single"/>
        </w:rPr>
        <w:t>                </w:t>
      </w:r>
      <w:r>
        <w:rPr>
          <w:rFonts w:hint="eastAsia" w:ascii="宋体" w:hAnsi="宋体" w:eastAsia="宋体" w:cs="宋体"/>
          <w:sz w:val="24"/>
          <w:szCs w:val="24"/>
        </w:rPr>
        <w:t>。</w:t>
      </w:r>
    </w:p>
    <w:p w14:paraId="36C034D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1.1.3 工程和设备</w:t>
      </w:r>
    </w:p>
    <w:p w14:paraId="3FE1E17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1.1.3.7 作为施工现场组成部分的其他场所包括：</w:t>
      </w:r>
      <w:r>
        <w:rPr>
          <w:rFonts w:hint="eastAsia" w:ascii="宋体" w:hAnsi="宋体" w:eastAsia="宋体" w:cs="宋体"/>
          <w:sz w:val="24"/>
          <w:szCs w:val="24"/>
          <w:u w:val="single"/>
        </w:rPr>
        <w:t xml:space="preserve">        </w:t>
      </w:r>
      <w:r>
        <w:rPr>
          <w:rFonts w:hint="eastAsia" w:ascii="宋体" w:hAnsi="宋体" w:eastAsia="宋体" w:cs="宋体"/>
          <w:sz w:val="24"/>
          <w:szCs w:val="24"/>
        </w:rPr>
        <w:t>。</w:t>
      </w:r>
    </w:p>
    <w:p w14:paraId="3BA5F068">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1.1.3.9 永久占地包括：</w:t>
      </w:r>
      <w:r>
        <w:rPr>
          <w:rFonts w:hint="eastAsia" w:ascii="宋体" w:hAnsi="宋体" w:eastAsia="宋体" w:cs="宋体"/>
          <w:sz w:val="24"/>
          <w:szCs w:val="24"/>
          <w:u w:val="single"/>
        </w:rPr>
        <w:t xml:space="preserve">                        </w:t>
      </w:r>
      <w:r>
        <w:rPr>
          <w:rFonts w:hint="eastAsia" w:ascii="宋体" w:hAnsi="宋体" w:eastAsia="宋体" w:cs="宋体"/>
          <w:kern w:val="0"/>
          <w:sz w:val="24"/>
          <w:szCs w:val="24"/>
        </w:rPr>
        <w:t>。</w:t>
      </w:r>
    </w:p>
    <w:p w14:paraId="4ABC061C">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rPr>
        <w:t>1.1.3.10 临时占地包括：</w:t>
      </w:r>
      <w:r>
        <w:rPr>
          <w:rFonts w:hint="eastAsia" w:ascii="宋体" w:hAnsi="宋体" w:eastAsia="宋体" w:cs="宋体"/>
          <w:sz w:val="24"/>
          <w:szCs w:val="24"/>
          <w:u w:val="single"/>
        </w:rPr>
        <w:t xml:space="preserve">                       </w:t>
      </w:r>
      <w:r>
        <w:rPr>
          <w:rFonts w:hint="eastAsia" w:ascii="宋体" w:hAnsi="宋体" w:eastAsia="宋体" w:cs="宋体"/>
          <w:kern w:val="0"/>
          <w:sz w:val="24"/>
          <w:szCs w:val="24"/>
        </w:rPr>
        <w:t>。</w:t>
      </w:r>
    </w:p>
    <w:p w14:paraId="7A76DE8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1.3</w:t>
      </w:r>
      <w:r>
        <w:rPr>
          <w:rFonts w:hint="eastAsia" w:cs="宋体"/>
          <w:sz w:val="24"/>
          <w:szCs w:val="24"/>
          <w:lang w:val="en-US" w:eastAsia="zh-CN"/>
        </w:rPr>
        <w:t xml:space="preserve"> </w:t>
      </w:r>
      <w:r>
        <w:rPr>
          <w:rFonts w:hint="eastAsia" w:ascii="宋体" w:hAnsi="宋体" w:eastAsia="宋体" w:cs="宋体"/>
          <w:sz w:val="24"/>
          <w:szCs w:val="24"/>
        </w:rPr>
        <w:t xml:space="preserve">法律 </w:t>
      </w:r>
    </w:p>
    <w:p w14:paraId="2C61467D">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适用于合同的其他规范性文件：</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486FE3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 标准和规范</w:t>
      </w:r>
    </w:p>
    <w:p w14:paraId="3AA3824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1.4.1</w:t>
      </w:r>
      <w:r>
        <w:rPr>
          <w:rFonts w:hint="eastAsia" w:cs="宋体"/>
          <w:sz w:val="24"/>
          <w:szCs w:val="24"/>
          <w:lang w:val="en-US" w:eastAsia="zh-CN"/>
        </w:rPr>
        <w:t xml:space="preserve"> </w:t>
      </w:r>
      <w:r>
        <w:rPr>
          <w:rFonts w:hint="eastAsia" w:ascii="宋体" w:hAnsi="宋体" w:eastAsia="宋体" w:cs="宋体"/>
          <w:sz w:val="24"/>
          <w:szCs w:val="24"/>
        </w:rPr>
        <w:t>适用于工程的标准规范包括：</w:t>
      </w:r>
      <w:r>
        <w:rPr>
          <w:rFonts w:hint="eastAsia" w:ascii="宋体" w:hAnsi="宋体" w:eastAsia="宋体" w:cs="宋体"/>
          <w:sz w:val="24"/>
          <w:szCs w:val="24"/>
          <w:u w:val="single"/>
        </w:rPr>
        <w:t>        </w:t>
      </w:r>
      <w:r>
        <w:rPr>
          <w:rFonts w:hint="eastAsia" w:ascii="宋体" w:hAnsi="宋体" w:eastAsia="宋体" w:cs="宋体"/>
          <w:sz w:val="24"/>
          <w:szCs w:val="24"/>
        </w:rPr>
        <w:t>。</w:t>
      </w:r>
    </w:p>
    <w:p w14:paraId="5648787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1.4.2 发包人提供国外标准、规范的名称：</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19DDB03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发包人提供国外标准、规范的份数：</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27F9BF0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kern w:val="0"/>
          <w:sz w:val="24"/>
          <w:szCs w:val="24"/>
        </w:rPr>
        <w:t>发包人提供国外标准、规范的名称：</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5B3F23E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1.4.3</w:t>
      </w:r>
      <w:r>
        <w:rPr>
          <w:rFonts w:hint="eastAsia" w:cs="宋体"/>
          <w:sz w:val="24"/>
          <w:szCs w:val="24"/>
          <w:lang w:val="en-US" w:eastAsia="zh-CN"/>
        </w:rPr>
        <w:t xml:space="preserve"> </w:t>
      </w:r>
      <w:r>
        <w:rPr>
          <w:rFonts w:hint="eastAsia" w:ascii="宋体" w:hAnsi="宋体" w:eastAsia="宋体" w:cs="宋体"/>
          <w:sz w:val="24"/>
          <w:szCs w:val="24"/>
        </w:rPr>
        <w:t>发包人对工程的技术标准和功能要求的特殊要求：</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F1425A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1.5 合同文件的优先顺序</w:t>
      </w:r>
    </w:p>
    <w:p w14:paraId="0CF760C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合同文件组成及优先顺序为：</w:t>
      </w:r>
      <w:r>
        <w:rPr>
          <w:rFonts w:hint="eastAsia" w:ascii="宋体" w:hAnsi="宋体" w:eastAsia="宋体" w:cs="宋体"/>
          <w:sz w:val="24"/>
          <w:szCs w:val="24"/>
          <w:u w:val="single"/>
        </w:rPr>
        <w:t>                   </w:t>
      </w:r>
      <w:r>
        <w:rPr>
          <w:rFonts w:hint="eastAsia" w:ascii="宋体" w:hAnsi="宋体" w:eastAsia="宋体" w:cs="宋体"/>
          <w:sz w:val="24"/>
          <w:szCs w:val="24"/>
        </w:rPr>
        <w:t>。</w:t>
      </w:r>
    </w:p>
    <w:p w14:paraId="7BE0E76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1.6 图纸和承包人文件</w:t>
      </w:r>
    </w:p>
    <w:p w14:paraId="1F1761A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1.6.1 图纸的提供</w:t>
      </w:r>
    </w:p>
    <w:p w14:paraId="6D661F8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发包人向承包人提供图纸的期限：</w:t>
      </w:r>
      <w:r>
        <w:rPr>
          <w:rFonts w:hint="eastAsia" w:ascii="宋体" w:hAnsi="宋体" w:eastAsia="宋体" w:cs="宋体"/>
          <w:sz w:val="24"/>
          <w:szCs w:val="24"/>
          <w:u w:val="single"/>
        </w:rPr>
        <w:t>    </w:t>
      </w:r>
      <w:r>
        <w:rPr>
          <w:rFonts w:hint="eastAsia" w:ascii="宋体" w:hAnsi="宋体" w:eastAsia="宋体" w:cs="宋体"/>
          <w:sz w:val="24"/>
          <w:szCs w:val="24"/>
        </w:rPr>
        <w:t>；</w:t>
      </w:r>
    </w:p>
    <w:p w14:paraId="37A37BF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发包人向承包人提供图纸的数量：</w:t>
      </w:r>
      <w:r>
        <w:rPr>
          <w:rFonts w:hint="eastAsia" w:ascii="宋体" w:hAnsi="宋体" w:eastAsia="宋体" w:cs="宋体"/>
          <w:sz w:val="24"/>
          <w:szCs w:val="24"/>
          <w:u w:val="single"/>
        </w:rPr>
        <w:t>    </w:t>
      </w:r>
      <w:r>
        <w:rPr>
          <w:rFonts w:hint="eastAsia" w:ascii="宋体" w:hAnsi="宋体" w:eastAsia="宋体" w:cs="宋体"/>
          <w:sz w:val="24"/>
          <w:szCs w:val="24"/>
        </w:rPr>
        <w:t>；</w:t>
      </w:r>
    </w:p>
    <w:p w14:paraId="7D2760D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发包人向承包人提供图纸的内容：</w:t>
      </w:r>
      <w:r>
        <w:rPr>
          <w:rFonts w:hint="eastAsia" w:ascii="宋体" w:hAnsi="宋体" w:eastAsia="宋体" w:cs="宋体"/>
          <w:sz w:val="24"/>
          <w:szCs w:val="24"/>
          <w:u w:val="single"/>
        </w:rPr>
        <w:t>    </w:t>
      </w:r>
      <w:r>
        <w:rPr>
          <w:rFonts w:hint="eastAsia" w:ascii="宋体" w:hAnsi="宋体" w:eastAsia="宋体" w:cs="宋体"/>
          <w:sz w:val="24"/>
          <w:szCs w:val="24"/>
        </w:rPr>
        <w:t>。</w:t>
      </w:r>
    </w:p>
    <w:p w14:paraId="644AB44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1.6.4 承包人文件</w:t>
      </w:r>
    </w:p>
    <w:p w14:paraId="44686E33">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需要由承包人提供的文件，包括：</w:t>
      </w:r>
      <w:r>
        <w:rPr>
          <w:rFonts w:hint="eastAsia" w:ascii="宋体" w:hAnsi="宋体" w:eastAsia="宋体" w:cs="宋体"/>
          <w:sz w:val="24"/>
          <w:szCs w:val="24"/>
          <w:u w:val="single"/>
        </w:rPr>
        <w:t xml:space="preserve">    </w:t>
      </w:r>
      <w:r>
        <w:rPr>
          <w:rFonts w:hint="eastAsia" w:ascii="宋体" w:hAnsi="宋体" w:eastAsia="宋体" w:cs="宋体"/>
          <w:sz w:val="24"/>
          <w:szCs w:val="24"/>
        </w:rPr>
        <w:t>；</w:t>
      </w:r>
    </w:p>
    <w:p w14:paraId="722A10F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承包人提供的文件的期限为：</w:t>
      </w:r>
      <w:r>
        <w:rPr>
          <w:rFonts w:hint="eastAsia" w:ascii="宋体" w:hAnsi="宋体" w:eastAsia="宋体" w:cs="宋体"/>
          <w:sz w:val="24"/>
          <w:szCs w:val="24"/>
          <w:u w:val="single"/>
        </w:rPr>
        <w:t>       </w:t>
      </w:r>
      <w:r>
        <w:rPr>
          <w:rFonts w:hint="eastAsia" w:ascii="宋体" w:hAnsi="宋体" w:eastAsia="宋体" w:cs="宋体"/>
          <w:sz w:val="24"/>
          <w:szCs w:val="24"/>
        </w:rPr>
        <w:t>；</w:t>
      </w:r>
    </w:p>
    <w:p w14:paraId="0053745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承包人提供的文件的数量为：</w:t>
      </w:r>
      <w:r>
        <w:rPr>
          <w:rFonts w:hint="eastAsia" w:ascii="宋体" w:hAnsi="宋体" w:eastAsia="宋体" w:cs="宋体"/>
          <w:sz w:val="24"/>
          <w:szCs w:val="24"/>
          <w:u w:val="single"/>
        </w:rPr>
        <w:t>          </w:t>
      </w:r>
      <w:r>
        <w:rPr>
          <w:rFonts w:hint="eastAsia" w:ascii="宋体" w:hAnsi="宋体" w:eastAsia="宋体" w:cs="宋体"/>
          <w:sz w:val="24"/>
          <w:szCs w:val="24"/>
        </w:rPr>
        <w:t>；</w:t>
      </w:r>
    </w:p>
    <w:p w14:paraId="3AF5D23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承包人提供的文件的形式为：</w:t>
      </w:r>
      <w:r>
        <w:rPr>
          <w:rFonts w:hint="eastAsia" w:ascii="宋体" w:hAnsi="宋体" w:eastAsia="宋体" w:cs="宋体"/>
          <w:sz w:val="24"/>
          <w:szCs w:val="24"/>
          <w:u w:val="single"/>
        </w:rPr>
        <w:t>       </w:t>
      </w:r>
      <w:r>
        <w:rPr>
          <w:rFonts w:hint="eastAsia" w:ascii="宋体" w:hAnsi="宋体" w:eastAsia="宋体" w:cs="宋体"/>
          <w:sz w:val="24"/>
          <w:szCs w:val="24"/>
        </w:rPr>
        <w:t>；</w:t>
      </w:r>
    </w:p>
    <w:p w14:paraId="42B217E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发包人审批承包人文件的期限：</w:t>
      </w:r>
      <w:r>
        <w:rPr>
          <w:rFonts w:hint="eastAsia" w:ascii="宋体" w:hAnsi="宋体" w:eastAsia="宋体" w:cs="宋体"/>
          <w:sz w:val="24"/>
          <w:szCs w:val="24"/>
          <w:u w:val="single"/>
        </w:rPr>
        <w:t>       </w:t>
      </w:r>
      <w:r>
        <w:rPr>
          <w:rFonts w:hint="eastAsia" w:ascii="宋体" w:hAnsi="宋体" w:eastAsia="宋体" w:cs="宋体"/>
          <w:sz w:val="24"/>
          <w:szCs w:val="24"/>
        </w:rPr>
        <w:t>。</w:t>
      </w:r>
    </w:p>
    <w:p w14:paraId="11646E6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1.6.5 现场图纸准备</w:t>
      </w:r>
    </w:p>
    <w:p w14:paraId="39DA15E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关于现场图纸准备的约定：</w:t>
      </w:r>
      <w:r>
        <w:rPr>
          <w:rFonts w:hint="eastAsia" w:ascii="宋体" w:hAnsi="宋体" w:eastAsia="宋体" w:cs="宋体"/>
          <w:sz w:val="24"/>
          <w:szCs w:val="24"/>
          <w:u w:val="single"/>
        </w:rPr>
        <w:t>          </w:t>
      </w:r>
      <w:r>
        <w:rPr>
          <w:rFonts w:hint="eastAsia" w:ascii="宋体" w:hAnsi="宋体" w:eastAsia="宋体" w:cs="宋体"/>
          <w:sz w:val="24"/>
          <w:szCs w:val="24"/>
        </w:rPr>
        <w:t>。</w:t>
      </w:r>
    </w:p>
    <w:p w14:paraId="0EC0A93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1.7 联络</w:t>
      </w:r>
    </w:p>
    <w:p w14:paraId="1F35077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1.7.1</w:t>
      </w:r>
      <w:r>
        <w:rPr>
          <w:rFonts w:hint="eastAsia" w:cs="宋体"/>
          <w:kern w:val="0"/>
          <w:sz w:val="24"/>
          <w:szCs w:val="24"/>
          <w:lang w:val="en-US" w:eastAsia="zh-CN"/>
        </w:rPr>
        <w:t xml:space="preserve"> </w:t>
      </w:r>
      <w:r>
        <w:rPr>
          <w:rFonts w:hint="eastAsia" w:ascii="宋体" w:hAnsi="宋体" w:eastAsia="宋体" w:cs="宋体"/>
          <w:kern w:val="0"/>
          <w:sz w:val="24"/>
          <w:szCs w:val="24"/>
        </w:rPr>
        <w:t>发包人和承包人应当在</w:t>
      </w:r>
      <w:r>
        <w:rPr>
          <w:rFonts w:hint="eastAsia" w:ascii="宋体" w:hAnsi="宋体" w:eastAsia="宋体" w:cs="宋体"/>
          <w:sz w:val="24"/>
          <w:szCs w:val="24"/>
          <w:u w:val="single"/>
        </w:rPr>
        <w:t xml:space="preserve">    </w:t>
      </w:r>
      <w:r>
        <w:rPr>
          <w:rFonts w:hint="eastAsia" w:ascii="宋体" w:hAnsi="宋体" w:eastAsia="宋体" w:cs="宋体"/>
          <w:kern w:val="0"/>
          <w:sz w:val="24"/>
          <w:szCs w:val="24"/>
        </w:rPr>
        <w:t>天内将与合同有关的通知、批准、证明、证书、指示、指令、要求、请求、同意、意见、确定和决定等书面函件送达对方当事人。</w:t>
      </w:r>
    </w:p>
    <w:p w14:paraId="44E16F7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1.7.2 发包人接收文件的地点：</w:t>
      </w:r>
      <w:r>
        <w:rPr>
          <w:rFonts w:hint="eastAsia" w:ascii="宋体" w:hAnsi="宋体" w:eastAsia="宋体" w:cs="宋体"/>
          <w:sz w:val="24"/>
          <w:szCs w:val="24"/>
          <w:u w:val="single"/>
        </w:rPr>
        <w:t>      </w:t>
      </w:r>
      <w:r>
        <w:rPr>
          <w:rFonts w:hint="eastAsia" w:ascii="宋体" w:hAnsi="宋体" w:eastAsia="宋体" w:cs="宋体"/>
          <w:kern w:val="0"/>
          <w:sz w:val="24"/>
          <w:szCs w:val="24"/>
        </w:rPr>
        <w:t>；</w:t>
      </w:r>
    </w:p>
    <w:p w14:paraId="1158672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发包人指定的接收人为：</w:t>
      </w:r>
      <w:r>
        <w:rPr>
          <w:rFonts w:hint="eastAsia" w:ascii="宋体" w:hAnsi="宋体" w:eastAsia="宋体" w:cs="宋体"/>
          <w:sz w:val="24"/>
          <w:szCs w:val="24"/>
          <w:u w:val="single"/>
        </w:rPr>
        <w:t>               </w:t>
      </w:r>
      <w:r>
        <w:rPr>
          <w:rFonts w:hint="eastAsia" w:ascii="宋体" w:hAnsi="宋体" w:eastAsia="宋体" w:cs="宋体"/>
          <w:kern w:val="0"/>
          <w:sz w:val="24"/>
          <w:szCs w:val="24"/>
        </w:rPr>
        <w:t>。</w:t>
      </w:r>
    </w:p>
    <w:p w14:paraId="47B9F9A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承包人接收文件的地点：</w:t>
      </w:r>
      <w:r>
        <w:rPr>
          <w:rFonts w:hint="eastAsia" w:ascii="宋体" w:hAnsi="宋体" w:eastAsia="宋体" w:cs="宋体"/>
          <w:sz w:val="24"/>
          <w:szCs w:val="24"/>
          <w:u w:val="single"/>
        </w:rPr>
        <w:t>             </w:t>
      </w:r>
      <w:r>
        <w:rPr>
          <w:rFonts w:hint="eastAsia" w:ascii="宋体" w:hAnsi="宋体" w:eastAsia="宋体" w:cs="宋体"/>
          <w:kern w:val="0"/>
          <w:sz w:val="24"/>
          <w:szCs w:val="24"/>
        </w:rPr>
        <w:t>；</w:t>
      </w:r>
    </w:p>
    <w:p w14:paraId="6223FC6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承包人指定的接收人为：</w:t>
      </w:r>
      <w:r>
        <w:rPr>
          <w:rFonts w:hint="eastAsia" w:ascii="宋体" w:hAnsi="宋体" w:eastAsia="宋体" w:cs="宋体"/>
          <w:sz w:val="24"/>
          <w:szCs w:val="24"/>
          <w:u w:val="single"/>
        </w:rPr>
        <w:t>             </w:t>
      </w:r>
      <w:r>
        <w:rPr>
          <w:rFonts w:hint="eastAsia" w:ascii="宋体" w:hAnsi="宋体" w:eastAsia="宋体" w:cs="宋体"/>
          <w:kern w:val="0"/>
          <w:sz w:val="24"/>
          <w:szCs w:val="24"/>
        </w:rPr>
        <w:t>。</w:t>
      </w:r>
    </w:p>
    <w:p w14:paraId="3233126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监理人接收文件的地点：</w:t>
      </w:r>
      <w:r>
        <w:rPr>
          <w:rFonts w:hint="eastAsia" w:ascii="宋体" w:hAnsi="宋体" w:eastAsia="宋体" w:cs="宋体"/>
          <w:sz w:val="24"/>
          <w:szCs w:val="24"/>
          <w:u w:val="single"/>
        </w:rPr>
        <w:t>            </w:t>
      </w:r>
      <w:r>
        <w:rPr>
          <w:rFonts w:hint="eastAsia" w:ascii="宋体" w:hAnsi="宋体" w:eastAsia="宋体" w:cs="宋体"/>
          <w:kern w:val="0"/>
          <w:sz w:val="24"/>
          <w:szCs w:val="24"/>
        </w:rPr>
        <w:t>；</w:t>
      </w:r>
    </w:p>
    <w:p w14:paraId="7BA0696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监理人指定的接收人为：</w:t>
      </w:r>
      <w:r>
        <w:rPr>
          <w:rFonts w:hint="eastAsia" w:ascii="宋体" w:hAnsi="宋体" w:eastAsia="宋体" w:cs="宋体"/>
          <w:sz w:val="24"/>
          <w:szCs w:val="24"/>
          <w:u w:val="single"/>
        </w:rPr>
        <w:t>            </w:t>
      </w:r>
      <w:r>
        <w:rPr>
          <w:rFonts w:hint="eastAsia" w:ascii="宋体" w:hAnsi="宋体" w:eastAsia="宋体" w:cs="宋体"/>
          <w:kern w:val="0"/>
          <w:sz w:val="24"/>
          <w:szCs w:val="24"/>
        </w:rPr>
        <w:t>。</w:t>
      </w:r>
    </w:p>
    <w:p w14:paraId="7D9934A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1.10 交通运输</w:t>
      </w:r>
    </w:p>
    <w:p w14:paraId="2728D14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bookmarkStart w:id="487" w:name="_Toc300934943"/>
      <w:bookmarkStart w:id="488" w:name="_Toc304295521"/>
      <w:bookmarkStart w:id="489" w:name="_Toc303539100"/>
      <w:bookmarkStart w:id="490" w:name="_Toc318581155"/>
      <w:bookmarkStart w:id="491" w:name="_Toc312677986"/>
      <w:r>
        <w:rPr>
          <w:rFonts w:hint="eastAsia" w:ascii="宋体" w:hAnsi="宋体" w:eastAsia="宋体" w:cs="宋体"/>
          <w:sz w:val="24"/>
          <w:szCs w:val="24"/>
        </w:rPr>
        <w:t>.10.1 出入现场的权利</w:t>
      </w:r>
    </w:p>
    <w:p w14:paraId="20E8927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关于出入现场的权利的约定：</w:t>
      </w:r>
      <w:r>
        <w:rPr>
          <w:rFonts w:hint="eastAsia" w:ascii="宋体" w:hAnsi="宋体" w:eastAsia="宋体" w:cs="宋体"/>
          <w:sz w:val="24"/>
          <w:szCs w:val="24"/>
          <w:u w:val="single"/>
        </w:rPr>
        <w:t>        </w:t>
      </w:r>
      <w:r>
        <w:rPr>
          <w:rFonts w:hint="eastAsia" w:ascii="宋体" w:hAnsi="宋体" w:eastAsia="宋体" w:cs="宋体"/>
          <w:sz w:val="24"/>
          <w:szCs w:val="24"/>
        </w:rPr>
        <w:t>。</w:t>
      </w:r>
    </w:p>
    <w:bookmarkEnd w:id="487"/>
    <w:bookmarkEnd w:id="488"/>
    <w:bookmarkEnd w:id="489"/>
    <w:bookmarkEnd w:id="490"/>
    <w:bookmarkEnd w:id="491"/>
    <w:p w14:paraId="4BE81AB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bookmarkStart w:id="492" w:name="_Toc312677987"/>
      <w:bookmarkStart w:id="493" w:name="_Toc304295522"/>
      <w:bookmarkStart w:id="494" w:name="_Toc318581156"/>
      <w:bookmarkStart w:id="495" w:name="_Toc300934944"/>
      <w:bookmarkStart w:id="496" w:name="_Toc303539101"/>
      <w:r>
        <w:rPr>
          <w:rFonts w:hint="eastAsia" w:ascii="宋体" w:hAnsi="宋体" w:eastAsia="宋体" w:cs="宋体"/>
          <w:sz w:val="24"/>
          <w:szCs w:val="24"/>
        </w:rPr>
        <w:t>.10.3 场内交通</w:t>
      </w:r>
    </w:p>
    <w:p w14:paraId="179B0E9B">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关于场外交通和场内交通的边界的约定：</w:t>
      </w:r>
      <w:r>
        <w:rPr>
          <w:rFonts w:hint="eastAsia" w:ascii="宋体" w:hAnsi="宋体" w:eastAsia="宋体" w:cs="宋体"/>
          <w:sz w:val="24"/>
          <w:szCs w:val="24"/>
          <w:u w:val="single"/>
        </w:rPr>
        <w:t>              </w:t>
      </w:r>
      <w:r>
        <w:rPr>
          <w:rFonts w:hint="eastAsia" w:ascii="宋体" w:hAnsi="宋体" w:eastAsia="宋体" w:cs="宋体"/>
          <w:sz w:val="24"/>
          <w:szCs w:val="24"/>
        </w:rPr>
        <w:t>。</w:t>
      </w:r>
    </w:p>
    <w:p w14:paraId="53B95853">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关于发包人向承包人免费提供满足工程施工需要的场内道路和交通设施的约定：</w:t>
      </w:r>
      <w:r>
        <w:rPr>
          <w:rFonts w:hint="eastAsia" w:ascii="宋体" w:hAnsi="宋体" w:eastAsia="宋体" w:cs="宋体"/>
          <w:sz w:val="24"/>
          <w:szCs w:val="24"/>
          <w:u w:val="single"/>
        </w:rPr>
        <w:t>               </w:t>
      </w:r>
      <w:r>
        <w:rPr>
          <w:rFonts w:hint="eastAsia" w:ascii="宋体" w:hAnsi="宋体" w:eastAsia="宋体" w:cs="宋体"/>
          <w:sz w:val="24"/>
          <w:szCs w:val="24"/>
        </w:rPr>
        <w:t>。</w:t>
      </w:r>
      <w:bookmarkEnd w:id="492"/>
      <w:bookmarkEnd w:id="493"/>
      <w:bookmarkEnd w:id="494"/>
      <w:bookmarkEnd w:id="495"/>
      <w:bookmarkEnd w:id="496"/>
      <w:r>
        <w:rPr>
          <w:rFonts w:hint="eastAsia" w:ascii="宋体" w:hAnsi="宋体" w:eastAsia="宋体" w:cs="宋体"/>
          <w:sz w:val="24"/>
          <w:szCs w:val="24"/>
        </w:rPr>
        <w:t xml:space="preserve">  </w:t>
      </w:r>
      <w:bookmarkStart w:id="497" w:name="_Toc318581157"/>
    </w:p>
    <w:p w14:paraId="38B0757B">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1.10.4超大件和超重件的运输</w:t>
      </w:r>
    </w:p>
    <w:p w14:paraId="5DE5605E">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运输超大件或超重件所需的道路和桥梁临时加固改造费用和其他有关费用由</w:t>
      </w:r>
    </w:p>
    <w:p w14:paraId="6636CD86">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承担。</w:t>
      </w:r>
    </w:p>
    <w:bookmarkEnd w:id="497"/>
    <w:p w14:paraId="0C7BE40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1.11 知识产权</w:t>
      </w:r>
    </w:p>
    <w:p w14:paraId="394909D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1.11.1</w:t>
      </w:r>
      <w:r>
        <w:rPr>
          <w:rFonts w:hint="eastAsia" w:cs="宋体"/>
          <w:sz w:val="24"/>
          <w:szCs w:val="24"/>
          <w:lang w:val="en-US" w:eastAsia="zh-CN"/>
        </w:rPr>
        <w:t xml:space="preserve"> </w:t>
      </w:r>
      <w:r>
        <w:rPr>
          <w:rFonts w:hint="eastAsia" w:ascii="宋体" w:hAnsi="宋体" w:eastAsia="宋体" w:cs="宋体"/>
          <w:sz w:val="24"/>
          <w:szCs w:val="24"/>
        </w:rPr>
        <w:t>关于发包人提供给承包人的图纸、发包人为实施工程自行编制或委托编制的技术规范以及反映发包人关于合同要求或其他类似性质的文件的著作权的归属：</w:t>
      </w:r>
      <w:r>
        <w:rPr>
          <w:rFonts w:hint="eastAsia" w:ascii="宋体" w:hAnsi="宋体" w:eastAsia="宋体" w:cs="宋体"/>
          <w:sz w:val="24"/>
          <w:szCs w:val="24"/>
          <w:u w:val="single"/>
        </w:rPr>
        <w:t xml:space="preserve">                                                   </w:t>
      </w:r>
      <w:r>
        <w:rPr>
          <w:rFonts w:hint="eastAsia" w:ascii="宋体" w:hAnsi="宋体" w:eastAsia="宋体" w:cs="宋体"/>
          <w:sz w:val="24"/>
          <w:szCs w:val="24"/>
        </w:rPr>
        <w:t>。</w:t>
      </w:r>
    </w:p>
    <w:p w14:paraId="493B9E7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关于发包人提供的上述文件的使用限制的要求：</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5B84E9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1.11.2 关于承包人为实施工程所编制文件的著作权的归属：</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0A0003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关于承包人提供的上述文件的使用限制的要求：</w:t>
      </w:r>
      <w:r>
        <w:rPr>
          <w:rFonts w:hint="eastAsia" w:ascii="宋体" w:hAnsi="宋体" w:eastAsia="宋体" w:cs="宋体"/>
          <w:sz w:val="24"/>
          <w:szCs w:val="24"/>
          <w:u w:val="single"/>
        </w:rPr>
        <w:t xml:space="preserve">               </w:t>
      </w:r>
      <w:r>
        <w:rPr>
          <w:rFonts w:hint="eastAsia" w:ascii="宋体" w:hAnsi="宋体" w:eastAsia="宋体" w:cs="宋体"/>
          <w:sz w:val="24"/>
          <w:szCs w:val="24"/>
        </w:rPr>
        <w:t>。</w:t>
      </w:r>
    </w:p>
    <w:p w14:paraId="27E0CAD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1.11.4 承包人在施工过程中所采用的专利、专有技术、技术秘密的使用费的承担方式：</w:t>
      </w:r>
      <w:r>
        <w:rPr>
          <w:rFonts w:hint="eastAsia" w:ascii="宋体" w:hAnsi="宋体" w:eastAsia="宋体" w:cs="宋体"/>
          <w:sz w:val="24"/>
          <w:szCs w:val="24"/>
          <w:u w:val="single"/>
        </w:rPr>
        <w:t xml:space="preserve">                            </w:t>
      </w:r>
      <w:r>
        <w:rPr>
          <w:rFonts w:hint="eastAsia" w:ascii="宋体" w:hAnsi="宋体" w:eastAsia="宋体" w:cs="宋体"/>
          <w:kern w:val="0"/>
          <w:sz w:val="24"/>
          <w:szCs w:val="24"/>
        </w:rPr>
        <w:t>。</w:t>
      </w:r>
    </w:p>
    <w:p w14:paraId="01BA376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1.13</w:t>
      </w:r>
      <w:r>
        <w:rPr>
          <w:rFonts w:hint="eastAsia" w:cs="宋体"/>
          <w:sz w:val="24"/>
          <w:szCs w:val="24"/>
          <w:lang w:val="en-US" w:eastAsia="zh-CN"/>
        </w:rPr>
        <w:t xml:space="preserve"> </w:t>
      </w:r>
      <w:r>
        <w:rPr>
          <w:rFonts w:hint="eastAsia" w:ascii="宋体" w:hAnsi="宋体" w:eastAsia="宋体" w:cs="宋体"/>
          <w:sz w:val="24"/>
          <w:szCs w:val="24"/>
        </w:rPr>
        <w:t>工程量清单错误的修正</w:t>
      </w:r>
    </w:p>
    <w:p w14:paraId="397DF8D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出现工程量清单错误时，是否调整合同价格：</w:t>
      </w:r>
      <w:r>
        <w:rPr>
          <w:rFonts w:hint="eastAsia" w:ascii="宋体" w:hAnsi="宋体" w:eastAsia="宋体" w:cs="宋体"/>
          <w:sz w:val="24"/>
          <w:szCs w:val="24"/>
          <w:u w:val="single"/>
        </w:rPr>
        <w:t xml:space="preserve">            </w:t>
      </w:r>
      <w:r>
        <w:rPr>
          <w:rFonts w:hint="eastAsia" w:ascii="宋体" w:hAnsi="宋体" w:eastAsia="宋体" w:cs="宋体"/>
          <w:kern w:val="0"/>
          <w:sz w:val="24"/>
          <w:szCs w:val="24"/>
        </w:rPr>
        <w:t>。</w:t>
      </w:r>
    </w:p>
    <w:p w14:paraId="6A6E788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允许调整合同价格的工程量偏差范围：</w:t>
      </w:r>
      <w:r>
        <w:rPr>
          <w:rFonts w:hint="eastAsia" w:ascii="宋体" w:hAnsi="宋体" w:eastAsia="宋体" w:cs="宋体"/>
          <w:sz w:val="24"/>
          <w:szCs w:val="24"/>
          <w:u w:val="single"/>
        </w:rPr>
        <w:t xml:space="preserve">                </w:t>
      </w:r>
      <w:r>
        <w:rPr>
          <w:rFonts w:hint="eastAsia" w:ascii="宋体" w:hAnsi="宋体" w:eastAsia="宋体" w:cs="宋体"/>
          <w:kern w:val="0"/>
          <w:sz w:val="24"/>
          <w:szCs w:val="24"/>
        </w:rPr>
        <w:t>。</w:t>
      </w:r>
    </w:p>
    <w:p w14:paraId="1625AF4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498" w:name="_Toc351203634"/>
      <w:r>
        <w:rPr>
          <w:rFonts w:hint="eastAsia" w:ascii="宋体" w:hAnsi="宋体" w:eastAsia="宋体" w:cs="宋体"/>
          <w:sz w:val="24"/>
          <w:szCs w:val="24"/>
        </w:rPr>
        <w:t>2</w:t>
      </w:r>
      <w:bookmarkStart w:id="499" w:name="_Toc292559867"/>
      <w:bookmarkStart w:id="500" w:name="_Toc296891197"/>
      <w:bookmarkStart w:id="501" w:name="_Toc297120457"/>
      <w:bookmarkStart w:id="502" w:name="_Toc296346658"/>
      <w:bookmarkStart w:id="503" w:name="_Toc296890985"/>
      <w:bookmarkStart w:id="504" w:name="_Toc297048343"/>
      <w:bookmarkStart w:id="505" w:name="_Toc296503157"/>
      <w:bookmarkStart w:id="506" w:name="_Toc296944496"/>
      <w:bookmarkStart w:id="507" w:name="_Toc292559362"/>
      <w:bookmarkStart w:id="508" w:name="_Toc296347156"/>
      <w:r>
        <w:rPr>
          <w:rFonts w:hint="eastAsia" w:ascii="宋体" w:hAnsi="宋体" w:eastAsia="宋体" w:cs="宋体"/>
          <w:sz w:val="24"/>
          <w:szCs w:val="24"/>
        </w:rPr>
        <w:t>. 发包人</w:t>
      </w:r>
      <w:bookmarkEnd w:id="498"/>
    </w:p>
    <w:bookmarkEnd w:id="499"/>
    <w:bookmarkEnd w:id="500"/>
    <w:bookmarkEnd w:id="501"/>
    <w:bookmarkEnd w:id="502"/>
    <w:bookmarkEnd w:id="503"/>
    <w:bookmarkEnd w:id="504"/>
    <w:bookmarkEnd w:id="505"/>
    <w:bookmarkEnd w:id="506"/>
    <w:bookmarkEnd w:id="507"/>
    <w:bookmarkEnd w:id="508"/>
    <w:p w14:paraId="54321F7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2.2 发包人代表</w:t>
      </w:r>
    </w:p>
    <w:p w14:paraId="4C2C7D7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发包人代表：</w:t>
      </w:r>
    </w:p>
    <w:p w14:paraId="42A2341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姓    名：</w:t>
      </w:r>
      <w:r>
        <w:rPr>
          <w:rFonts w:hint="eastAsia" w:ascii="宋体" w:hAnsi="宋体" w:eastAsia="宋体" w:cs="宋体"/>
          <w:sz w:val="24"/>
          <w:szCs w:val="24"/>
          <w:u w:val="single"/>
        </w:rPr>
        <w:t>     </w:t>
      </w:r>
      <w:r>
        <w:rPr>
          <w:rFonts w:hint="eastAsia" w:ascii="宋体" w:hAnsi="宋体" w:eastAsia="宋体" w:cs="宋体"/>
          <w:sz w:val="24"/>
          <w:szCs w:val="24"/>
        </w:rPr>
        <w:t>；</w:t>
      </w:r>
    </w:p>
    <w:p w14:paraId="092A9D4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身份证号：</w:t>
      </w:r>
      <w:r>
        <w:rPr>
          <w:rFonts w:hint="eastAsia" w:ascii="宋体" w:hAnsi="宋体" w:eastAsia="宋体" w:cs="宋体"/>
          <w:sz w:val="24"/>
          <w:szCs w:val="24"/>
          <w:u w:val="single"/>
        </w:rPr>
        <w:t>      </w:t>
      </w:r>
      <w:r>
        <w:rPr>
          <w:rFonts w:hint="eastAsia" w:ascii="宋体" w:hAnsi="宋体" w:eastAsia="宋体" w:cs="宋体"/>
          <w:sz w:val="24"/>
          <w:szCs w:val="24"/>
        </w:rPr>
        <w:t>；</w:t>
      </w:r>
    </w:p>
    <w:p w14:paraId="2EDC55D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职    务：</w:t>
      </w:r>
      <w:r>
        <w:rPr>
          <w:rFonts w:hint="eastAsia" w:ascii="宋体" w:hAnsi="宋体" w:eastAsia="宋体" w:cs="宋体"/>
          <w:sz w:val="24"/>
          <w:szCs w:val="24"/>
          <w:u w:val="single"/>
        </w:rPr>
        <w:t>    </w:t>
      </w:r>
      <w:r>
        <w:rPr>
          <w:rFonts w:hint="eastAsia" w:ascii="宋体" w:hAnsi="宋体" w:eastAsia="宋体" w:cs="宋体"/>
          <w:sz w:val="24"/>
          <w:szCs w:val="24"/>
        </w:rPr>
        <w:t>；</w:t>
      </w:r>
    </w:p>
    <w:p w14:paraId="6E51B06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联系电话：</w:t>
      </w:r>
      <w:r>
        <w:rPr>
          <w:rFonts w:hint="eastAsia" w:ascii="宋体" w:hAnsi="宋体" w:eastAsia="宋体" w:cs="宋体"/>
          <w:sz w:val="24"/>
          <w:szCs w:val="24"/>
          <w:u w:val="single"/>
        </w:rPr>
        <w:t>     </w:t>
      </w:r>
      <w:r>
        <w:rPr>
          <w:rFonts w:hint="eastAsia" w:ascii="宋体" w:hAnsi="宋体" w:eastAsia="宋体" w:cs="宋体"/>
          <w:sz w:val="24"/>
          <w:szCs w:val="24"/>
        </w:rPr>
        <w:t>；</w:t>
      </w:r>
    </w:p>
    <w:p w14:paraId="0C8FC70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电子信箱：</w:t>
      </w:r>
      <w:r>
        <w:rPr>
          <w:rFonts w:hint="eastAsia" w:ascii="宋体" w:hAnsi="宋体" w:eastAsia="宋体" w:cs="宋体"/>
          <w:sz w:val="24"/>
          <w:szCs w:val="24"/>
          <w:u w:val="single"/>
        </w:rPr>
        <w:t>     </w:t>
      </w:r>
      <w:r>
        <w:rPr>
          <w:rFonts w:hint="eastAsia" w:ascii="宋体" w:hAnsi="宋体" w:eastAsia="宋体" w:cs="宋体"/>
          <w:sz w:val="24"/>
          <w:szCs w:val="24"/>
        </w:rPr>
        <w:t>；</w:t>
      </w:r>
    </w:p>
    <w:p w14:paraId="7577795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通信地址：</w:t>
      </w:r>
      <w:r>
        <w:rPr>
          <w:rFonts w:hint="eastAsia" w:ascii="宋体" w:hAnsi="宋体" w:eastAsia="宋体" w:cs="宋体"/>
          <w:sz w:val="24"/>
          <w:szCs w:val="24"/>
          <w:u w:val="single"/>
        </w:rPr>
        <w:t>    </w:t>
      </w:r>
      <w:r>
        <w:rPr>
          <w:rFonts w:hint="eastAsia" w:ascii="宋体" w:hAnsi="宋体" w:eastAsia="宋体" w:cs="宋体"/>
          <w:sz w:val="24"/>
          <w:szCs w:val="24"/>
        </w:rPr>
        <w:t>。</w:t>
      </w:r>
    </w:p>
    <w:p w14:paraId="331B848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发包人对发包人代表的授权范围如下：</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461897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2.4 施工现场、施工条件和基础资料的提供</w:t>
      </w:r>
    </w:p>
    <w:p w14:paraId="29839D9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2.4.1 提供施工现场</w:t>
      </w:r>
    </w:p>
    <w:p w14:paraId="4F71FB29">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关于发包人移交施工现场的期限要求：</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76E162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2.4.2 提供施工条件</w:t>
      </w:r>
    </w:p>
    <w:p w14:paraId="4322ACA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关于发包人应负责提供施工所需要的条件，包括：</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6C2982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2.5 资金来源证明及支付担保</w:t>
      </w:r>
    </w:p>
    <w:p w14:paraId="1277696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发包人提供资金来源证明的期限要求：</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B5AC70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发包人是否提供支付担保：</w:t>
      </w:r>
      <w:r>
        <w:rPr>
          <w:rFonts w:hint="eastAsia" w:ascii="宋体" w:hAnsi="宋体" w:eastAsia="宋体" w:cs="宋体"/>
          <w:sz w:val="24"/>
          <w:szCs w:val="24"/>
          <w:u w:val="single"/>
        </w:rPr>
        <w:t xml:space="preserve">                     </w:t>
      </w:r>
      <w:r>
        <w:rPr>
          <w:rFonts w:hint="eastAsia" w:ascii="宋体" w:hAnsi="宋体" w:eastAsia="宋体" w:cs="宋体"/>
          <w:sz w:val="24"/>
          <w:szCs w:val="24"/>
        </w:rPr>
        <w:t>。</w:t>
      </w:r>
    </w:p>
    <w:p w14:paraId="4106CBF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发包人提供支付担保的形式：</w:t>
      </w:r>
      <w:r>
        <w:rPr>
          <w:rFonts w:hint="eastAsia" w:ascii="宋体" w:hAnsi="宋体" w:eastAsia="宋体" w:cs="宋体"/>
          <w:sz w:val="24"/>
          <w:szCs w:val="24"/>
          <w:u w:val="single"/>
        </w:rPr>
        <w:t>                     </w:t>
      </w:r>
      <w:r>
        <w:rPr>
          <w:rFonts w:hint="eastAsia" w:ascii="宋体" w:hAnsi="宋体" w:eastAsia="宋体" w:cs="宋体"/>
          <w:sz w:val="24"/>
          <w:szCs w:val="24"/>
        </w:rPr>
        <w:t>。</w:t>
      </w:r>
    </w:p>
    <w:p w14:paraId="56A0309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509" w:name="_Toc351203635"/>
      <w:r>
        <w:rPr>
          <w:rFonts w:hint="eastAsia" w:ascii="宋体" w:hAnsi="宋体" w:eastAsia="宋体" w:cs="宋体"/>
          <w:sz w:val="24"/>
          <w:szCs w:val="24"/>
        </w:rPr>
        <w:t>3</w:t>
      </w:r>
      <w:bookmarkStart w:id="510" w:name="_Toc292559868"/>
      <w:bookmarkStart w:id="511" w:name="_Toc296944497"/>
      <w:bookmarkStart w:id="512" w:name="_Toc297120458"/>
      <w:bookmarkStart w:id="513" w:name="_Toc296891198"/>
      <w:bookmarkStart w:id="514" w:name="_Toc296346659"/>
      <w:bookmarkStart w:id="515" w:name="_Toc296890986"/>
      <w:bookmarkStart w:id="516" w:name="_Toc296503158"/>
      <w:bookmarkStart w:id="517" w:name="_Toc297048344"/>
      <w:bookmarkStart w:id="518" w:name="_Toc296347157"/>
      <w:bookmarkStart w:id="519" w:name="_Toc292559363"/>
      <w:r>
        <w:rPr>
          <w:rFonts w:hint="eastAsia" w:ascii="宋体" w:hAnsi="宋体" w:eastAsia="宋体" w:cs="宋体"/>
          <w:sz w:val="24"/>
          <w:szCs w:val="24"/>
        </w:rPr>
        <w:t>. 承包人</w:t>
      </w:r>
      <w:bookmarkEnd w:id="509"/>
    </w:p>
    <w:bookmarkEnd w:id="510"/>
    <w:bookmarkEnd w:id="511"/>
    <w:bookmarkEnd w:id="512"/>
    <w:bookmarkEnd w:id="513"/>
    <w:bookmarkEnd w:id="514"/>
    <w:bookmarkEnd w:id="515"/>
    <w:bookmarkEnd w:id="516"/>
    <w:bookmarkEnd w:id="517"/>
    <w:bookmarkEnd w:id="518"/>
    <w:bookmarkEnd w:id="519"/>
    <w:p w14:paraId="494D6E1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3.1 承包人的一般义务</w:t>
      </w:r>
    </w:p>
    <w:p w14:paraId="13DE17D0">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rPr>
        <w:t>（9）</w:t>
      </w:r>
      <w:r>
        <w:rPr>
          <w:rFonts w:hint="eastAsia" w:ascii="宋体" w:hAnsi="宋体" w:eastAsia="宋体" w:cs="宋体"/>
          <w:sz w:val="24"/>
          <w:szCs w:val="24"/>
        </w:rPr>
        <w:t>承包人提交的竣工资料的内容：</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F8B0EBB">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承包人需要提交的竣工资料套数：</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0941881">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承包人提交的竣工资料的费用承担：</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D3B8BDB">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承包人提交的竣工资料移交时间：</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932312B">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承包人提交的竣工资料形式要求：</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9B5F18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kern w:val="0"/>
          <w:sz w:val="24"/>
          <w:szCs w:val="24"/>
        </w:rPr>
        <w:t>（10）承包人应履行的其他义务：</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D871C7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3.2 项目经理</w:t>
      </w:r>
    </w:p>
    <w:p w14:paraId="55C42AF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kern w:val="0"/>
          <w:sz w:val="24"/>
          <w:szCs w:val="24"/>
        </w:rPr>
        <w:t xml:space="preserve">3.2.1 </w:t>
      </w:r>
      <w:r>
        <w:rPr>
          <w:rFonts w:hint="eastAsia" w:ascii="宋体" w:hAnsi="宋体" w:eastAsia="宋体" w:cs="宋体"/>
          <w:sz w:val="24"/>
          <w:szCs w:val="24"/>
        </w:rPr>
        <w:t>项目经理：</w:t>
      </w:r>
    </w:p>
    <w:p w14:paraId="7DAF55E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姓    名：</w:t>
      </w:r>
      <w:r>
        <w:rPr>
          <w:rFonts w:hint="eastAsia" w:ascii="宋体" w:hAnsi="宋体" w:eastAsia="宋体" w:cs="宋体"/>
          <w:sz w:val="24"/>
          <w:szCs w:val="24"/>
          <w:u w:val="single"/>
        </w:rPr>
        <w:t>         </w:t>
      </w:r>
      <w:r>
        <w:rPr>
          <w:rFonts w:hint="eastAsia" w:ascii="宋体" w:hAnsi="宋体" w:eastAsia="宋体" w:cs="宋体"/>
          <w:sz w:val="24"/>
          <w:szCs w:val="24"/>
        </w:rPr>
        <w:t>；</w:t>
      </w:r>
    </w:p>
    <w:p w14:paraId="0874B06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身份证号：</w:t>
      </w:r>
      <w:r>
        <w:rPr>
          <w:rFonts w:hint="eastAsia" w:ascii="宋体" w:hAnsi="宋体" w:eastAsia="宋体" w:cs="宋体"/>
          <w:sz w:val="24"/>
          <w:szCs w:val="24"/>
          <w:u w:val="single"/>
        </w:rPr>
        <w:t>         </w:t>
      </w:r>
      <w:r>
        <w:rPr>
          <w:rFonts w:hint="eastAsia" w:ascii="宋体" w:hAnsi="宋体" w:eastAsia="宋体" w:cs="宋体"/>
          <w:sz w:val="24"/>
          <w:szCs w:val="24"/>
        </w:rPr>
        <w:t>；</w:t>
      </w:r>
    </w:p>
    <w:p w14:paraId="512C519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建造师执业资格等级：</w:t>
      </w:r>
      <w:r>
        <w:rPr>
          <w:rFonts w:hint="eastAsia" w:ascii="宋体" w:hAnsi="宋体" w:eastAsia="宋体" w:cs="宋体"/>
          <w:sz w:val="24"/>
          <w:szCs w:val="24"/>
          <w:u w:val="single"/>
        </w:rPr>
        <w:t>   </w:t>
      </w:r>
      <w:r>
        <w:rPr>
          <w:rFonts w:hint="eastAsia" w:ascii="宋体" w:hAnsi="宋体" w:eastAsia="宋体" w:cs="宋体"/>
          <w:sz w:val="24"/>
          <w:szCs w:val="24"/>
        </w:rPr>
        <w:t>；</w:t>
      </w:r>
    </w:p>
    <w:p w14:paraId="4E6DBF2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建造师注册证书号：</w:t>
      </w:r>
      <w:r>
        <w:rPr>
          <w:rFonts w:hint="eastAsia" w:ascii="宋体" w:hAnsi="宋体" w:eastAsia="宋体" w:cs="宋体"/>
          <w:sz w:val="24"/>
          <w:szCs w:val="24"/>
          <w:u w:val="single"/>
        </w:rPr>
        <w:t> </w:t>
      </w:r>
      <w:r>
        <w:rPr>
          <w:rFonts w:hint="eastAsia" w:ascii="宋体" w:hAnsi="宋体" w:eastAsia="宋体" w:cs="宋体"/>
          <w:sz w:val="24"/>
          <w:szCs w:val="24"/>
        </w:rPr>
        <w:t>；</w:t>
      </w:r>
    </w:p>
    <w:p w14:paraId="16BCF37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建造师执业电子公章号：</w:t>
      </w:r>
      <w:r>
        <w:rPr>
          <w:rFonts w:hint="eastAsia" w:ascii="宋体" w:hAnsi="宋体" w:eastAsia="宋体" w:cs="宋体"/>
          <w:sz w:val="24"/>
          <w:szCs w:val="24"/>
          <w:u w:val="single"/>
        </w:rPr>
        <w:t> </w:t>
      </w:r>
      <w:r>
        <w:rPr>
          <w:rFonts w:hint="eastAsia" w:ascii="宋体" w:hAnsi="宋体" w:eastAsia="宋体" w:cs="宋体"/>
          <w:sz w:val="24"/>
          <w:szCs w:val="24"/>
        </w:rPr>
        <w:t>；</w:t>
      </w:r>
    </w:p>
    <w:p w14:paraId="0A8A707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安全生产考核合格证书号：</w:t>
      </w:r>
      <w:r>
        <w:rPr>
          <w:rFonts w:hint="eastAsia" w:ascii="宋体" w:hAnsi="宋体" w:eastAsia="宋体" w:cs="宋体"/>
          <w:sz w:val="24"/>
          <w:szCs w:val="24"/>
          <w:u w:val="single"/>
        </w:rPr>
        <w:t> </w:t>
      </w:r>
      <w:r>
        <w:rPr>
          <w:rFonts w:hint="eastAsia" w:ascii="宋体" w:hAnsi="宋体" w:eastAsia="宋体" w:cs="宋体"/>
          <w:sz w:val="24"/>
          <w:szCs w:val="24"/>
        </w:rPr>
        <w:t>；</w:t>
      </w:r>
    </w:p>
    <w:p w14:paraId="7DB34F4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联系电话：</w:t>
      </w:r>
      <w:r>
        <w:rPr>
          <w:rFonts w:hint="eastAsia" w:ascii="宋体" w:hAnsi="宋体" w:eastAsia="宋体" w:cs="宋体"/>
          <w:sz w:val="24"/>
          <w:szCs w:val="24"/>
          <w:u w:val="single"/>
        </w:rPr>
        <w:t>         </w:t>
      </w:r>
      <w:r>
        <w:rPr>
          <w:rFonts w:hint="eastAsia" w:ascii="宋体" w:hAnsi="宋体" w:eastAsia="宋体" w:cs="宋体"/>
          <w:sz w:val="24"/>
          <w:szCs w:val="24"/>
        </w:rPr>
        <w:t>；</w:t>
      </w:r>
    </w:p>
    <w:p w14:paraId="654C0D5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电子信箱：</w:t>
      </w:r>
      <w:r>
        <w:rPr>
          <w:rFonts w:hint="eastAsia" w:ascii="宋体" w:hAnsi="宋体" w:eastAsia="宋体" w:cs="宋体"/>
          <w:sz w:val="24"/>
          <w:szCs w:val="24"/>
          <w:u w:val="single"/>
        </w:rPr>
        <w:t>         </w:t>
      </w:r>
      <w:r>
        <w:rPr>
          <w:rFonts w:hint="eastAsia" w:ascii="宋体" w:hAnsi="宋体" w:eastAsia="宋体" w:cs="宋体"/>
          <w:sz w:val="24"/>
          <w:szCs w:val="24"/>
        </w:rPr>
        <w:t>；</w:t>
      </w:r>
    </w:p>
    <w:p w14:paraId="7199F6A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通信地址：</w:t>
      </w:r>
      <w:r>
        <w:rPr>
          <w:rFonts w:hint="eastAsia" w:ascii="宋体" w:hAnsi="宋体" w:eastAsia="宋体" w:cs="宋体"/>
          <w:sz w:val="24"/>
          <w:szCs w:val="24"/>
          <w:u w:val="single"/>
        </w:rPr>
        <w:t>         </w:t>
      </w:r>
      <w:r>
        <w:rPr>
          <w:rFonts w:hint="eastAsia" w:ascii="宋体" w:hAnsi="宋体" w:eastAsia="宋体" w:cs="宋体"/>
          <w:sz w:val="24"/>
          <w:szCs w:val="24"/>
        </w:rPr>
        <w:t>；</w:t>
      </w:r>
    </w:p>
    <w:p w14:paraId="4F9DE3A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承包人对项目经理的授权范围如下：</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E6DD5AD">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关于项目经理每月在施工现场的时间要求：</w:t>
      </w:r>
      <w:r>
        <w:rPr>
          <w:rFonts w:hint="eastAsia" w:ascii="宋体" w:hAnsi="宋体" w:eastAsia="宋体" w:cs="宋体"/>
          <w:sz w:val="24"/>
          <w:szCs w:val="24"/>
          <w:u w:val="single"/>
        </w:rPr>
        <w:t xml:space="preserve">              </w:t>
      </w:r>
      <w:r>
        <w:rPr>
          <w:rFonts w:hint="eastAsia" w:ascii="宋体" w:hAnsi="宋体" w:eastAsia="宋体" w:cs="宋体"/>
          <w:sz w:val="24"/>
          <w:szCs w:val="24"/>
        </w:rPr>
        <w:t>。</w:t>
      </w:r>
    </w:p>
    <w:p w14:paraId="2B94751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承包人未提交劳动合同，以及没有为项目经理缴纳社会保险证明的违约责任：</w:t>
      </w:r>
      <w:r>
        <w:rPr>
          <w:rFonts w:hint="eastAsia" w:ascii="宋体" w:hAnsi="宋体" w:eastAsia="宋体" w:cs="宋体"/>
          <w:sz w:val="24"/>
          <w:szCs w:val="24"/>
          <w:u w:val="single"/>
        </w:rPr>
        <w:t></w:t>
      </w:r>
      <w:r>
        <w:rPr>
          <w:rFonts w:hint="eastAsia" w:ascii="宋体" w:hAnsi="宋体" w:eastAsia="宋体" w:cs="宋体"/>
          <w:sz w:val="24"/>
          <w:szCs w:val="24"/>
        </w:rPr>
        <w:t>。</w:t>
      </w:r>
    </w:p>
    <w:p w14:paraId="449E62E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kern w:val="0"/>
          <w:sz w:val="24"/>
          <w:szCs w:val="24"/>
        </w:rPr>
        <w:t>项目经理未经批准，擅自离开施工现场的违约责任：</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B40958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3.2.3 承包人擅自更换项目经理的违约责任：</w:t>
      </w:r>
      <w:r>
        <w:rPr>
          <w:rFonts w:hint="eastAsia" w:ascii="宋体" w:hAnsi="宋体" w:eastAsia="宋体" w:cs="宋体"/>
          <w:sz w:val="24"/>
          <w:szCs w:val="24"/>
          <w:u w:val="single"/>
        </w:rPr>
        <w:t xml:space="preserve">          </w:t>
      </w:r>
      <w:r>
        <w:rPr>
          <w:rFonts w:hint="eastAsia" w:ascii="宋体" w:hAnsi="宋体" w:eastAsia="宋体" w:cs="宋体"/>
          <w:sz w:val="24"/>
          <w:szCs w:val="24"/>
        </w:rPr>
        <w:t>。</w:t>
      </w:r>
    </w:p>
    <w:p w14:paraId="572FDB8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3.2.4 承包人无正当理由拒绝更换项目经理的违约责任：</w:t>
      </w:r>
      <w:r>
        <w:rPr>
          <w:rFonts w:hint="eastAsia" w:ascii="宋体" w:hAnsi="宋体" w:eastAsia="宋体" w:cs="宋体"/>
          <w:sz w:val="24"/>
          <w:szCs w:val="24"/>
          <w:u w:val="single"/>
        </w:rPr>
        <w:t xml:space="preserve">           </w:t>
      </w:r>
      <w:r>
        <w:rPr>
          <w:rFonts w:hint="eastAsia" w:ascii="宋体" w:hAnsi="宋体" w:eastAsia="宋体" w:cs="宋体"/>
          <w:sz w:val="24"/>
          <w:szCs w:val="24"/>
        </w:rPr>
        <w:t>。</w:t>
      </w:r>
    </w:p>
    <w:p w14:paraId="6B62EE1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3.3 承包人人员</w:t>
      </w:r>
    </w:p>
    <w:p w14:paraId="7A77ED1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3.3.1 承包人提交项目管理机构及施工现场管理人员安排报告的期限：</w:t>
      </w:r>
      <w:r>
        <w:rPr>
          <w:rFonts w:hint="eastAsia" w:ascii="宋体" w:hAnsi="宋体" w:eastAsia="宋体" w:cs="宋体"/>
          <w:sz w:val="24"/>
          <w:szCs w:val="24"/>
          <w:u w:val="single"/>
        </w:rPr>
        <w:t xml:space="preserve">     </w:t>
      </w:r>
      <w:r>
        <w:rPr>
          <w:rFonts w:hint="eastAsia" w:ascii="宋体" w:hAnsi="宋体" w:eastAsia="宋体" w:cs="宋体"/>
          <w:sz w:val="24"/>
          <w:szCs w:val="24"/>
        </w:rPr>
        <w:t>。</w:t>
      </w:r>
    </w:p>
    <w:p w14:paraId="5BF3D2D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3.3.3 承包人无正当理由拒绝撤换主要施工管理人员的违约责任：</w:t>
      </w:r>
      <w:r>
        <w:rPr>
          <w:rFonts w:hint="eastAsia" w:ascii="宋体" w:hAnsi="宋体" w:eastAsia="宋体" w:cs="宋体"/>
          <w:sz w:val="24"/>
          <w:szCs w:val="24"/>
          <w:u w:val="single"/>
        </w:rPr>
        <w:t xml:space="preserve">     </w:t>
      </w:r>
      <w:r>
        <w:rPr>
          <w:rFonts w:hint="eastAsia" w:ascii="宋体" w:hAnsi="宋体" w:eastAsia="宋体" w:cs="宋体"/>
          <w:sz w:val="24"/>
          <w:szCs w:val="24"/>
        </w:rPr>
        <w:t>。</w:t>
      </w:r>
    </w:p>
    <w:p w14:paraId="66D6A31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3.3.4 承包人主要施工管理人员离开施工现场的批准要求：</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870498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3.3.5承包人擅自更换主要施工管理人员的违约责任：</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2FF009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承包人主要施工管理人员擅自离开施工现场的违约责任：</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860B2E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w:t>
      </w:r>
      <w:bookmarkStart w:id="520" w:name="_Toc297120459"/>
      <w:bookmarkStart w:id="521" w:name="_Toc297048345"/>
      <w:bookmarkStart w:id="522" w:name="_Toc297123492"/>
      <w:bookmarkStart w:id="523" w:name="_Toc296890987"/>
      <w:bookmarkStart w:id="524" w:name="_Toc292559869"/>
      <w:bookmarkStart w:id="525" w:name="_Toc296347158"/>
      <w:bookmarkStart w:id="526" w:name="_Toc296891199"/>
      <w:bookmarkStart w:id="527" w:name="_Toc300934945"/>
      <w:bookmarkStart w:id="528" w:name="_Toc296503159"/>
      <w:bookmarkStart w:id="529" w:name="_Toc304295523"/>
      <w:bookmarkStart w:id="530" w:name="_Toc297216151"/>
      <w:bookmarkStart w:id="531" w:name="_Toc303539102"/>
      <w:bookmarkStart w:id="532" w:name="_Toc296944498"/>
      <w:bookmarkStart w:id="533" w:name="_Toc292559364"/>
      <w:bookmarkStart w:id="534" w:name="_Toc312677988"/>
      <w:bookmarkStart w:id="535" w:name="_Toc296346660"/>
      <w:r>
        <w:rPr>
          <w:rFonts w:hint="eastAsia" w:ascii="宋体" w:hAnsi="宋体" w:eastAsia="宋体" w:cs="宋体"/>
          <w:sz w:val="24"/>
          <w:szCs w:val="24"/>
        </w:rPr>
        <w:t>.5 分包</w:t>
      </w:r>
    </w:p>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14:paraId="7F84566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w:t>
      </w:r>
      <w:bookmarkStart w:id="536" w:name="_Toc296944499"/>
      <w:bookmarkStart w:id="537" w:name="_Toc296503160"/>
      <w:bookmarkStart w:id="538" w:name="_Toc292559365"/>
      <w:bookmarkStart w:id="539" w:name="_Toc296346661"/>
      <w:bookmarkStart w:id="540" w:name="_Toc303539103"/>
      <w:bookmarkStart w:id="541" w:name="_Toc297123493"/>
      <w:bookmarkStart w:id="542" w:name="_Toc296890988"/>
      <w:bookmarkStart w:id="543" w:name="_Toc297048346"/>
      <w:bookmarkStart w:id="544" w:name="_Toc300934946"/>
      <w:bookmarkStart w:id="545" w:name="_Toc297120460"/>
      <w:bookmarkStart w:id="546" w:name="_Toc297216152"/>
      <w:bookmarkStart w:id="547" w:name="_Toc296347159"/>
      <w:bookmarkStart w:id="548" w:name="_Toc304295524"/>
      <w:bookmarkStart w:id="549" w:name="_Toc296891200"/>
      <w:bookmarkStart w:id="550" w:name="_Toc292559870"/>
      <w:bookmarkStart w:id="551" w:name="_Toc312677989"/>
      <w:bookmarkStart w:id="552" w:name="_Toc318581158"/>
      <w:r>
        <w:rPr>
          <w:rFonts w:hint="eastAsia" w:ascii="宋体" w:hAnsi="宋体" w:eastAsia="宋体" w:cs="宋体"/>
          <w:sz w:val="24"/>
          <w:szCs w:val="24"/>
        </w:rPr>
        <w:t>.5.1 分包的一般约定</w:t>
      </w:r>
    </w:p>
    <w:p w14:paraId="3DB9DDFA">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禁止分包的工程包括：</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CCE470A">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u w:val="single"/>
        </w:rPr>
      </w:pPr>
      <w:r>
        <w:rPr>
          <w:rFonts w:hint="eastAsia" w:ascii="宋体" w:hAnsi="宋体" w:eastAsia="宋体" w:cs="宋体"/>
          <w:sz w:val="24"/>
          <w:szCs w:val="24"/>
        </w:rPr>
        <w:t>主体结构、关键性工作的范围：</w:t>
      </w:r>
      <w:r>
        <w:rPr>
          <w:rFonts w:hint="eastAsia" w:ascii="宋体" w:hAnsi="宋体" w:eastAsia="宋体" w:cs="宋体"/>
          <w:sz w:val="24"/>
          <w:szCs w:val="24"/>
          <w:u w:val="single"/>
        </w:rPr>
        <w:t xml:space="preserve">                     </w:t>
      </w:r>
      <w:r>
        <w:rPr>
          <w:rFonts w:hint="eastAsia" w:ascii="宋体" w:hAnsi="宋体" w:eastAsia="宋体" w:cs="宋体"/>
          <w:sz w:val="24"/>
          <w:szCs w:val="24"/>
        </w:rPr>
        <w:t>。</w:t>
      </w:r>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Start w:id="553" w:name="_Toc304295525"/>
      <w:bookmarkStart w:id="554" w:name="_Toc297120461"/>
      <w:bookmarkStart w:id="555" w:name="_Toc297123494"/>
      <w:bookmarkStart w:id="556" w:name="_Toc297216153"/>
      <w:bookmarkStart w:id="557" w:name="_Toc296944500"/>
      <w:bookmarkStart w:id="558" w:name="_Toc296347160"/>
      <w:bookmarkStart w:id="559" w:name="_Toc300934947"/>
      <w:bookmarkStart w:id="560" w:name="_Toc297048347"/>
      <w:bookmarkStart w:id="561" w:name="_Toc303539104"/>
      <w:bookmarkStart w:id="562" w:name="_Toc296891201"/>
      <w:bookmarkStart w:id="563" w:name="_Toc296503161"/>
      <w:bookmarkStart w:id="564" w:name="_Toc296890989"/>
      <w:bookmarkStart w:id="565" w:name="_Toc296346662"/>
    </w:p>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p w14:paraId="04B7527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3</w:t>
      </w:r>
      <w:bookmarkStart w:id="566" w:name="_Toc312677990"/>
      <w:bookmarkStart w:id="567" w:name="_Toc318581159"/>
      <w:r>
        <w:rPr>
          <w:rFonts w:hint="eastAsia" w:ascii="宋体" w:hAnsi="宋体" w:eastAsia="宋体" w:cs="宋体"/>
          <w:sz w:val="24"/>
          <w:szCs w:val="24"/>
        </w:rPr>
        <w:t>.5.2分包的确定</w:t>
      </w:r>
    </w:p>
    <w:p w14:paraId="1F4BC4D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允许分包的专业工程包括：</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F4C455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其他关于分包的约定：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4E4AEE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3.5.4 分包合同价款</w:t>
      </w:r>
    </w:p>
    <w:p w14:paraId="5A5E6FF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关于分包合同价款支付的约定：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566"/>
    <w:bookmarkEnd w:id="567"/>
    <w:p w14:paraId="75A3C14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3.6 工程照管与成品、半成品保护</w:t>
      </w:r>
    </w:p>
    <w:p w14:paraId="7ED174B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u w:val="single"/>
        </w:rPr>
      </w:pPr>
      <w:r>
        <w:rPr>
          <w:rFonts w:hint="eastAsia" w:ascii="宋体" w:hAnsi="宋体" w:eastAsia="宋体" w:cs="宋体"/>
          <w:kern w:val="0"/>
          <w:sz w:val="24"/>
          <w:szCs w:val="24"/>
        </w:rPr>
        <w:t>承包人负责照管工程及工程相关的材料、工程设备的起始时间：</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579D2DD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3.7 履约担保</w:t>
      </w:r>
    </w:p>
    <w:p w14:paraId="75B8D605">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承包人是否提供履约担保：</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518A61D">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承包人提供履约担保的形式、金额及期限：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54CB08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568" w:name="_Toc351203636"/>
      <w:r>
        <w:rPr>
          <w:rFonts w:hint="eastAsia" w:ascii="宋体" w:hAnsi="宋体" w:eastAsia="宋体" w:cs="宋体"/>
          <w:sz w:val="24"/>
          <w:szCs w:val="24"/>
        </w:rPr>
        <w:t>4</w:t>
      </w:r>
      <w:bookmarkStart w:id="569" w:name="_Toc296347161"/>
      <w:bookmarkStart w:id="570" w:name="_Toc292559366"/>
      <w:bookmarkStart w:id="571" w:name="_Toc297048348"/>
      <w:bookmarkStart w:id="572" w:name="_Toc267251413"/>
      <w:bookmarkStart w:id="573" w:name="_Toc296891202"/>
      <w:bookmarkStart w:id="574" w:name="_Toc297120462"/>
      <w:bookmarkStart w:id="575" w:name="_Toc296944501"/>
      <w:bookmarkStart w:id="576" w:name="_Toc296346663"/>
      <w:bookmarkStart w:id="577" w:name="_Toc296503162"/>
      <w:bookmarkStart w:id="578" w:name="_Toc296890990"/>
      <w:bookmarkStart w:id="579" w:name="_Toc292559871"/>
      <w:r>
        <w:rPr>
          <w:rFonts w:hint="eastAsia" w:ascii="宋体" w:hAnsi="宋体" w:eastAsia="宋体" w:cs="宋体"/>
          <w:sz w:val="24"/>
          <w:szCs w:val="24"/>
        </w:rPr>
        <w:t>. 监</w:t>
      </w:r>
      <w:bookmarkEnd w:id="569"/>
      <w:bookmarkEnd w:id="570"/>
      <w:bookmarkEnd w:id="571"/>
      <w:bookmarkEnd w:id="572"/>
      <w:bookmarkEnd w:id="573"/>
      <w:bookmarkEnd w:id="574"/>
      <w:bookmarkEnd w:id="575"/>
      <w:bookmarkEnd w:id="576"/>
      <w:bookmarkEnd w:id="577"/>
      <w:bookmarkEnd w:id="578"/>
      <w:bookmarkEnd w:id="579"/>
      <w:r>
        <w:rPr>
          <w:rFonts w:hint="eastAsia" w:ascii="宋体" w:hAnsi="宋体" w:eastAsia="宋体" w:cs="宋体"/>
          <w:sz w:val="24"/>
          <w:szCs w:val="24"/>
        </w:rPr>
        <w:t>理人</w:t>
      </w:r>
      <w:bookmarkEnd w:id="568"/>
    </w:p>
    <w:p w14:paraId="4B9146A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4.1监理人的一般规定</w:t>
      </w:r>
    </w:p>
    <w:p w14:paraId="4B62914B">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关于监理人的监理内容：</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3F94559">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关于监理人的监理权限：</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w:t>
      </w:r>
    </w:p>
    <w:p w14:paraId="655F7FB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关于监理人在施工现场的办公场所、生活场所的提供和费用承担的约定：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68E27F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4.2 监理人员</w:t>
      </w:r>
    </w:p>
    <w:p w14:paraId="3975A51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总监理工程师：</w:t>
      </w:r>
    </w:p>
    <w:p w14:paraId="365DF69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姓    名：</w:t>
      </w:r>
      <w:r>
        <w:rPr>
          <w:rFonts w:hint="eastAsia" w:ascii="宋体" w:hAnsi="宋体" w:eastAsia="宋体" w:cs="宋体"/>
          <w:sz w:val="24"/>
          <w:szCs w:val="24"/>
          <w:u w:val="single"/>
        </w:rPr>
        <w:t>   </w:t>
      </w:r>
      <w:r>
        <w:rPr>
          <w:rFonts w:hint="eastAsia" w:ascii="宋体" w:hAnsi="宋体" w:eastAsia="宋体" w:cs="宋体"/>
          <w:sz w:val="24"/>
          <w:szCs w:val="24"/>
        </w:rPr>
        <w:t>；</w:t>
      </w:r>
    </w:p>
    <w:p w14:paraId="4C0A64F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职    务：</w:t>
      </w:r>
      <w:r>
        <w:rPr>
          <w:rFonts w:hint="eastAsia" w:ascii="宋体" w:hAnsi="宋体" w:eastAsia="宋体" w:cs="宋体"/>
          <w:sz w:val="24"/>
          <w:szCs w:val="24"/>
          <w:u w:val="single"/>
        </w:rPr>
        <w:t>   </w:t>
      </w:r>
      <w:r>
        <w:rPr>
          <w:rFonts w:hint="eastAsia" w:ascii="宋体" w:hAnsi="宋体" w:eastAsia="宋体" w:cs="宋体"/>
          <w:sz w:val="24"/>
          <w:szCs w:val="24"/>
        </w:rPr>
        <w:t>；</w:t>
      </w:r>
    </w:p>
    <w:p w14:paraId="04CA674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监理工程师执业资格证书号：</w:t>
      </w:r>
      <w:r>
        <w:rPr>
          <w:rFonts w:hint="eastAsia" w:ascii="宋体" w:hAnsi="宋体" w:eastAsia="宋体" w:cs="宋体"/>
          <w:sz w:val="24"/>
          <w:szCs w:val="24"/>
          <w:u w:val="single"/>
        </w:rPr>
        <w:t> </w:t>
      </w:r>
      <w:r>
        <w:rPr>
          <w:rFonts w:hint="eastAsia" w:ascii="宋体" w:hAnsi="宋体" w:eastAsia="宋体" w:cs="宋体"/>
          <w:sz w:val="24"/>
          <w:szCs w:val="24"/>
        </w:rPr>
        <w:t>；</w:t>
      </w:r>
    </w:p>
    <w:p w14:paraId="2C03440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联系电话：</w:t>
      </w:r>
      <w:r>
        <w:rPr>
          <w:rFonts w:hint="eastAsia" w:ascii="宋体" w:hAnsi="宋体" w:eastAsia="宋体" w:cs="宋体"/>
          <w:sz w:val="24"/>
          <w:szCs w:val="24"/>
          <w:u w:val="single"/>
        </w:rPr>
        <w:t>   </w:t>
      </w:r>
      <w:r>
        <w:rPr>
          <w:rFonts w:hint="eastAsia" w:ascii="宋体" w:hAnsi="宋体" w:eastAsia="宋体" w:cs="宋体"/>
          <w:sz w:val="24"/>
          <w:szCs w:val="24"/>
        </w:rPr>
        <w:t>；</w:t>
      </w:r>
    </w:p>
    <w:p w14:paraId="18592AA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电子信箱：</w:t>
      </w:r>
      <w:r>
        <w:rPr>
          <w:rFonts w:hint="eastAsia" w:ascii="宋体" w:hAnsi="宋体" w:eastAsia="宋体" w:cs="宋体"/>
          <w:sz w:val="24"/>
          <w:szCs w:val="24"/>
          <w:u w:val="single"/>
        </w:rPr>
        <w:t>   </w:t>
      </w:r>
      <w:r>
        <w:rPr>
          <w:rFonts w:hint="eastAsia" w:ascii="宋体" w:hAnsi="宋体" w:eastAsia="宋体" w:cs="宋体"/>
          <w:sz w:val="24"/>
          <w:szCs w:val="24"/>
        </w:rPr>
        <w:t>；</w:t>
      </w:r>
    </w:p>
    <w:p w14:paraId="6C812BB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通信地址：</w:t>
      </w:r>
      <w:r>
        <w:rPr>
          <w:rFonts w:hint="eastAsia" w:ascii="宋体" w:hAnsi="宋体" w:eastAsia="宋体" w:cs="宋体"/>
          <w:sz w:val="24"/>
          <w:szCs w:val="24"/>
          <w:u w:val="single"/>
        </w:rPr>
        <w:t>   </w:t>
      </w:r>
      <w:r>
        <w:rPr>
          <w:rFonts w:hint="eastAsia" w:ascii="宋体" w:hAnsi="宋体" w:eastAsia="宋体" w:cs="宋体"/>
          <w:sz w:val="24"/>
          <w:szCs w:val="24"/>
        </w:rPr>
        <w:t>；</w:t>
      </w:r>
    </w:p>
    <w:p w14:paraId="4A27A4B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关于监理人的其他约定：</w:t>
      </w:r>
      <w:r>
        <w:rPr>
          <w:rFonts w:hint="eastAsia" w:ascii="宋体" w:hAnsi="宋体" w:eastAsia="宋体" w:cs="宋体"/>
          <w:sz w:val="24"/>
          <w:szCs w:val="24"/>
          <w:u w:val="single"/>
        </w:rPr>
        <w:t>   </w:t>
      </w:r>
      <w:r>
        <w:rPr>
          <w:rFonts w:hint="eastAsia" w:ascii="宋体" w:hAnsi="宋体" w:eastAsia="宋体" w:cs="宋体"/>
          <w:sz w:val="24"/>
          <w:szCs w:val="24"/>
        </w:rPr>
        <w:t>。</w:t>
      </w:r>
    </w:p>
    <w:p w14:paraId="7D36A11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4.4 商定或确定</w:t>
      </w:r>
    </w:p>
    <w:p w14:paraId="7B89133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580" w:name="_Toc267251418"/>
      <w:r>
        <w:rPr>
          <w:rFonts w:hint="eastAsia" w:ascii="宋体" w:hAnsi="宋体" w:eastAsia="宋体" w:cs="宋体"/>
          <w:sz w:val="24"/>
          <w:szCs w:val="24"/>
        </w:rPr>
        <w:t>在发包人和承包人不能通过协商达成一致意见时，发包人授权监理人对以下事项进行确定：</w:t>
      </w:r>
    </w:p>
    <w:p w14:paraId="10C5DCE2">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kern w:val="0"/>
          <w:sz w:val="24"/>
          <w:szCs w:val="24"/>
        </w:rPr>
      </w:pPr>
      <w:r>
        <w:rPr>
          <w:rFonts w:hint="eastAsia" w:cs="宋体"/>
          <w:kern w:val="0"/>
          <w:sz w:val="24"/>
          <w:szCs w:val="24"/>
          <w:lang w:eastAsia="zh-CN"/>
        </w:rPr>
        <w:t>(</w:t>
      </w:r>
      <w:r>
        <w:rPr>
          <w:rFonts w:hint="eastAsia" w:ascii="宋体" w:hAnsi="宋体" w:eastAsia="宋体" w:cs="宋体"/>
          <w:kern w:val="0"/>
          <w:sz w:val="24"/>
          <w:szCs w:val="24"/>
        </w:rPr>
        <w:t>1</w:t>
      </w:r>
      <w:r>
        <w:rPr>
          <w:rFonts w:hint="eastAsia" w:cs="宋体"/>
          <w:kern w:val="0"/>
          <w:sz w:val="24"/>
          <w:szCs w:val="24"/>
          <w:lang w:eastAsia="zh-CN"/>
        </w:rPr>
        <w:t>)</w:t>
      </w:r>
      <w:r>
        <w:rPr>
          <w:rFonts w:hint="eastAsia" w:ascii="宋体" w:hAnsi="宋体" w:eastAsia="宋体" w:cs="宋体"/>
          <w:sz w:val="24"/>
          <w:szCs w:val="24"/>
          <w:u w:val="single"/>
        </w:rPr>
        <w:t xml:space="preserve">                                   </w:t>
      </w:r>
      <w:r>
        <w:rPr>
          <w:rFonts w:hint="eastAsia" w:cs="宋体"/>
          <w:sz w:val="24"/>
          <w:szCs w:val="24"/>
          <w:u w:val="single"/>
          <w:lang w:eastAsia="zh-CN"/>
        </w:rPr>
        <w:t>;</w:t>
      </w:r>
    </w:p>
    <w:p w14:paraId="74A625A0">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kern w:val="0"/>
          <w:sz w:val="24"/>
          <w:szCs w:val="24"/>
        </w:rPr>
      </w:pPr>
      <w:r>
        <w:rPr>
          <w:rFonts w:hint="eastAsia" w:cs="宋体"/>
          <w:kern w:val="0"/>
          <w:sz w:val="24"/>
          <w:szCs w:val="24"/>
          <w:lang w:eastAsia="zh-CN"/>
        </w:rPr>
        <w:t>(</w:t>
      </w:r>
      <w:r>
        <w:rPr>
          <w:rFonts w:hint="eastAsia" w:ascii="宋体" w:hAnsi="宋体" w:eastAsia="宋体" w:cs="宋体"/>
          <w:kern w:val="0"/>
          <w:sz w:val="24"/>
          <w:szCs w:val="24"/>
        </w:rPr>
        <w:t>2</w:t>
      </w:r>
      <w:r>
        <w:rPr>
          <w:rFonts w:hint="eastAsia" w:cs="宋体"/>
          <w:kern w:val="0"/>
          <w:sz w:val="24"/>
          <w:szCs w:val="24"/>
          <w:lang w:eastAsia="zh-CN"/>
        </w:rPr>
        <w:t>)</w:t>
      </w:r>
      <w:r>
        <w:rPr>
          <w:rFonts w:hint="eastAsia" w:ascii="宋体" w:hAnsi="宋体" w:eastAsia="宋体" w:cs="宋体"/>
          <w:sz w:val="24"/>
          <w:szCs w:val="24"/>
          <w:u w:val="single"/>
        </w:rPr>
        <w:t xml:space="preserve">                                   </w:t>
      </w:r>
      <w:r>
        <w:rPr>
          <w:rFonts w:hint="eastAsia" w:cs="宋体"/>
          <w:sz w:val="24"/>
          <w:szCs w:val="24"/>
          <w:u w:val="single"/>
          <w:lang w:eastAsia="zh-CN"/>
        </w:rPr>
        <w:t>;</w:t>
      </w:r>
    </w:p>
    <w:p w14:paraId="42405980">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kern w:val="0"/>
          <w:sz w:val="24"/>
          <w:szCs w:val="24"/>
        </w:rPr>
      </w:pPr>
      <w:r>
        <w:rPr>
          <w:rFonts w:hint="eastAsia" w:cs="宋体"/>
          <w:kern w:val="0"/>
          <w:sz w:val="24"/>
          <w:szCs w:val="24"/>
          <w:lang w:eastAsia="zh-CN"/>
        </w:rPr>
        <w:t>(</w:t>
      </w:r>
      <w:r>
        <w:rPr>
          <w:rFonts w:hint="eastAsia" w:ascii="宋体" w:hAnsi="宋体" w:eastAsia="宋体" w:cs="宋体"/>
          <w:kern w:val="0"/>
          <w:sz w:val="24"/>
          <w:szCs w:val="24"/>
        </w:rPr>
        <w:t>3</w:t>
      </w:r>
      <w:r>
        <w:rPr>
          <w:rFonts w:hint="eastAsia" w:cs="宋体"/>
          <w:kern w:val="0"/>
          <w:sz w:val="24"/>
          <w:szCs w:val="24"/>
          <w:lang w:eastAsia="zh-CN"/>
        </w:rPr>
        <w:t>)</w:t>
      </w:r>
      <w:r>
        <w:rPr>
          <w:rFonts w:hint="eastAsia" w:ascii="宋体" w:hAnsi="宋体" w:eastAsia="宋体" w:cs="宋体"/>
          <w:sz w:val="24"/>
          <w:szCs w:val="24"/>
          <w:u w:val="single"/>
        </w:rPr>
        <w:t xml:space="preserve">                                   </w:t>
      </w:r>
      <w:r>
        <w:rPr>
          <w:rFonts w:hint="eastAsia" w:cs="宋体"/>
          <w:sz w:val="24"/>
          <w:szCs w:val="24"/>
          <w:u w:val="single"/>
          <w:lang w:eastAsia="zh-CN"/>
        </w:rPr>
        <w:t>.</w:t>
      </w:r>
    </w:p>
    <w:p w14:paraId="6533105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581" w:name="_Toc351203637"/>
      <w:r>
        <w:rPr>
          <w:rFonts w:hint="eastAsia" w:ascii="宋体" w:hAnsi="宋体" w:eastAsia="宋体" w:cs="宋体"/>
          <w:sz w:val="24"/>
          <w:szCs w:val="24"/>
        </w:rPr>
        <w:t>5</w:t>
      </w:r>
      <w:bookmarkEnd w:id="580"/>
      <w:bookmarkStart w:id="582" w:name="_Toc296503163"/>
      <w:bookmarkStart w:id="583" w:name="_Toc296346664"/>
      <w:bookmarkStart w:id="584" w:name="_Toc296890991"/>
      <w:bookmarkStart w:id="585" w:name="_Toc292559872"/>
      <w:bookmarkStart w:id="586" w:name="_Toc296944502"/>
      <w:bookmarkStart w:id="587" w:name="_Toc296347162"/>
      <w:bookmarkStart w:id="588" w:name="_Toc297048349"/>
      <w:bookmarkStart w:id="589" w:name="_Toc292559367"/>
      <w:bookmarkStart w:id="590" w:name="_Toc296891203"/>
      <w:bookmarkStart w:id="591" w:name="_Toc297120463"/>
      <w:r>
        <w:rPr>
          <w:rFonts w:hint="eastAsia" w:ascii="宋体" w:hAnsi="宋体" w:eastAsia="宋体" w:cs="宋体"/>
          <w:sz w:val="24"/>
          <w:szCs w:val="24"/>
        </w:rPr>
        <w:t>. 工程质量</w:t>
      </w:r>
      <w:bookmarkEnd w:id="581"/>
    </w:p>
    <w:p w14:paraId="031D3C7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5.1 质量要求</w:t>
      </w:r>
    </w:p>
    <w:p w14:paraId="13DDF9A9">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5</w:t>
      </w:r>
      <w:bookmarkStart w:id="592" w:name="_Toc318581164"/>
      <w:bookmarkStart w:id="593" w:name="_Toc303539106"/>
      <w:bookmarkStart w:id="594" w:name="_Toc312677997"/>
      <w:bookmarkStart w:id="595" w:name="_Toc297123496"/>
      <w:bookmarkStart w:id="596" w:name="_Toc304295527"/>
      <w:bookmarkStart w:id="597" w:name="_Toc300934949"/>
      <w:bookmarkStart w:id="598" w:name="_Toc297216155"/>
      <w:r>
        <w:rPr>
          <w:rFonts w:hint="eastAsia" w:ascii="宋体" w:hAnsi="宋体" w:eastAsia="宋体" w:cs="宋体"/>
          <w:sz w:val="24"/>
          <w:szCs w:val="24"/>
        </w:rPr>
        <w:t>.1.1 特殊质量标准和要求：</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1ED8BE2">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关于工程奖项的约定：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B0E5BA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5.3 隐蔽工程检查</w:t>
      </w:r>
    </w:p>
    <w:p w14:paraId="421B8A7D">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5.3.2承包人提前通知监理人隐蔽工程检查的期限的约定：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4FA2304">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监理人不能按时进行检查时，应提前</w:t>
      </w:r>
      <w:r>
        <w:rPr>
          <w:rFonts w:hint="eastAsia" w:ascii="宋体" w:hAnsi="宋体" w:eastAsia="宋体" w:cs="宋体"/>
          <w:sz w:val="24"/>
          <w:szCs w:val="24"/>
          <w:u w:val="single"/>
        </w:rPr>
        <w:t xml:space="preserve">       </w:t>
      </w:r>
      <w:r>
        <w:rPr>
          <w:rFonts w:hint="eastAsia" w:ascii="宋体" w:hAnsi="宋体" w:eastAsia="宋体" w:cs="宋体"/>
          <w:sz w:val="24"/>
          <w:szCs w:val="24"/>
        </w:rPr>
        <w:t>小时提交书面延期要求。</w:t>
      </w:r>
    </w:p>
    <w:p w14:paraId="3FB86EA8">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关于延期最长不得超过：</w:t>
      </w:r>
      <w:r>
        <w:rPr>
          <w:rFonts w:hint="eastAsia" w:ascii="宋体" w:hAnsi="宋体" w:eastAsia="宋体" w:cs="宋体"/>
          <w:sz w:val="24"/>
          <w:szCs w:val="24"/>
          <w:u w:val="single"/>
        </w:rPr>
        <w:t xml:space="preserve">         </w:t>
      </w:r>
      <w:r>
        <w:rPr>
          <w:rFonts w:hint="eastAsia" w:ascii="宋体" w:hAnsi="宋体" w:eastAsia="宋体" w:cs="宋体"/>
          <w:sz w:val="24"/>
          <w:szCs w:val="24"/>
        </w:rPr>
        <w:t>小时。</w:t>
      </w:r>
    </w:p>
    <w:p w14:paraId="5DE2A96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599" w:name="_Toc351203638"/>
      <w:r>
        <w:rPr>
          <w:rFonts w:hint="eastAsia" w:ascii="宋体" w:hAnsi="宋体" w:eastAsia="宋体" w:cs="宋体"/>
          <w:sz w:val="24"/>
          <w:szCs w:val="24"/>
        </w:rPr>
        <w:t>6. 安全文明施工与环境保护</w:t>
      </w:r>
      <w:bookmarkEnd w:id="599"/>
    </w:p>
    <w:p w14:paraId="5E08FEA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6.1安全文明施工</w:t>
      </w:r>
    </w:p>
    <w:p w14:paraId="36D0CD25">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6.1.1 项目安全生产的达标目标及相应事项的约定：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B9E3DB6">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6.1.4 关于治安保卫的特别约定：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2D6D4C2">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关于编制施工场地治安管理计划的约定：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F263001">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6.1.5 文明施工</w:t>
      </w:r>
    </w:p>
    <w:p w14:paraId="5A795035">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合同当事人对文明施工的要求：</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44B0762">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6.1.6 关于安全文明施工费支付比例和支付期限的约定：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592"/>
    <w:bookmarkEnd w:id="593"/>
    <w:bookmarkEnd w:id="594"/>
    <w:bookmarkEnd w:id="595"/>
    <w:bookmarkEnd w:id="596"/>
    <w:bookmarkEnd w:id="597"/>
    <w:bookmarkEnd w:id="598"/>
    <w:p w14:paraId="045AFE4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600" w:name="_Toc351203639"/>
      <w:r>
        <w:rPr>
          <w:rFonts w:hint="eastAsia" w:ascii="宋体" w:hAnsi="宋体" w:eastAsia="宋体" w:cs="宋体"/>
          <w:sz w:val="24"/>
          <w:szCs w:val="24"/>
        </w:rPr>
        <w:t>7. 工期和进度</w:t>
      </w:r>
      <w:bookmarkEnd w:id="600"/>
    </w:p>
    <w:p w14:paraId="2CFB067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7.1 施工组织设计</w:t>
      </w:r>
    </w:p>
    <w:p w14:paraId="77F9830A">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sz w:val="24"/>
          <w:szCs w:val="24"/>
        </w:rPr>
        <w:t>7.1.1 合</w:t>
      </w:r>
      <w:r>
        <w:rPr>
          <w:rFonts w:hint="eastAsia" w:ascii="宋体" w:hAnsi="宋体" w:eastAsia="宋体" w:cs="宋体"/>
          <w:kern w:val="0"/>
          <w:sz w:val="24"/>
          <w:szCs w:val="24"/>
        </w:rPr>
        <w:t>同当事人约定的施工组织设计应包括的其他内容：</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54B9DCD">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sz w:val="24"/>
          <w:szCs w:val="24"/>
        </w:rPr>
        <w:t xml:space="preserve">7.1.2 </w:t>
      </w:r>
      <w:r>
        <w:rPr>
          <w:rFonts w:hint="eastAsia" w:ascii="宋体" w:hAnsi="宋体" w:eastAsia="宋体" w:cs="宋体"/>
          <w:kern w:val="0"/>
          <w:sz w:val="24"/>
          <w:szCs w:val="24"/>
        </w:rPr>
        <w:t>施工组织设计的提交和修改</w:t>
      </w:r>
    </w:p>
    <w:p w14:paraId="24F31871">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kern w:val="0"/>
          <w:sz w:val="24"/>
          <w:szCs w:val="24"/>
        </w:rPr>
        <w:t>承包人提交详细施工组织设计的期限的约定：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46034C1">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发包人和监理人在收到详细的施工组织设计后确认或提出修改意见的期限：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F914B9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w:t>
      </w:r>
      <w:bookmarkStart w:id="601" w:name="_Toc297123514"/>
      <w:bookmarkStart w:id="602" w:name="_Toc304295541"/>
      <w:bookmarkStart w:id="603" w:name="_Toc312677479"/>
      <w:bookmarkStart w:id="604" w:name="_Toc300934966"/>
      <w:bookmarkStart w:id="605" w:name="_Toc297216173"/>
      <w:bookmarkStart w:id="606" w:name="_Toc303539123"/>
      <w:bookmarkStart w:id="607" w:name="_Toc312678005"/>
      <w:r>
        <w:rPr>
          <w:rFonts w:hint="eastAsia" w:ascii="宋体" w:hAnsi="宋体" w:eastAsia="宋体" w:cs="宋体"/>
          <w:sz w:val="24"/>
          <w:szCs w:val="24"/>
        </w:rPr>
        <w:t>.2 施工进度计划</w:t>
      </w:r>
    </w:p>
    <w:p w14:paraId="64A6D778">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7.2.2 施工进度计划的修订</w:t>
      </w:r>
    </w:p>
    <w:p w14:paraId="3C350084">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发包人和监理人在收到修订的施工进度计划后确认或提出修改意见的期限：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2C076A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7.3 开工</w:t>
      </w:r>
    </w:p>
    <w:p w14:paraId="50116FC2">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7.3.1 开工准备</w:t>
      </w:r>
    </w:p>
    <w:p w14:paraId="5CEA166C">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u w:val="single"/>
        </w:rPr>
      </w:pPr>
      <w:r>
        <w:rPr>
          <w:rFonts w:hint="eastAsia" w:ascii="宋体" w:hAnsi="宋体" w:eastAsia="宋体" w:cs="宋体"/>
          <w:sz w:val="24"/>
          <w:szCs w:val="24"/>
        </w:rPr>
        <w:t>关于承包人提交</w:t>
      </w:r>
      <w:r>
        <w:rPr>
          <w:rFonts w:hint="eastAsia" w:ascii="宋体" w:hAnsi="宋体" w:eastAsia="宋体" w:cs="宋体"/>
          <w:kern w:val="0"/>
          <w:sz w:val="24"/>
          <w:szCs w:val="24"/>
        </w:rPr>
        <w:t>工程开工报审表的期限：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EACE7A3">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关于发包人应完成的其他开工准备工作及期限：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30D62EA">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关于承包人应完成的其他开工准备工作及期限：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C033D99">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7.3.2</w:t>
      </w:r>
      <w:r>
        <w:rPr>
          <w:rFonts w:hint="eastAsia" w:cs="宋体"/>
          <w:sz w:val="24"/>
          <w:szCs w:val="24"/>
          <w:lang w:val="en-US" w:eastAsia="zh-CN"/>
        </w:rPr>
        <w:t xml:space="preserve"> </w:t>
      </w:r>
      <w:r>
        <w:rPr>
          <w:rFonts w:hint="eastAsia" w:ascii="宋体" w:hAnsi="宋体" w:eastAsia="宋体" w:cs="宋体"/>
          <w:sz w:val="24"/>
          <w:szCs w:val="24"/>
        </w:rPr>
        <w:t>开工通知</w:t>
      </w:r>
    </w:p>
    <w:p w14:paraId="23EDA4AB">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因发包人原因造成监理人未能在计划开工日期之日起</w:t>
      </w:r>
      <w:r>
        <w:rPr>
          <w:rFonts w:hint="eastAsia" w:ascii="宋体" w:hAnsi="宋体" w:eastAsia="宋体" w:cs="宋体"/>
          <w:sz w:val="24"/>
          <w:szCs w:val="24"/>
          <w:u w:val="single"/>
        </w:rPr>
        <w:t xml:space="preserve">     </w:t>
      </w:r>
      <w:r>
        <w:rPr>
          <w:rFonts w:hint="eastAsia" w:ascii="宋体" w:hAnsi="宋体" w:eastAsia="宋体" w:cs="宋体"/>
          <w:sz w:val="24"/>
          <w:szCs w:val="24"/>
        </w:rPr>
        <w:t>天内发出开工通知的，承包人有权提出价格调整要求，或者解除合同。</w:t>
      </w:r>
    </w:p>
    <w:bookmarkEnd w:id="601"/>
    <w:bookmarkEnd w:id="602"/>
    <w:bookmarkEnd w:id="603"/>
    <w:bookmarkEnd w:id="604"/>
    <w:bookmarkEnd w:id="605"/>
    <w:bookmarkEnd w:id="606"/>
    <w:bookmarkEnd w:id="607"/>
    <w:p w14:paraId="178C3B7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7.4 测量放线</w:t>
      </w:r>
    </w:p>
    <w:p w14:paraId="670E9343">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u w:val="single"/>
        </w:rPr>
      </w:pPr>
      <w:r>
        <w:rPr>
          <w:rFonts w:hint="eastAsia" w:ascii="宋体" w:hAnsi="宋体" w:eastAsia="宋体" w:cs="宋体"/>
          <w:sz w:val="24"/>
          <w:szCs w:val="24"/>
        </w:rPr>
        <w:t>7.4.1发包人通过监理人向承包人提供测量基准点、基准线和水准点及其书面资料的期限：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FA6D4B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w:t>
      </w:r>
      <w:bookmarkStart w:id="608" w:name="_Toc297216175"/>
      <w:bookmarkStart w:id="609" w:name="_Toc297123516"/>
      <w:bookmarkStart w:id="610" w:name="_Toc303539125"/>
      <w:bookmarkStart w:id="611" w:name="_Toc312678010"/>
      <w:bookmarkStart w:id="612" w:name="_Toc304295546"/>
      <w:bookmarkStart w:id="613" w:name="_Toc300934968"/>
      <w:bookmarkStart w:id="614" w:name="_Toc312677484"/>
      <w:r>
        <w:rPr>
          <w:rFonts w:hint="eastAsia" w:ascii="宋体" w:hAnsi="宋体" w:eastAsia="宋体" w:cs="宋体"/>
          <w:sz w:val="24"/>
          <w:szCs w:val="24"/>
        </w:rPr>
        <w:t>.5 工期延误</w:t>
      </w:r>
    </w:p>
    <w:bookmarkEnd w:id="608"/>
    <w:bookmarkEnd w:id="609"/>
    <w:bookmarkEnd w:id="610"/>
    <w:bookmarkEnd w:id="611"/>
    <w:bookmarkEnd w:id="612"/>
    <w:bookmarkEnd w:id="613"/>
    <w:bookmarkEnd w:id="614"/>
    <w:p w14:paraId="7C6964E4">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7.5.1 因发包人原因导致工期延误</w:t>
      </w:r>
    </w:p>
    <w:p w14:paraId="72BF85FF">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（7）因发包人原因导致工期延误的其他情形：</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C370C74">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7</w:t>
      </w:r>
      <w:bookmarkStart w:id="615" w:name="_Toc312678012"/>
      <w:bookmarkStart w:id="616" w:name="_Toc312677486"/>
      <w:bookmarkStart w:id="617" w:name="_Toc318581169"/>
      <w:bookmarkStart w:id="618" w:name="_Toc297216177"/>
      <w:bookmarkStart w:id="619" w:name="_Toc297123518"/>
      <w:bookmarkStart w:id="620" w:name="_Toc303539127"/>
      <w:bookmarkStart w:id="621" w:name="_Toc300934970"/>
      <w:bookmarkStart w:id="622" w:name="_Toc304295548"/>
      <w:r>
        <w:rPr>
          <w:rFonts w:hint="eastAsia" w:ascii="宋体" w:hAnsi="宋体" w:eastAsia="宋体" w:cs="宋体"/>
          <w:sz w:val="24"/>
          <w:szCs w:val="24"/>
        </w:rPr>
        <w:t>.5.2 因承包人原因导致工期延误</w:t>
      </w:r>
    </w:p>
    <w:bookmarkEnd w:id="615"/>
    <w:bookmarkEnd w:id="616"/>
    <w:bookmarkEnd w:id="617"/>
    <w:p w14:paraId="35759AC3">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因</w:t>
      </w:r>
      <w:bookmarkStart w:id="623" w:name="_Toc312678013"/>
      <w:bookmarkStart w:id="624" w:name="_Toc312677487"/>
      <w:bookmarkStart w:id="625" w:name="_Toc318581170"/>
      <w:r>
        <w:rPr>
          <w:rFonts w:hint="eastAsia" w:ascii="宋体" w:hAnsi="宋体" w:eastAsia="宋体" w:cs="宋体"/>
          <w:sz w:val="24"/>
          <w:szCs w:val="24"/>
        </w:rPr>
        <w:t>承包人原因造成工期延误，逾期竣工违约金的计算方法为：</w:t>
      </w:r>
      <w:r>
        <w:rPr>
          <w:rFonts w:hint="eastAsia" w:ascii="宋体" w:hAnsi="宋体" w:eastAsia="宋体" w:cs="宋体"/>
          <w:sz w:val="24"/>
          <w:szCs w:val="24"/>
          <w:u w:val="single"/>
        </w:rPr>
        <w:t xml:space="preserve">            </w:t>
      </w:r>
      <w:r>
        <w:rPr>
          <w:rFonts w:hint="eastAsia" w:ascii="宋体" w:hAnsi="宋体" w:eastAsia="宋体" w:cs="宋体"/>
          <w:sz w:val="24"/>
          <w:szCs w:val="24"/>
        </w:rPr>
        <w:t>。</w:t>
      </w:r>
      <w:bookmarkEnd w:id="618"/>
      <w:bookmarkEnd w:id="619"/>
      <w:bookmarkEnd w:id="620"/>
      <w:bookmarkEnd w:id="621"/>
      <w:bookmarkEnd w:id="622"/>
      <w:bookmarkEnd w:id="623"/>
      <w:bookmarkEnd w:id="624"/>
    </w:p>
    <w:bookmarkEnd w:id="625"/>
    <w:p w14:paraId="5AEBAFB8">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因承包人原因造成工期延误，逾</w:t>
      </w:r>
      <w:bookmarkStart w:id="626" w:name="_Toc312678014"/>
      <w:bookmarkStart w:id="627" w:name="_Toc318581171"/>
      <w:r>
        <w:rPr>
          <w:rFonts w:hint="eastAsia" w:ascii="宋体" w:hAnsi="宋体" w:eastAsia="宋体" w:cs="宋体"/>
          <w:sz w:val="24"/>
          <w:szCs w:val="24"/>
        </w:rPr>
        <w:t>期竣工违约金的上限：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626"/>
    <w:bookmarkEnd w:id="627"/>
    <w:p w14:paraId="36AEB96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w:t>
      </w:r>
      <w:bookmarkStart w:id="628" w:name="_Toc312678015"/>
      <w:bookmarkStart w:id="629" w:name="_Toc297216178"/>
      <w:bookmarkStart w:id="630" w:name="_Toc304295549"/>
      <w:bookmarkStart w:id="631" w:name="_Toc297123519"/>
      <w:bookmarkStart w:id="632" w:name="_Toc300934971"/>
      <w:bookmarkStart w:id="633" w:name="_Toc303539128"/>
      <w:r>
        <w:rPr>
          <w:rFonts w:hint="eastAsia" w:ascii="宋体" w:hAnsi="宋体" w:eastAsia="宋体" w:cs="宋体"/>
          <w:sz w:val="24"/>
          <w:szCs w:val="24"/>
        </w:rPr>
        <w:t>.6 不</w:t>
      </w:r>
      <w:bookmarkEnd w:id="628"/>
      <w:bookmarkEnd w:id="629"/>
      <w:bookmarkEnd w:id="630"/>
      <w:bookmarkEnd w:id="631"/>
      <w:bookmarkEnd w:id="632"/>
      <w:bookmarkEnd w:id="633"/>
      <w:r>
        <w:rPr>
          <w:rFonts w:hint="eastAsia" w:ascii="宋体" w:hAnsi="宋体" w:eastAsia="宋体" w:cs="宋体"/>
          <w:sz w:val="24"/>
          <w:szCs w:val="24"/>
        </w:rPr>
        <w:t>利物质条件</w:t>
      </w:r>
    </w:p>
    <w:p w14:paraId="4D46EB4A">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bookmarkStart w:id="634" w:name="_Toc303539129"/>
      <w:bookmarkStart w:id="635" w:name="_Toc312678016"/>
      <w:bookmarkStart w:id="636" w:name="_Toc297216179"/>
      <w:bookmarkStart w:id="637" w:name="_Toc297123520"/>
      <w:bookmarkStart w:id="638" w:name="_Toc300934972"/>
      <w:bookmarkStart w:id="639" w:name="_Toc304295550"/>
      <w:bookmarkStart w:id="640" w:name="_Toc318581172"/>
      <w:r>
        <w:rPr>
          <w:rFonts w:hint="eastAsia" w:ascii="宋体" w:hAnsi="宋体" w:eastAsia="宋体" w:cs="宋体"/>
          <w:sz w:val="24"/>
          <w:szCs w:val="24"/>
        </w:rPr>
        <w:t>不利物质条件的其他情形和有关约定：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634"/>
    <w:bookmarkEnd w:id="635"/>
    <w:bookmarkEnd w:id="636"/>
    <w:bookmarkEnd w:id="637"/>
    <w:bookmarkEnd w:id="638"/>
    <w:bookmarkEnd w:id="639"/>
    <w:bookmarkEnd w:id="640"/>
    <w:p w14:paraId="41B9E22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w:t>
      </w:r>
      <w:bookmarkStart w:id="641" w:name="_Toc303539130"/>
      <w:bookmarkStart w:id="642" w:name="_Toc300934973"/>
      <w:bookmarkStart w:id="643" w:name="_Toc297123521"/>
      <w:bookmarkStart w:id="644" w:name="_Toc312678017"/>
      <w:bookmarkStart w:id="645" w:name="_Toc297216180"/>
      <w:bookmarkStart w:id="646" w:name="_Toc304295551"/>
      <w:r>
        <w:rPr>
          <w:rFonts w:hint="eastAsia" w:ascii="宋体" w:hAnsi="宋体" w:eastAsia="宋体" w:cs="宋体"/>
          <w:sz w:val="24"/>
          <w:szCs w:val="24"/>
        </w:rPr>
        <w:t>.7</w:t>
      </w:r>
      <w:r>
        <w:rPr>
          <w:rFonts w:hint="eastAsia" w:cs="宋体"/>
          <w:sz w:val="24"/>
          <w:szCs w:val="24"/>
          <w:lang w:val="en-US" w:eastAsia="zh-CN"/>
        </w:rPr>
        <w:t xml:space="preserve"> </w:t>
      </w:r>
      <w:r>
        <w:rPr>
          <w:rFonts w:hint="eastAsia" w:ascii="宋体" w:hAnsi="宋体" w:eastAsia="宋体" w:cs="宋体"/>
          <w:sz w:val="24"/>
          <w:szCs w:val="24"/>
        </w:rPr>
        <w:t>异常恶劣的气候条件</w:t>
      </w:r>
    </w:p>
    <w:bookmarkEnd w:id="641"/>
    <w:bookmarkEnd w:id="642"/>
    <w:bookmarkEnd w:id="643"/>
    <w:bookmarkEnd w:id="644"/>
    <w:bookmarkEnd w:id="645"/>
    <w:bookmarkEnd w:id="646"/>
    <w:p w14:paraId="0B5A0E14">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发包人和承包人同意以下情形视为异常恶劣的气候条件：</w:t>
      </w:r>
    </w:p>
    <w:p w14:paraId="7BA04075">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cs="宋体"/>
          <w:sz w:val="24"/>
          <w:szCs w:val="24"/>
          <w:lang w:eastAsia="zh-CN"/>
        </w:rPr>
        <w:t>(</w:t>
      </w:r>
      <w:r>
        <w:rPr>
          <w:rFonts w:hint="eastAsia" w:ascii="宋体" w:hAnsi="宋体" w:eastAsia="宋体" w:cs="宋体"/>
          <w:sz w:val="24"/>
          <w:szCs w:val="24"/>
        </w:rPr>
        <w:t>1</w:t>
      </w:r>
      <w:r>
        <w:rPr>
          <w:rFonts w:hint="eastAsia" w:cs="宋体"/>
          <w:sz w:val="24"/>
          <w:szCs w:val="24"/>
          <w:lang w:eastAsia="zh-CN"/>
        </w:rPr>
        <w:t>)</w:t>
      </w:r>
      <w:r>
        <w:rPr>
          <w:rFonts w:hint="eastAsia" w:ascii="宋体" w:hAnsi="宋体" w:eastAsia="宋体" w:cs="宋体"/>
          <w:sz w:val="24"/>
          <w:szCs w:val="24"/>
          <w:u w:val="single"/>
        </w:rPr>
        <w:t xml:space="preserve">                                           </w:t>
      </w:r>
      <w:r>
        <w:rPr>
          <w:rFonts w:hint="eastAsia" w:cs="宋体"/>
          <w:sz w:val="24"/>
          <w:szCs w:val="24"/>
          <w:u w:val="single"/>
          <w:lang w:eastAsia="zh-CN"/>
        </w:rPr>
        <w:t>;</w:t>
      </w:r>
    </w:p>
    <w:p w14:paraId="53511D23">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cs="宋体"/>
          <w:sz w:val="24"/>
          <w:szCs w:val="24"/>
          <w:lang w:eastAsia="zh-CN"/>
        </w:rPr>
        <w:t>(</w:t>
      </w:r>
      <w:r>
        <w:rPr>
          <w:rFonts w:hint="eastAsia" w:ascii="宋体" w:hAnsi="宋体" w:eastAsia="宋体" w:cs="宋体"/>
          <w:sz w:val="24"/>
          <w:szCs w:val="24"/>
        </w:rPr>
        <w:t>2</w:t>
      </w:r>
      <w:r>
        <w:rPr>
          <w:rFonts w:hint="eastAsia" w:cs="宋体"/>
          <w:sz w:val="24"/>
          <w:szCs w:val="24"/>
          <w:lang w:eastAsia="zh-CN"/>
        </w:rPr>
        <w:t>)</w:t>
      </w:r>
      <w:r>
        <w:rPr>
          <w:rFonts w:hint="eastAsia" w:ascii="宋体" w:hAnsi="宋体" w:eastAsia="宋体" w:cs="宋体"/>
          <w:sz w:val="24"/>
          <w:szCs w:val="24"/>
          <w:u w:val="single"/>
        </w:rPr>
        <w:t xml:space="preserve">                                           </w:t>
      </w:r>
      <w:r>
        <w:rPr>
          <w:rFonts w:hint="eastAsia" w:cs="宋体"/>
          <w:sz w:val="24"/>
          <w:szCs w:val="24"/>
          <w:u w:val="single"/>
          <w:lang w:eastAsia="zh-CN"/>
        </w:rPr>
        <w:t>;</w:t>
      </w:r>
    </w:p>
    <w:p w14:paraId="5325A741">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cs="宋体"/>
          <w:sz w:val="24"/>
          <w:szCs w:val="24"/>
          <w:lang w:eastAsia="zh-CN"/>
        </w:rPr>
        <w:t>(</w:t>
      </w:r>
      <w:r>
        <w:rPr>
          <w:rFonts w:hint="eastAsia" w:ascii="宋体" w:hAnsi="宋体" w:eastAsia="宋体" w:cs="宋体"/>
          <w:sz w:val="24"/>
          <w:szCs w:val="24"/>
        </w:rPr>
        <w:t>3</w:t>
      </w:r>
      <w:r>
        <w:rPr>
          <w:rFonts w:hint="eastAsia" w:cs="宋体"/>
          <w:sz w:val="24"/>
          <w:szCs w:val="24"/>
          <w:lang w:eastAsia="zh-CN"/>
        </w:rPr>
        <w:t>)</w:t>
      </w:r>
      <w:r>
        <w:rPr>
          <w:rFonts w:hint="eastAsia" w:ascii="宋体" w:hAnsi="宋体" w:eastAsia="宋体" w:cs="宋体"/>
          <w:sz w:val="24"/>
          <w:szCs w:val="24"/>
          <w:u w:val="single"/>
        </w:rPr>
        <w:t xml:space="preserve">                                           </w:t>
      </w:r>
      <w:r>
        <w:rPr>
          <w:rFonts w:hint="eastAsia" w:cs="宋体"/>
          <w:sz w:val="24"/>
          <w:szCs w:val="24"/>
          <w:u w:val="single"/>
          <w:lang w:eastAsia="zh-CN"/>
        </w:rPr>
        <w:t>.</w:t>
      </w:r>
    </w:p>
    <w:p w14:paraId="346C9B1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w:t>
      </w:r>
      <w:r>
        <w:rPr>
          <w:rFonts w:hint="eastAsia" w:cs="宋体"/>
          <w:sz w:val="24"/>
          <w:szCs w:val="24"/>
          <w:lang w:val="en-US" w:eastAsia="zh-CN"/>
        </w:rPr>
        <w:t>8</w:t>
      </w:r>
      <w:r>
        <w:rPr>
          <w:rFonts w:hint="eastAsia" w:ascii="宋体" w:hAnsi="宋体" w:eastAsia="宋体" w:cs="宋体"/>
          <w:sz w:val="24"/>
          <w:szCs w:val="24"/>
        </w:rPr>
        <w:t xml:space="preserve"> 提前竣工的奖励</w:t>
      </w:r>
    </w:p>
    <w:p w14:paraId="6237501E">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7.</w:t>
      </w:r>
      <w:r>
        <w:rPr>
          <w:rFonts w:hint="eastAsia" w:cs="宋体"/>
          <w:sz w:val="24"/>
          <w:szCs w:val="24"/>
          <w:lang w:val="en-US" w:eastAsia="zh-CN"/>
        </w:rPr>
        <w:t>8</w:t>
      </w:r>
      <w:r>
        <w:rPr>
          <w:rFonts w:hint="eastAsia" w:ascii="宋体" w:hAnsi="宋体" w:eastAsia="宋体" w:cs="宋体"/>
          <w:sz w:val="24"/>
          <w:szCs w:val="24"/>
        </w:rPr>
        <w:t>.2提前竣工的奖励：</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633421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647" w:name="_Toc351203640"/>
      <w:r>
        <w:rPr>
          <w:rFonts w:hint="eastAsia" w:ascii="宋体" w:hAnsi="宋体" w:eastAsia="宋体" w:cs="宋体"/>
          <w:sz w:val="24"/>
          <w:szCs w:val="24"/>
        </w:rPr>
        <w:t>8. 材料与设备</w:t>
      </w:r>
      <w:bookmarkEnd w:id="647"/>
    </w:p>
    <w:bookmarkEnd w:id="582"/>
    <w:bookmarkEnd w:id="583"/>
    <w:bookmarkEnd w:id="584"/>
    <w:bookmarkEnd w:id="585"/>
    <w:bookmarkEnd w:id="586"/>
    <w:bookmarkEnd w:id="587"/>
    <w:bookmarkEnd w:id="588"/>
    <w:bookmarkEnd w:id="589"/>
    <w:bookmarkEnd w:id="590"/>
    <w:bookmarkEnd w:id="591"/>
    <w:p w14:paraId="32A172A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w:t>
      </w:r>
      <w:bookmarkStart w:id="648" w:name="_Toc297120467"/>
      <w:bookmarkStart w:id="649" w:name="_Toc296944506"/>
      <w:bookmarkStart w:id="650" w:name="_Toc297123527"/>
      <w:bookmarkStart w:id="651" w:name="_Toc303539136"/>
      <w:bookmarkStart w:id="652" w:name="_Toc296890995"/>
      <w:bookmarkStart w:id="653" w:name="_Toc296891207"/>
      <w:bookmarkStart w:id="654" w:name="_Toc292559372"/>
      <w:bookmarkStart w:id="655" w:name="_Toc296346668"/>
      <w:bookmarkStart w:id="656" w:name="_Toc296347166"/>
      <w:bookmarkStart w:id="657" w:name="_Toc297216186"/>
      <w:bookmarkStart w:id="658" w:name="_Toc297048353"/>
      <w:bookmarkStart w:id="659" w:name="_Toc300934979"/>
      <w:bookmarkStart w:id="660" w:name="_Toc280868654"/>
      <w:bookmarkStart w:id="661" w:name="_Toc304295556"/>
      <w:bookmarkStart w:id="662" w:name="_Toc292559877"/>
      <w:bookmarkStart w:id="663" w:name="_Toc312677493"/>
      <w:bookmarkStart w:id="664" w:name="_Toc312678019"/>
      <w:bookmarkStart w:id="665" w:name="_Toc296503167"/>
      <w:bookmarkStart w:id="666" w:name="_Toc280868655"/>
      <w:bookmarkStart w:id="667" w:name="_Toc280868656"/>
      <w:bookmarkStart w:id="668" w:name="_Toc267251424"/>
      <w:r>
        <w:rPr>
          <w:rFonts w:hint="eastAsia" w:ascii="宋体" w:hAnsi="宋体" w:eastAsia="宋体" w:cs="宋体"/>
          <w:sz w:val="24"/>
          <w:szCs w:val="24"/>
        </w:rPr>
        <w:t>.</w:t>
      </w:r>
      <w:r>
        <w:rPr>
          <w:rFonts w:hint="eastAsia" w:cs="宋体"/>
          <w:sz w:val="24"/>
          <w:szCs w:val="24"/>
          <w:lang w:val="en-US" w:eastAsia="zh-CN"/>
        </w:rPr>
        <w:t xml:space="preserve">1 </w:t>
      </w:r>
      <w:r>
        <w:rPr>
          <w:rFonts w:hint="eastAsia" w:ascii="宋体" w:hAnsi="宋体" w:eastAsia="宋体" w:cs="宋体"/>
          <w:sz w:val="24"/>
          <w:szCs w:val="24"/>
        </w:rPr>
        <w:t>材料与工程设备的保管与使用</w:t>
      </w:r>
    </w:p>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14:paraId="776E70CD">
      <w:pPr>
        <w:pageBreakBefore w:val="0"/>
        <w:widowControl w:val="0"/>
        <w:kinsoku/>
        <w:wordWrap/>
        <w:overflowPunct/>
        <w:topLinePunct w:val="0"/>
        <w:autoSpaceDE w:val="0"/>
        <w:autoSpaceDN w:val="0"/>
        <w:bidi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8</w:t>
      </w:r>
      <w:bookmarkStart w:id="669" w:name="_Toc292559878"/>
      <w:bookmarkStart w:id="670" w:name="_Toc292559373"/>
      <w:bookmarkStart w:id="671" w:name="_Toc318581173"/>
      <w:bookmarkStart w:id="672" w:name="_Toc297048354"/>
      <w:bookmarkStart w:id="673" w:name="_Toc296347167"/>
      <w:bookmarkStart w:id="674" w:name="_Toc312678020"/>
      <w:bookmarkStart w:id="675" w:name="_Toc296890996"/>
      <w:bookmarkStart w:id="676" w:name="_Toc300934980"/>
      <w:bookmarkStart w:id="677" w:name="_Toc297123528"/>
      <w:bookmarkStart w:id="678" w:name="_Toc297120468"/>
      <w:bookmarkStart w:id="679" w:name="_Toc297216187"/>
      <w:bookmarkStart w:id="680" w:name="_Toc296944507"/>
      <w:bookmarkStart w:id="681" w:name="_Toc312677494"/>
      <w:bookmarkStart w:id="682" w:name="_Toc296891208"/>
      <w:bookmarkStart w:id="683" w:name="_Toc304295557"/>
      <w:bookmarkStart w:id="684" w:name="_Toc303539137"/>
      <w:bookmarkStart w:id="685" w:name="_Toc296346669"/>
      <w:bookmarkStart w:id="686" w:name="_Toc296503168"/>
      <w:r>
        <w:rPr>
          <w:rFonts w:hint="eastAsia" w:ascii="宋体" w:hAnsi="宋体" w:eastAsia="宋体" w:cs="宋体"/>
          <w:sz w:val="24"/>
          <w:szCs w:val="24"/>
        </w:rPr>
        <w:t>.</w:t>
      </w:r>
      <w:r>
        <w:rPr>
          <w:rFonts w:hint="eastAsia" w:cs="宋体"/>
          <w:sz w:val="24"/>
          <w:szCs w:val="24"/>
          <w:lang w:val="en-US" w:eastAsia="zh-CN"/>
        </w:rPr>
        <w:t>1</w:t>
      </w:r>
      <w:r>
        <w:rPr>
          <w:rFonts w:hint="eastAsia" w:ascii="宋体" w:hAnsi="宋体" w:eastAsia="宋体" w:cs="宋体"/>
          <w:sz w:val="24"/>
          <w:szCs w:val="24"/>
        </w:rPr>
        <w:t>.1</w:t>
      </w:r>
      <w:r>
        <w:rPr>
          <w:rFonts w:hint="eastAsia" w:cs="宋体"/>
          <w:sz w:val="24"/>
          <w:szCs w:val="24"/>
          <w:lang w:val="en-US" w:eastAsia="zh-CN"/>
        </w:rPr>
        <w:t xml:space="preserve"> </w:t>
      </w:r>
      <w:r>
        <w:rPr>
          <w:rFonts w:hint="eastAsia" w:ascii="宋体" w:hAnsi="宋体" w:eastAsia="宋体" w:cs="宋体"/>
          <w:sz w:val="24"/>
          <w:szCs w:val="24"/>
        </w:rPr>
        <w:t>发包人供应的材料设备的保管费用的承担：</w:t>
      </w:r>
      <w:r>
        <w:rPr>
          <w:rFonts w:hint="eastAsia" w:ascii="宋体" w:hAnsi="宋体" w:eastAsia="宋体" w:cs="宋体"/>
          <w:sz w:val="24"/>
          <w:szCs w:val="24"/>
          <w:u w:val="single"/>
        </w:rPr>
        <w:t xml:space="preserve">                     </w:t>
      </w:r>
      <w:r>
        <w:rPr>
          <w:rFonts w:hint="eastAsia" w:ascii="宋体" w:hAnsi="宋体" w:eastAsia="宋体" w:cs="宋体"/>
          <w:sz w:val="24"/>
          <w:szCs w:val="24"/>
        </w:rPr>
        <w:t>。</w:t>
      </w:r>
      <w:bookmarkEnd w:id="669"/>
      <w:bookmarkEnd w:id="670"/>
    </w:p>
    <w:p w14:paraId="57AA4C7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w:t>
      </w:r>
      <w:r>
        <w:rPr>
          <w:rFonts w:hint="eastAsia" w:cs="宋体"/>
          <w:sz w:val="24"/>
          <w:szCs w:val="24"/>
          <w:lang w:val="en-US" w:eastAsia="zh-CN"/>
        </w:rPr>
        <w:t>2</w:t>
      </w:r>
      <w:r>
        <w:rPr>
          <w:rFonts w:hint="eastAsia" w:ascii="宋体" w:hAnsi="宋体" w:eastAsia="宋体" w:cs="宋体"/>
          <w:sz w:val="24"/>
          <w:szCs w:val="24"/>
        </w:rPr>
        <w:t xml:space="preserve"> 样品</w:t>
      </w:r>
    </w:p>
    <w:p w14:paraId="6CBFF17D">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8.</w:t>
      </w:r>
      <w:r>
        <w:rPr>
          <w:rFonts w:hint="eastAsia" w:cs="宋体"/>
          <w:kern w:val="0"/>
          <w:sz w:val="24"/>
          <w:szCs w:val="24"/>
          <w:lang w:val="en-US" w:eastAsia="zh-CN"/>
        </w:rPr>
        <w:t>2</w:t>
      </w:r>
      <w:r>
        <w:rPr>
          <w:rFonts w:hint="eastAsia" w:ascii="宋体" w:hAnsi="宋体" w:eastAsia="宋体" w:cs="宋体"/>
          <w:kern w:val="0"/>
          <w:sz w:val="24"/>
          <w:szCs w:val="24"/>
        </w:rPr>
        <w:t>.1</w:t>
      </w:r>
      <w:r>
        <w:rPr>
          <w:rFonts w:hint="eastAsia" w:ascii="宋体" w:hAnsi="宋体" w:eastAsia="宋体" w:cs="宋体"/>
          <w:kern w:val="0"/>
          <w:sz w:val="24"/>
          <w:szCs w:val="24"/>
        </w:rPr>
        <w:tab/>
      </w:r>
      <w:r>
        <w:rPr>
          <w:rFonts w:hint="eastAsia" w:ascii="宋体" w:hAnsi="宋体" w:eastAsia="宋体" w:cs="宋体"/>
          <w:kern w:val="0"/>
          <w:sz w:val="24"/>
          <w:szCs w:val="24"/>
        </w:rPr>
        <w:t>样品的报送与封存</w:t>
      </w:r>
    </w:p>
    <w:p w14:paraId="010A2AA0">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u w:val="single"/>
        </w:rPr>
      </w:pPr>
      <w:r>
        <w:rPr>
          <w:rFonts w:hint="eastAsia" w:ascii="宋体" w:hAnsi="宋体" w:eastAsia="宋体" w:cs="宋体"/>
          <w:kern w:val="0"/>
          <w:sz w:val="24"/>
          <w:szCs w:val="24"/>
        </w:rPr>
        <w:t>需要承包人报送样品的材料或工程设备，样品的种类、名称、规格、数量要求：</w:t>
      </w:r>
      <w:r>
        <w:rPr>
          <w:rFonts w:hint="eastAsia" w:ascii="宋体" w:hAnsi="宋体" w:eastAsia="宋体" w:cs="宋体"/>
          <w:sz w:val="24"/>
          <w:szCs w:val="24"/>
          <w:u w:val="single"/>
        </w:rPr>
        <w:t xml:space="preserve"> </w:t>
      </w:r>
    </w:p>
    <w:p w14:paraId="48D12FF1">
      <w:pPr>
        <w:pageBreakBefore w:val="0"/>
        <w:widowControl w:val="0"/>
        <w:kinsoku/>
        <w:wordWrap/>
        <w:overflowPunct/>
        <w:topLinePunct w:val="0"/>
        <w:autoSpaceDE w:val="0"/>
        <w:autoSpaceDN w:val="0"/>
        <w:bidi w:val="0"/>
        <w:adjustRightInd w:val="0"/>
        <w:snapToGrid/>
        <w:spacing w:line="560" w:lineRule="exact"/>
        <w:ind w:left="0" w:leftChars="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D977C6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w:t>
      </w:r>
      <w:r>
        <w:rPr>
          <w:rFonts w:hint="eastAsia" w:cs="宋体"/>
          <w:sz w:val="24"/>
          <w:szCs w:val="24"/>
          <w:lang w:val="en-US" w:eastAsia="zh-CN"/>
        </w:rPr>
        <w:t>3</w:t>
      </w:r>
      <w:r>
        <w:rPr>
          <w:rFonts w:hint="eastAsia" w:ascii="宋体" w:hAnsi="宋体" w:eastAsia="宋体" w:cs="宋体"/>
          <w:sz w:val="24"/>
          <w:szCs w:val="24"/>
        </w:rPr>
        <w:t xml:space="preserve"> 施工设备和临时设施</w:t>
      </w:r>
    </w:p>
    <w:p w14:paraId="617E674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w:t>
      </w:r>
      <w:r>
        <w:rPr>
          <w:rFonts w:hint="eastAsia" w:cs="宋体"/>
          <w:sz w:val="24"/>
          <w:szCs w:val="24"/>
          <w:lang w:val="en-US" w:eastAsia="zh-CN"/>
        </w:rPr>
        <w:t>3</w:t>
      </w:r>
      <w:r>
        <w:rPr>
          <w:rFonts w:hint="eastAsia" w:ascii="宋体" w:hAnsi="宋体" w:eastAsia="宋体" w:cs="宋体"/>
          <w:sz w:val="24"/>
          <w:szCs w:val="24"/>
        </w:rPr>
        <w:t>.1 承包人提供的施工设备和临时设施</w:t>
      </w:r>
    </w:p>
    <w:p w14:paraId="4939D7C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关于修建临时设施费用承担的约定：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p w14:paraId="67A1DB4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687" w:name="_Toc351203641"/>
      <w:r>
        <w:rPr>
          <w:rFonts w:hint="eastAsia" w:ascii="宋体" w:hAnsi="宋体" w:eastAsia="宋体" w:cs="宋体"/>
          <w:sz w:val="24"/>
          <w:szCs w:val="24"/>
        </w:rPr>
        <w:t>9</w:t>
      </w:r>
      <w:bookmarkEnd w:id="666"/>
      <w:bookmarkEnd w:id="667"/>
      <w:bookmarkEnd w:id="668"/>
      <w:bookmarkStart w:id="688" w:name="_Toc297216192"/>
      <w:bookmarkStart w:id="689" w:name="_Toc303539139"/>
      <w:bookmarkStart w:id="690" w:name="_Toc300934982"/>
      <w:bookmarkStart w:id="691" w:name="_Toc312677495"/>
      <w:bookmarkStart w:id="692" w:name="_Toc304295559"/>
      <w:bookmarkStart w:id="693" w:name="_Toc297123533"/>
      <w:bookmarkStart w:id="694" w:name="_Toc312678021"/>
      <w:bookmarkStart w:id="695" w:name="_Toc267251428"/>
      <w:bookmarkStart w:id="696" w:name="_Toc297120473"/>
      <w:bookmarkStart w:id="697" w:name="_Toc292559883"/>
      <w:bookmarkStart w:id="698" w:name="_Toc267251427"/>
      <w:bookmarkStart w:id="699" w:name="_Toc297048359"/>
      <w:bookmarkStart w:id="700" w:name="_Toc296347172"/>
      <w:bookmarkStart w:id="701" w:name="_Toc296346674"/>
      <w:bookmarkStart w:id="702" w:name="_Toc296891001"/>
      <w:bookmarkStart w:id="703" w:name="_Toc296891213"/>
      <w:bookmarkStart w:id="704" w:name="_Toc292559378"/>
      <w:bookmarkStart w:id="705" w:name="_Toc296944512"/>
      <w:bookmarkStart w:id="706" w:name="_Toc296503173"/>
      <w:r>
        <w:rPr>
          <w:rFonts w:hint="eastAsia" w:ascii="宋体" w:hAnsi="宋体" w:eastAsia="宋体" w:cs="宋体"/>
          <w:sz w:val="24"/>
          <w:szCs w:val="24"/>
        </w:rPr>
        <w:t>. 试验与检验</w:t>
      </w:r>
      <w:bookmarkEnd w:id="687"/>
    </w:p>
    <w:bookmarkEnd w:id="688"/>
    <w:bookmarkEnd w:id="689"/>
    <w:bookmarkEnd w:id="690"/>
    <w:bookmarkEnd w:id="691"/>
    <w:bookmarkEnd w:id="692"/>
    <w:bookmarkEnd w:id="693"/>
    <w:bookmarkEnd w:id="694"/>
    <w:p w14:paraId="2C0824E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w:t>
      </w:r>
      <w:bookmarkStart w:id="707" w:name="_Toc312677496"/>
      <w:bookmarkStart w:id="708" w:name="_Toc297216193"/>
      <w:bookmarkStart w:id="709" w:name="_Toc297123534"/>
      <w:bookmarkStart w:id="710" w:name="_Toc303539140"/>
      <w:bookmarkStart w:id="711" w:name="_Toc300934983"/>
      <w:bookmarkStart w:id="712" w:name="_Toc304295560"/>
      <w:bookmarkStart w:id="713" w:name="_Toc312678022"/>
      <w:r>
        <w:rPr>
          <w:rFonts w:hint="eastAsia" w:ascii="宋体" w:hAnsi="宋体" w:eastAsia="宋体" w:cs="宋体"/>
          <w:sz w:val="24"/>
          <w:szCs w:val="24"/>
        </w:rPr>
        <w:t>.1</w:t>
      </w:r>
      <w:r>
        <w:rPr>
          <w:rFonts w:hint="eastAsia" w:cs="宋体"/>
          <w:sz w:val="24"/>
          <w:szCs w:val="24"/>
          <w:lang w:val="en-US" w:eastAsia="zh-CN"/>
        </w:rPr>
        <w:t xml:space="preserve"> </w:t>
      </w:r>
      <w:r>
        <w:rPr>
          <w:rFonts w:hint="eastAsia" w:ascii="宋体" w:hAnsi="宋体" w:eastAsia="宋体" w:cs="宋体"/>
          <w:sz w:val="24"/>
          <w:szCs w:val="24"/>
        </w:rPr>
        <w:t>试验设备与试验人员</w:t>
      </w:r>
    </w:p>
    <w:bookmarkEnd w:id="707"/>
    <w:bookmarkEnd w:id="708"/>
    <w:bookmarkEnd w:id="709"/>
    <w:bookmarkEnd w:id="710"/>
    <w:bookmarkEnd w:id="711"/>
    <w:bookmarkEnd w:id="712"/>
    <w:bookmarkEnd w:id="713"/>
    <w:p w14:paraId="3F50B06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w:t>
      </w:r>
      <w:bookmarkStart w:id="714" w:name="_Toc312678023"/>
      <w:bookmarkStart w:id="715" w:name="_Toc297216194"/>
      <w:bookmarkStart w:id="716" w:name="_Toc304295561"/>
      <w:bookmarkStart w:id="717" w:name="_Toc312677497"/>
      <w:bookmarkStart w:id="718" w:name="_Toc300934984"/>
      <w:bookmarkStart w:id="719" w:name="_Toc297123535"/>
      <w:bookmarkStart w:id="720" w:name="_Toc303539141"/>
      <w:bookmarkStart w:id="721" w:name="_Toc318581174"/>
      <w:r>
        <w:rPr>
          <w:rFonts w:hint="eastAsia" w:ascii="宋体" w:hAnsi="宋体" w:eastAsia="宋体" w:cs="宋体"/>
          <w:sz w:val="24"/>
          <w:szCs w:val="24"/>
        </w:rPr>
        <w:t>.1.2 试验设备</w:t>
      </w:r>
    </w:p>
    <w:p w14:paraId="361EA51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施工现场需要配置的试验场所：</w:t>
      </w:r>
      <w:bookmarkEnd w:id="714"/>
      <w:bookmarkEnd w:id="715"/>
      <w:bookmarkEnd w:id="716"/>
      <w:bookmarkEnd w:id="717"/>
      <w:bookmarkEnd w:id="718"/>
      <w:bookmarkEnd w:id="719"/>
      <w:bookmarkEnd w:id="720"/>
      <w:bookmarkStart w:id="722" w:name="_Toc304295562"/>
      <w:bookmarkStart w:id="723" w:name="_Toc312678024"/>
      <w:bookmarkStart w:id="724" w:name="_Toc297216195"/>
      <w:bookmarkStart w:id="725" w:name="_Toc303539142"/>
      <w:bookmarkStart w:id="726" w:name="_Toc297123536"/>
      <w:bookmarkStart w:id="727" w:name="_Toc312677498"/>
      <w:bookmarkStart w:id="728" w:name="_Toc300934985"/>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w:t>
      </w:r>
    </w:p>
    <w:p w14:paraId="3B49DAE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施工现场需要配备的试验设备：</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E5C873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施工现场需要具备的其他试验条件：</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8BD8BA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w:t>
      </w:r>
      <w:r>
        <w:rPr>
          <w:rFonts w:hint="eastAsia" w:cs="宋体"/>
          <w:sz w:val="24"/>
          <w:szCs w:val="24"/>
          <w:lang w:val="en-US" w:eastAsia="zh-CN"/>
        </w:rPr>
        <w:t>2</w:t>
      </w:r>
      <w:r>
        <w:rPr>
          <w:rFonts w:hint="eastAsia" w:ascii="宋体" w:hAnsi="宋体" w:eastAsia="宋体" w:cs="宋体"/>
          <w:sz w:val="24"/>
          <w:szCs w:val="24"/>
        </w:rPr>
        <w:t xml:space="preserve"> 现场工艺试验 </w:t>
      </w:r>
    </w:p>
    <w:p w14:paraId="032E6E1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现场工艺试验的有关约定：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721"/>
    <w:bookmarkEnd w:id="722"/>
    <w:bookmarkEnd w:id="723"/>
    <w:bookmarkEnd w:id="724"/>
    <w:bookmarkEnd w:id="725"/>
    <w:bookmarkEnd w:id="726"/>
    <w:bookmarkEnd w:id="727"/>
    <w:bookmarkEnd w:id="728"/>
    <w:p w14:paraId="6FAC0B6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729" w:name="_Toc351203642"/>
      <w:r>
        <w:rPr>
          <w:rFonts w:hint="eastAsia" w:ascii="宋体" w:hAnsi="宋体" w:eastAsia="宋体" w:cs="宋体"/>
          <w:sz w:val="24"/>
          <w:szCs w:val="24"/>
        </w:rPr>
        <w:t>1</w:t>
      </w:r>
      <w:bookmarkEnd w:id="695"/>
      <w:bookmarkEnd w:id="696"/>
      <w:bookmarkEnd w:id="697"/>
      <w:bookmarkEnd w:id="698"/>
      <w:bookmarkEnd w:id="699"/>
      <w:bookmarkEnd w:id="700"/>
      <w:bookmarkEnd w:id="701"/>
      <w:bookmarkEnd w:id="702"/>
      <w:bookmarkEnd w:id="703"/>
      <w:bookmarkEnd w:id="704"/>
      <w:bookmarkEnd w:id="705"/>
      <w:bookmarkEnd w:id="706"/>
      <w:bookmarkStart w:id="730" w:name="_Toc297216199"/>
      <w:bookmarkStart w:id="731" w:name="_Toc303539146"/>
      <w:bookmarkStart w:id="732" w:name="_Toc292559903"/>
      <w:bookmarkStart w:id="733" w:name="_Toc297120493"/>
      <w:bookmarkStart w:id="734" w:name="_Toc297048379"/>
      <w:bookmarkStart w:id="735" w:name="_Toc300934989"/>
      <w:bookmarkStart w:id="736" w:name="_Toc296891021"/>
      <w:bookmarkStart w:id="737" w:name="_Toc296503193"/>
      <w:bookmarkStart w:id="738" w:name="_Toc297123540"/>
      <w:bookmarkStart w:id="739" w:name="_Toc296347192"/>
      <w:bookmarkStart w:id="740" w:name="_Toc296346694"/>
      <w:bookmarkStart w:id="741" w:name="_Toc296944532"/>
      <w:bookmarkStart w:id="742" w:name="_Toc292559398"/>
      <w:bookmarkStart w:id="743" w:name="_Toc304295566"/>
      <w:bookmarkStart w:id="744" w:name="_Toc296891233"/>
      <w:bookmarkStart w:id="745" w:name="_Toc312677499"/>
      <w:bookmarkStart w:id="746" w:name="_Toc312678025"/>
      <w:bookmarkStart w:id="747" w:name="_Toc267251439"/>
      <w:bookmarkStart w:id="748" w:name="_Toc267251441"/>
      <w:bookmarkStart w:id="749" w:name="_Toc267251440"/>
      <w:bookmarkStart w:id="750" w:name="_Toc267251435"/>
      <w:bookmarkStart w:id="751" w:name="_Toc267251433"/>
      <w:bookmarkStart w:id="752" w:name="_Toc267251437"/>
      <w:bookmarkStart w:id="753" w:name="_Toc267251442"/>
      <w:r>
        <w:rPr>
          <w:rFonts w:hint="eastAsia" w:ascii="宋体" w:hAnsi="宋体" w:eastAsia="宋体" w:cs="宋体"/>
          <w:sz w:val="24"/>
          <w:szCs w:val="24"/>
        </w:rPr>
        <w:t>0. 变更</w:t>
      </w:r>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p>
    <w:bookmarkEnd w:id="745"/>
    <w:bookmarkEnd w:id="746"/>
    <w:p w14:paraId="15975CB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bookmarkStart w:id="754" w:name="_Toc297123541"/>
      <w:bookmarkStart w:id="755" w:name="_Toc300934990"/>
      <w:bookmarkStart w:id="756" w:name="_Toc304295567"/>
      <w:bookmarkStart w:id="757" w:name="_Toc296503194"/>
      <w:bookmarkStart w:id="758" w:name="_Toc296347193"/>
      <w:bookmarkStart w:id="759" w:name="_Toc297120494"/>
      <w:bookmarkStart w:id="760" w:name="_Toc292559904"/>
      <w:bookmarkStart w:id="761" w:name="_Toc297048380"/>
      <w:bookmarkStart w:id="762" w:name="_Toc312677500"/>
      <w:bookmarkStart w:id="763" w:name="_Toc296346695"/>
      <w:bookmarkStart w:id="764" w:name="_Toc296944533"/>
      <w:bookmarkStart w:id="765" w:name="_Toc312678026"/>
      <w:bookmarkStart w:id="766" w:name="_Toc292559399"/>
      <w:bookmarkStart w:id="767" w:name="_Toc296891022"/>
      <w:bookmarkStart w:id="768" w:name="_Toc296891234"/>
      <w:bookmarkStart w:id="769" w:name="_Toc303539147"/>
      <w:bookmarkStart w:id="770" w:name="_Toc297216200"/>
      <w:r>
        <w:rPr>
          <w:rFonts w:hint="eastAsia" w:ascii="宋体" w:hAnsi="宋体" w:eastAsia="宋体" w:cs="宋体"/>
          <w:sz w:val="24"/>
          <w:szCs w:val="24"/>
        </w:rPr>
        <w:t>0.1</w:t>
      </w:r>
      <w:r>
        <w:rPr>
          <w:rFonts w:hint="eastAsia" w:cs="宋体"/>
          <w:sz w:val="24"/>
          <w:szCs w:val="24"/>
          <w:lang w:val="en-US" w:eastAsia="zh-CN"/>
        </w:rPr>
        <w:t xml:space="preserve"> </w:t>
      </w:r>
      <w:r>
        <w:rPr>
          <w:rFonts w:hint="eastAsia" w:ascii="宋体" w:hAnsi="宋体" w:eastAsia="宋体" w:cs="宋体"/>
          <w:sz w:val="24"/>
          <w:szCs w:val="24"/>
        </w:rPr>
        <w:t>变更的范围</w:t>
      </w:r>
    </w:p>
    <w:p w14:paraId="4973235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w:t>
      </w:r>
      <w:r>
        <w:rPr>
          <w:rFonts w:hint="eastAsia" w:cs="宋体"/>
          <w:sz w:val="24"/>
          <w:szCs w:val="24"/>
          <w:lang w:eastAsia="zh-CN"/>
        </w:rPr>
        <w:t>变更</w:t>
      </w:r>
      <w:r>
        <w:rPr>
          <w:rFonts w:hint="eastAsia" w:ascii="宋体" w:hAnsi="宋体" w:eastAsia="宋体" w:cs="宋体"/>
          <w:sz w:val="24"/>
          <w:szCs w:val="24"/>
        </w:rPr>
        <w:t>范围的约定：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9A880A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w:t>
      </w:r>
      <w:r>
        <w:rPr>
          <w:rFonts w:hint="eastAsia" w:cs="宋体"/>
          <w:sz w:val="24"/>
          <w:szCs w:val="24"/>
          <w:lang w:val="en-US" w:eastAsia="zh-CN"/>
        </w:rPr>
        <w:t>2</w:t>
      </w:r>
      <w:r>
        <w:rPr>
          <w:rFonts w:hint="eastAsia" w:ascii="宋体" w:hAnsi="宋体" w:eastAsia="宋体" w:cs="宋体"/>
          <w:sz w:val="24"/>
          <w:szCs w:val="24"/>
        </w:rPr>
        <w:t xml:space="preserve"> 变更估价</w:t>
      </w:r>
    </w:p>
    <w:p w14:paraId="7C40302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w:t>
      </w:r>
      <w:r>
        <w:rPr>
          <w:rFonts w:hint="eastAsia" w:cs="宋体"/>
          <w:sz w:val="24"/>
          <w:szCs w:val="24"/>
          <w:lang w:val="en-US" w:eastAsia="zh-CN"/>
        </w:rPr>
        <w:t>2</w:t>
      </w:r>
      <w:r>
        <w:rPr>
          <w:rFonts w:hint="eastAsia" w:ascii="宋体" w:hAnsi="宋体" w:eastAsia="宋体" w:cs="宋体"/>
          <w:sz w:val="24"/>
          <w:szCs w:val="24"/>
        </w:rPr>
        <w:t>.1 变更估价原则</w:t>
      </w:r>
    </w:p>
    <w:p w14:paraId="68E0F41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关于变更估价的约定</w:t>
      </w:r>
      <w:r>
        <w:rPr>
          <w:rFonts w:hint="eastAsia" w:cs="宋体"/>
          <w:sz w:val="24"/>
          <w:szCs w:val="24"/>
          <w:lang w:eastAsia="zh-CN"/>
        </w:rPr>
        <w:t>：</w:t>
      </w:r>
      <w:r>
        <w:rPr>
          <w:rFonts w:hint="eastAsia" w:ascii="宋体" w:hAnsi="宋体" w:eastAsia="宋体" w:cs="宋体"/>
          <w:sz w:val="24"/>
          <w:szCs w:val="24"/>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F5952E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Start w:id="771" w:name="_Toc300934993"/>
      <w:bookmarkStart w:id="772" w:name="_Toc296891237"/>
      <w:bookmarkStart w:id="773" w:name="_Toc292559402"/>
      <w:bookmarkStart w:id="774" w:name="_Toc296346698"/>
      <w:bookmarkStart w:id="775" w:name="_Toc297120497"/>
      <w:bookmarkStart w:id="776" w:name="_Toc303539150"/>
      <w:bookmarkStart w:id="777" w:name="_Toc292559907"/>
      <w:bookmarkStart w:id="778" w:name="_Toc296891025"/>
      <w:bookmarkStart w:id="779" w:name="_Toc297048383"/>
      <w:bookmarkStart w:id="780" w:name="_Toc297216203"/>
      <w:bookmarkStart w:id="781" w:name="_Toc297123544"/>
      <w:bookmarkStart w:id="782" w:name="_Toc296503197"/>
      <w:bookmarkStart w:id="783" w:name="_Toc296347196"/>
      <w:bookmarkStart w:id="784" w:name="_Toc296944536"/>
      <w:bookmarkStart w:id="785" w:name="_Toc312678029"/>
      <w:bookmarkStart w:id="786" w:name="_Toc312677503"/>
      <w:bookmarkStart w:id="787" w:name="_Toc304295570"/>
      <w:r>
        <w:rPr>
          <w:rFonts w:hint="eastAsia" w:ascii="宋体" w:hAnsi="宋体" w:eastAsia="宋体" w:cs="宋体"/>
          <w:sz w:val="24"/>
          <w:szCs w:val="24"/>
        </w:rPr>
        <w:t>0.</w:t>
      </w:r>
      <w:r>
        <w:rPr>
          <w:rFonts w:hint="eastAsia" w:cs="宋体"/>
          <w:sz w:val="24"/>
          <w:szCs w:val="24"/>
          <w:lang w:val="en-US" w:eastAsia="zh-CN"/>
        </w:rPr>
        <w:t xml:space="preserve">3 </w:t>
      </w:r>
      <w:r>
        <w:rPr>
          <w:rFonts w:hint="eastAsia" w:ascii="宋体" w:hAnsi="宋体" w:eastAsia="宋体" w:cs="宋体"/>
          <w:sz w:val="24"/>
          <w:szCs w:val="24"/>
        </w:rPr>
        <w:t>承</w:t>
      </w:r>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Start w:id="788" w:name="_Toc303539151"/>
      <w:bookmarkStart w:id="789" w:name="_Toc296347202"/>
      <w:bookmarkStart w:id="790" w:name="_Toc296346704"/>
      <w:bookmarkStart w:id="791" w:name="_Toc296891031"/>
      <w:bookmarkStart w:id="792" w:name="_Toc296503203"/>
      <w:bookmarkStart w:id="793" w:name="_Toc292559408"/>
      <w:bookmarkStart w:id="794" w:name="_Toc296891243"/>
      <w:bookmarkStart w:id="795" w:name="_Toc297120503"/>
      <w:bookmarkStart w:id="796" w:name="_Toc297216204"/>
      <w:bookmarkStart w:id="797" w:name="_Toc300934994"/>
      <w:bookmarkStart w:id="798" w:name="_Toc292559913"/>
      <w:bookmarkStart w:id="799" w:name="_Toc297123545"/>
      <w:bookmarkStart w:id="800" w:name="_Toc296944542"/>
      <w:bookmarkStart w:id="801" w:name="_Toc297048389"/>
      <w:r>
        <w:rPr>
          <w:rFonts w:hint="eastAsia" w:ascii="宋体" w:hAnsi="宋体" w:eastAsia="宋体" w:cs="宋体"/>
          <w:sz w:val="24"/>
          <w:szCs w:val="24"/>
        </w:rPr>
        <w:t>包人的合理化建议</w:t>
      </w:r>
    </w:p>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p w14:paraId="69B90F1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监理人审查承包人合理化建议的期限：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9E8249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发包人审批承包人合理化建议的期限：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90F1DF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承</w:t>
      </w:r>
      <w:bookmarkStart w:id="802" w:name="_Toc304295571"/>
      <w:bookmarkStart w:id="803" w:name="_Toc296891032"/>
      <w:bookmarkStart w:id="804" w:name="_Toc296891244"/>
      <w:bookmarkStart w:id="805" w:name="_Toc296503204"/>
      <w:bookmarkStart w:id="806" w:name="_Toc300934995"/>
      <w:bookmarkStart w:id="807" w:name="_Toc318581175"/>
      <w:bookmarkStart w:id="808" w:name="_Toc297123546"/>
      <w:bookmarkStart w:id="809" w:name="_Toc296944543"/>
      <w:bookmarkStart w:id="810" w:name="_Toc312678030"/>
      <w:bookmarkStart w:id="811" w:name="_Toc296346705"/>
      <w:bookmarkStart w:id="812" w:name="_Toc297120504"/>
      <w:bookmarkStart w:id="813" w:name="_Toc296347203"/>
      <w:bookmarkStart w:id="814" w:name="_Toc297048390"/>
      <w:bookmarkStart w:id="815" w:name="_Toc292559914"/>
      <w:bookmarkStart w:id="816" w:name="_Toc303539152"/>
      <w:bookmarkStart w:id="817" w:name="_Toc312677504"/>
      <w:bookmarkStart w:id="818" w:name="_Toc292559409"/>
      <w:bookmarkStart w:id="819" w:name="_Toc297216205"/>
      <w:r>
        <w:rPr>
          <w:rFonts w:hint="eastAsia" w:ascii="宋体" w:hAnsi="宋体" w:eastAsia="宋体" w:cs="宋体"/>
          <w:sz w:val="24"/>
          <w:szCs w:val="24"/>
        </w:rPr>
        <w:t>包人提出的合理化建议降低了合同价格或者提高了工程经济效益的奖励的方法和金额为：</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p w14:paraId="735DB0B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bookmarkStart w:id="820" w:name="_Toc296891027"/>
      <w:bookmarkStart w:id="821" w:name="_Toc297123548"/>
      <w:bookmarkStart w:id="822" w:name="_Toc297216207"/>
      <w:bookmarkStart w:id="823" w:name="_Toc296347198"/>
      <w:bookmarkStart w:id="824" w:name="_Toc304295574"/>
      <w:bookmarkStart w:id="825" w:name="_Toc312677507"/>
      <w:bookmarkStart w:id="826" w:name="_Toc292559404"/>
      <w:bookmarkStart w:id="827" w:name="_Toc300934997"/>
      <w:bookmarkStart w:id="828" w:name="_Toc297048385"/>
      <w:bookmarkStart w:id="829" w:name="_Toc296503199"/>
      <w:bookmarkStart w:id="830" w:name="_Toc303539154"/>
      <w:bookmarkStart w:id="831" w:name="_Toc296944538"/>
      <w:bookmarkStart w:id="832" w:name="_Toc297120499"/>
      <w:bookmarkStart w:id="833" w:name="_Toc292559909"/>
      <w:bookmarkStart w:id="834" w:name="_Toc296891239"/>
      <w:bookmarkStart w:id="835" w:name="_Toc296346700"/>
      <w:bookmarkStart w:id="836" w:name="_Toc312678033"/>
      <w:r>
        <w:rPr>
          <w:rFonts w:hint="eastAsia" w:ascii="宋体" w:hAnsi="宋体" w:eastAsia="宋体" w:cs="宋体"/>
          <w:sz w:val="24"/>
          <w:szCs w:val="24"/>
        </w:rPr>
        <w:t>0.</w:t>
      </w:r>
      <w:r>
        <w:rPr>
          <w:rFonts w:hint="eastAsia" w:cs="宋体"/>
          <w:sz w:val="24"/>
          <w:szCs w:val="24"/>
          <w:lang w:val="en-US" w:eastAsia="zh-CN"/>
        </w:rPr>
        <w:t>4</w:t>
      </w:r>
      <w:r>
        <w:rPr>
          <w:rFonts w:hint="eastAsia" w:ascii="宋体" w:hAnsi="宋体" w:eastAsia="宋体" w:cs="宋体"/>
          <w:sz w:val="24"/>
          <w:szCs w:val="24"/>
        </w:rPr>
        <w:t xml:space="preserve"> 暂估价</w:t>
      </w:r>
    </w:p>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p w14:paraId="542EEE1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kern w:val="0"/>
          <w:sz w:val="24"/>
          <w:szCs w:val="24"/>
        </w:rPr>
        <w:t>暂</w:t>
      </w:r>
      <w:bookmarkStart w:id="837" w:name="_Toc312677508"/>
      <w:bookmarkStart w:id="838" w:name="_Toc318581176"/>
      <w:bookmarkStart w:id="839" w:name="_Toc312678034"/>
      <w:r>
        <w:rPr>
          <w:rFonts w:hint="eastAsia" w:ascii="宋体" w:hAnsi="宋体" w:eastAsia="宋体" w:cs="宋体"/>
          <w:kern w:val="0"/>
          <w:sz w:val="24"/>
          <w:szCs w:val="24"/>
        </w:rPr>
        <w:t>估价材料和工程设备的明细详见附件11：《</w:t>
      </w:r>
      <w:r>
        <w:rPr>
          <w:rFonts w:hint="eastAsia" w:ascii="宋体" w:hAnsi="宋体" w:eastAsia="宋体" w:cs="宋体"/>
          <w:sz w:val="24"/>
          <w:szCs w:val="24"/>
        </w:rPr>
        <w:t>暂估价一览表》</w:t>
      </w:r>
      <w:r>
        <w:rPr>
          <w:rFonts w:hint="eastAsia" w:ascii="宋体" w:hAnsi="宋体" w:eastAsia="宋体" w:cs="宋体"/>
          <w:kern w:val="0"/>
          <w:sz w:val="24"/>
          <w:szCs w:val="24"/>
        </w:rPr>
        <w:t>。</w:t>
      </w:r>
    </w:p>
    <w:bookmarkEnd w:id="837"/>
    <w:bookmarkEnd w:id="838"/>
    <w:bookmarkEnd w:id="839"/>
    <w:p w14:paraId="4188AB7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bookmarkStart w:id="840" w:name="_Toc312678035"/>
      <w:bookmarkStart w:id="841" w:name="_Toc318581177"/>
      <w:bookmarkStart w:id="842" w:name="_Toc312677509"/>
      <w:r>
        <w:rPr>
          <w:rFonts w:hint="eastAsia" w:ascii="宋体" w:hAnsi="宋体" w:eastAsia="宋体" w:cs="宋体"/>
          <w:sz w:val="24"/>
          <w:szCs w:val="24"/>
        </w:rPr>
        <w:t>0.</w:t>
      </w:r>
      <w:r>
        <w:rPr>
          <w:rFonts w:hint="eastAsia" w:cs="宋体"/>
          <w:sz w:val="24"/>
          <w:szCs w:val="24"/>
          <w:lang w:val="en-US" w:eastAsia="zh-CN"/>
        </w:rPr>
        <w:t>4</w:t>
      </w:r>
      <w:r>
        <w:rPr>
          <w:rFonts w:hint="eastAsia" w:ascii="宋体" w:hAnsi="宋体" w:eastAsia="宋体" w:cs="宋体"/>
          <w:sz w:val="24"/>
          <w:szCs w:val="24"/>
        </w:rPr>
        <w:t>.1 依法必须招标的暂估价项目</w:t>
      </w:r>
    </w:p>
    <w:bookmarkEnd w:id="840"/>
    <w:bookmarkEnd w:id="841"/>
    <w:bookmarkEnd w:id="842"/>
    <w:p w14:paraId="617F528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对于依法必须招标的暂估价项目的确认和批准采取第</w:t>
      </w:r>
      <w:r>
        <w:rPr>
          <w:rFonts w:hint="eastAsia" w:ascii="宋体" w:hAnsi="宋体" w:eastAsia="宋体" w:cs="宋体"/>
          <w:sz w:val="24"/>
          <w:szCs w:val="24"/>
          <w:u w:val="single"/>
        </w:rPr>
        <w:t xml:space="preserve">    </w:t>
      </w:r>
      <w:r>
        <w:rPr>
          <w:rFonts w:hint="eastAsia" w:ascii="宋体" w:hAnsi="宋体" w:eastAsia="宋体" w:cs="宋体"/>
          <w:sz w:val="24"/>
          <w:szCs w:val="24"/>
        </w:rPr>
        <w:t>种方式确定。</w:t>
      </w:r>
    </w:p>
    <w:p w14:paraId="6096E51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w:t>
      </w:r>
      <w:r>
        <w:rPr>
          <w:rFonts w:hint="eastAsia" w:cs="宋体"/>
          <w:sz w:val="24"/>
          <w:szCs w:val="24"/>
          <w:lang w:val="en-US" w:eastAsia="zh-CN"/>
        </w:rPr>
        <w:t>4</w:t>
      </w:r>
      <w:r>
        <w:rPr>
          <w:rFonts w:hint="eastAsia" w:ascii="宋体" w:hAnsi="宋体" w:eastAsia="宋体" w:cs="宋体"/>
          <w:sz w:val="24"/>
          <w:szCs w:val="24"/>
        </w:rPr>
        <w:t>.2 不属于依法必须招标的暂估价项目</w:t>
      </w:r>
    </w:p>
    <w:p w14:paraId="295DD54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对于不属于依法必须招标的暂估价项目的确认和批准采取第</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种方式确定。</w:t>
      </w:r>
    </w:p>
    <w:p w14:paraId="43104BE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第3种方式：</w:t>
      </w:r>
      <w:r>
        <w:rPr>
          <w:rFonts w:hint="eastAsia" w:ascii="宋体" w:hAnsi="宋体" w:eastAsia="宋体" w:cs="宋体"/>
          <w:kern w:val="0"/>
          <w:sz w:val="24"/>
          <w:szCs w:val="24"/>
        </w:rPr>
        <w:t>承包人直接实施的暂估价项目</w:t>
      </w:r>
    </w:p>
    <w:p w14:paraId="540F957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承包人直接实施的暂估价项目的约定：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E365C0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w:t>
      </w:r>
      <w:r>
        <w:rPr>
          <w:rFonts w:hint="eastAsia" w:cs="宋体"/>
          <w:sz w:val="24"/>
          <w:szCs w:val="24"/>
          <w:lang w:val="en-US" w:eastAsia="zh-CN"/>
        </w:rPr>
        <w:t>5</w:t>
      </w:r>
      <w:r>
        <w:rPr>
          <w:rFonts w:hint="eastAsia" w:ascii="宋体" w:hAnsi="宋体" w:eastAsia="宋体" w:cs="宋体"/>
          <w:sz w:val="24"/>
          <w:szCs w:val="24"/>
        </w:rPr>
        <w:t xml:space="preserve"> 暂列金额</w:t>
      </w:r>
    </w:p>
    <w:p w14:paraId="7636897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合同当事人关于暂列金额使用的约定：</w:t>
      </w:r>
      <w:r>
        <w:rPr>
          <w:rFonts w:hint="eastAsia" w:ascii="宋体" w:hAnsi="宋体" w:eastAsia="宋体" w:cs="宋体"/>
          <w:sz w:val="24"/>
          <w:szCs w:val="24"/>
          <w:u w:val="single"/>
        </w:rPr>
        <w:t xml:space="preserve">                   </w:t>
      </w:r>
      <w:r>
        <w:rPr>
          <w:rFonts w:hint="eastAsia" w:ascii="宋体" w:hAnsi="宋体" w:eastAsia="宋体" w:cs="宋体"/>
          <w:kern w:val="0"/>
          <w:sz w:val="24"/>
          <w:szCs w:val="24"/>
        </w:rPr>
        <w:t>。</w:t>
      </w:r>
    </w:p>
    <w:p w14:paraId="1D49D47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843" w:name="_Toc351203643"/>
      <w:r>
        <w:rPr>
          <w:rFonts w:hint="eastAsia" w:ascii="宋体" w:hAnsi="宋体" w:eastAsia="宋体" w:cs="宋体"/>
          <w:sz w:val="24"/>
          <w:szCs w:val="24"/>
        </w:rPr>
        <w:t>11. 价格调整</w:t>
      </w:r>
      <w:bookmarkEnd w:id="843"/>
    </w:p>
    <w:p w14:paraId="25F40AC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844" w:name="_Toc303539157"/>
      <w:bookmarkStart w:id="845" w:name="_Toc292559406"/>
      <w:bookmarkStart w:id="846" w:name="_Toc296891029"/>
      <w:bookmarkStart w:id="847" w:name="_Toc296347200"/>
      <w:bookmarkStart w:id="848" w:name="_Toc304295577"/>
      <w:bookmarkStart w:id="849" w:name="_Toc296891241"/>
      <w:bookmarkStart w:id="850" w:name="_Toc296346702"/>
      <w:bookmarkStart w:id="851" w:name="_Toc312678039"/>
      <w:bookmarkStart w:id="852" w:name="_Toc297216209"/>
      <w:bookmarkStart w:id="853" w:name="_Toc296503201"/>
      <w:bookmarkStart w:id="854" w:name="_Toc297048387"/>
      <w:bookmarkStart w:id="855" w:name="_Toc296944540"/>
      <w:bookmarkStart w:id="856" w:name="_Toc292559911"/>
      <w:bookmarkStart w:id="857" w:name="_Toc297123550"/>
      <w:bookmarkStart w:id="858" w:name="_Toc300935000"/>
      <w:bookmarkStart w:id="859" w:name="_Toc297120501"/>
      <w:r>
        <w:rPr>
          <w:rFonts w:hint="eastAsia" w:ascii="宋体" w:hAnsi="宋体" w:eastAsia="宋体" w:cs="宋体"/>
          <w:sz w:val="24"/>
          <w:szCs w:val="24"/>
        </w:rPr>
        <w:t>11.1 市场价格波动引起的调整</w:t>
      </w:r>
    </w:p>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p w14:paraId="36F2354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kern w:val="0"/>
          <w:sz w:val="24"/>
          <w:szCs w:val="24"/>
        </w:rPr>
        <w:t>市场价格波动是否调整合同价格的约定：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FB73CE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因市场价格波动调整合同价格，采用以下第</w:t>
      </w:r>
      <w:r>
        <w:rPr>
          <w:rFonts w:hint="eastAsia" w:ascii="宋体" w:hAnsi="宋体" w:eastAsia="宋体" w:cs="宋体"/>
          <w:sz w:val="24"/>
          <w:szCs w:val="24"/>
          <w:u w:val="single"/>
        </w:rPr>
        <w:t xml:space="preserve">    </w:t>
      </w:r>
      <w:r>
        <w:rPr>
          <w:rFonts w:hint="eastAsia" w:ascii="宋体" w:hAnsi="宋体" w:eastAsia="宋体" w:cs="宋体"/>
          <w:sz w:val="24"/>
          <w:szCs w:val="24"/>
        </w:rPr>
        <w:t>种方式对合同价格进行调整：</w:t>
      </w:r>
    </w:p>
    <w:p w14:paraId="3A5A8B1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第1种方式：采用价格指数进行价格调整。</w:t>
      </w:r>
    </w:p>
    <w:p w14:paraId="02E3DA4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关于各可调因子、定值和变值权重，以及基本价格指数及其来源的约定：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4D307D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第2种方式：采用造价信息进行价格调整。</w:t>
      </w:r>
    </w:p>
    <w:p w14:paraId="2E70E56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（2）关于基准价格的约定：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D70243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专用合同条款①承包人在已标价工程量清单或预算书中载明的材料单价低于基准价格的：专用合同条款合同履行期间材料单价涨幅以基准价格为基础超过</w:t>
      </w:r>
      <w:r>
        <w:rPr>
          <w:rFonts w:hint="eastAsia" w:ascii="宋体" w:hAnsi="宋体" w:eastAsia="宋体" w:cs="宋体"/>
          <w:sz w:val="24"/>
          <w:szCs w:val="24"/>
          <w:u w:val="single"/>
        </w:rPr>
        <w:t xml:space="preserve">   </w:t>
      </w:r>
      <w:r>
        <w:rPr>
          <w:rFonts w:hint="eastAsia" w:ascii="宋体" w:hAnsi="宋体" w:eastAsia="宋体" w:cs="宋体"/>
          <w:sz w:val="24"/>
          <w:szCs w:val="24"/>
        </w:rPr>
        <w:t>%时，或材料单价跌幅以已标价工程量清单或预算书中载明材料单价为基础超过</w:t>
      </w:r>
      <w:r>
        <w:rPr>
          <w:rFonts w:hint="eastAsia" w:ascii="宋体" w:hAnsi="宋体" w:eastAsia="宋体" w:cs="宋体"/>
          <w:sz w:val="24"/>
          <w:szCs w:val="24"/>
          <w:u w:val="single"/>
        </w:rPr>
        <w:t xml:space="preserve">   </w:t>
      </w:r>
      <w:r>
        <w:rPr>
          <w:rFonts w:hint="eastAsia" w:ascii="宋体" w:hAnsi="宋体" w:eastAsia="宋体" w:cs="宋体"/>
          <w:sz w:val="24"/>
          <w:szCs w:val="24"/>
        </w:rPr>
        <w:t>%时，其超过部分据实调整。</w:t>
      </w:r>
    </w:p>
    <w:p w14:paraId="2408B61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②承包人在已标价工程量清单或预算书中载明的材料单价高于基准价格的：专用合同条款合同履行期间材料单价跌幅以基准价格为基础超过</w:t>
      </w:r>
      <w:r>
        <w:rPr>
          <w:rFonts w:hint="eastAsia" w:ascii="宋体" w:hAnsi="宋体" w:eastAsia="宋体" w:cs="宋体"/>
          <w:sz w:val="24"/>
          <w:szCs w:val="24"/>
          <w:u w:val="single"/>
        </w:rPr>
        <w:t xml:space="preserve">   </w:t>
      </w:r>
      <w:r>
        <w:rPr>
          <w:rFonts w:hint="eastAsia" w:ascii="宋体" w:hAnsi="宋体" w:eastAsia="宋体" w:cs="宋体"/>
          <w:sz w:val="24"/>
          <w:szCs w:val="24"/>
        </w:rPr>
        <w:t>%时，材料单价涨幅以已标价工程量清单或预算书中载明材料单价为基础超过</w:t>
      </w:r>
      <w:r>
        <w:rPr>
          <w:rFonts w:hint="eastAsia" w:ascii="宋体" w:hAnsi="宋体" w:eastAsia="宋体" w:cs="宋体"/>
          <w:sz w:val="24"/>
          <w:szCs w:val="24"/>
          <w:u w:val="single"/>
        </w:rPr>
        <w:t xml:space="preserve">   </w:t>
      </w:r>
      <w:r>
        <w:rPr>
          <w:rFonts w:hint="eastAsia" w:ascii="宋体" w:hAnsi="宋体" w:eastAsia="宋体" w:cs="宋体"/>
          <w:sz w:val="24"/>
          <w:szCs w:val="24"/>
        </w:rPr>
        <w:t>%时，其超过部分据实调整。</w:t>
      </w:r>
    </w:p>
    <w:p w14:paraId="50E5902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③承包人在已标价工程量清单或预算书中载明的材料单价等于基准单价的：专用合同条款合同履行期间材料单价涨跌幅以基准单价为基础超过±</w:t>
      </w:r>
      <w:r>
        <w:rPr>
          <w:rFonts w:hint="eastAsia" w:ascii="宋体" w:hAnsi="宋体" w:eastAsia="宋体" w:cs="宋体"/>
          <w:sz w:val="24"/>
          <w:szCs w:val="24"/>
          <w:u w:val="single"/>
        </w:rPr>
        <w:t xml:space="preserve">   </w:t>
      </w:r>
      <w:r>
        <w:rPr>
          <w:rFonts w:hint="eastAsia" w:ascii="宋体" w:hAnsi="宋体" w:eastAsia="宋体" w:cs="宋体"/>
          <w:sz w:val="24"/>
          <w:szCs w:val="24"/>
        </w:rPr>
        <w:t>%时，其超过部分据实调整。</w:t>
      </w:r>
    </w:p>
    <w:p w14:paraId="3E3E5CC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第3种方式：其他价格调整方式：</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747"/>
    <w:bookmarkEnd w:id="748"/>
    <w:bookmarkEnd w:id="749"/>
    <w:bookmarkEnd w:id="750"/>
    <w:bookmarkEnd w:id="751"/>
    <w:bookmarkEnd w:id="752"/>
    <w:p w14:paraId="5ABB6D2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860" w:name="_Toc297120505"/>
      <w:bookmarkStart w:id="861" w:name="_Toc296944544"/>
      <w:bookmarkStart w:id="862" w:name="_Toc292559915"/>
      <w:bookmarkStart w:id="863" w:name="_Toc296503205"/>
      <w:bookmarkStart w:id="864" w:name="_Toc296891245"/>
      <w:bookmarkStart w:id="865" w:name="_Toc296891033"/>
      <w:bookmarkStart w:id="866" w:name="_Toc296346706"/>
      <w:bookmarkStart w:id="867" w:name="_Toc296347204"/>
      <w:bookmarkStart w:id="868" w:name="_Toc292559410"/>
      <w:bookmarkStart w:id="869" w:name="_Toc297048391"/>
      <w:bookmarkStart w:id="870" w:name="_Toc351203644"/>
      <w:bookmarkStart w:id="871" w:name="_Toc300935002"/>
      <w:bookmarkStart w:id="872" w:name="_Toc312678040"/>
      <w:bookmarkStart w:id="873" w:name="_Toc297123552"/>
      <w:bookmarkStart w:id="874" w:name="_Toc303539159"/>
      <w:bookmarkStart w:id="875" w:name="_Toc297216211"/>
      <w:bookmarkStart w:id="876" w:name="_Toc304295579"/>
      <w:r>
        <w:rPr>
          <w:rFonts w:hint="eastAsia" w:ascii="宋体" w:hAnsi="宋体" w:eastAsia="宋体" w:cs="宋体"/>
          <w:sz w:val="24"/>
          <w:szCs w:val="24"/>
        </w:rPr>
        <w:t xml:space="preserve">12. </w:t>
      </w:r>
      <w:bookmarkEnd w:id="860"/>
      <w:bookmarkEnd w:id="861"/>
      <w:bookmarkEnd w:id="862"/>
      <w:bookmarkEnd w:id="863"/>
      <w:bookmarkEnd w:id="864"/>
      <w:bookmarkEnd w:id="865"/>
      <w:bookmarkEnd w:id="866"/>
      <w:bookmarkEnd w:id="867"/>
      <w:bookmarkEnd w:id="868"/>
      <w:bookmarkEnd w:id="869"/>
      <w:r>
        <w:rPr>
          <w:rFonts w:hint="eastAsia" w:ascii="宋体" w:hAnsi="宋体" w:eastAsia="宋体" w:cs="宋体"/>
          <w:sz w:val="24"/>
          <w:szCs w:val="24"/>
        </w:rPr>
        <w:t>合同价格、计量与支付</w:t>
      </w:r>
      <w:bookmarkEnd w:id="870"/>
    </w:p>
    <w:bookmarkEnd w:id="871"/>
    <w:bookmarkEnd w:id="872"/>
    <w:bookmarkEnd w:id="873"/>
    <w:bookmarkEnd w:id="874"/>
    <w:bookmarkEnd w:id="875"/>
    <w:bookmarkEnd w:id="876"/>
    <w:p w14:paraId="11C3BC1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877" w:name="_Toc292559916"/>
      <w:bookmarkStart w:id="878" w:name="_Toc267251461"/>
      <w:bookmarkStart w:id="879" w:name="_Toc292559411"/>
      <w:bookmarkStart w:id="880" w:name="_Toc296347205"/>
      <w:bookmarkStart w:id="881" w:name="_Toc296891246"/>
      <w:bookmarkStart w:id="882" w:name="_Toc296944545"/>
      <w:bookmarkStart w:id="883" w:name="_Toc296503206"/>
      <w:bookmarkStart w:id="884" w:name="_Toc297120506"/>
      <w:bookmarkStart w:id="885" w:name="_Toc297048392"/>
      <w:bookmarkStart w:id="886" w:name="_Toc296346707"/>
      <w:bookmarkStart w:id="887" w:name="_Toc296891034"/>
      <w:bookmarkStart w:id="888" w:name="_Toc297216212"/>
      <w:bookmarkStart w:id="889" w:name="_Toc300935003"/>
      <w:bookmarkStart w:id="890" w:name="_Toc303539160"/>
      <w:bookmarkStart w:id="891" w:name="_Toc304295580"/>
      <w:bookmarkStart w:id="892" w:name="_Toc297123553"/>
      <w:bookmarkStart w:id="893" w:name="_Toc312678041"/>
      <w:r>
        <w:rPr>
          <w:rFonts w:hint="eastAsia" w:ascii="宋体" w:hAnsi="宋体" w:eastAsia="宋体" w:cs="宋体"/>
          <w:sz w:val="24"/>
          <w:szCs w:val="24"/>
        </w:rPr>
        <w:t>12.1 合</w:t>
      </w:r>
      <w:bookmarkEnd w:id="877"/>
      <w:bookmarkEnd w:id="878"/>
      <w:bookmarkEnd w:id="879"/>
      <w:r>
        <w:rPr>
          <w:rFonts w:hint="eastAsia" w:ascii="宋体" w:hAnsi="宋体" w:eastAsia="宋体" w:cs="宋体"/>
          <w:sz w:val="24"/>
          <w:szCs w:val="24"/>
        </w:rPr>
        <w:t>同价</w:t>
      </w:r>
      <w:bookmarkEnd w:id="880"/>
      <w:bookmarkEnd w:id="881"/>
      <w:bookmarkEnd w:id="882"/>
      <w:bookmarkEnd w:id="883"/>
      <w:bookmarkEnd w:id="884"/>
      <w:bookmarkEnd w:id="885"/>
      <w:bookmarkEnd w:id="886"/>
      <w:bookmarkEnd w:id="887"/>
      <w:r>
        <w:rPr>
          <w:rFonts w:hint="eastAsia" w:ascii="宋体" w:hAnsi="宋体" w:eastAsia="宋体" w:cs="宋体"/>
          <w:sz w:val="24"/>
          <w:szCs w:val="24"/>
        </w:rPr>
        <w:t>格形式</w:t>
      </w:r>
    </w:p>
    <w:bookmarkEnd w:id="888"/>
    <w:bookmarkEnd w:id="889"/>
    <w:bookmarkEnd w:id="890"/>
    <w:bookmarkEnd w:id="891"/>
    <w:bookmarkEnd w:id="892"/>
    <w:bookmarkEnd w:id="893"/>
    <w:p w14:paraId="6C8B7A9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cs="宋体"/>
          <w:sz w:val="24"/>
          <w:szCs w:val="24"/>
          <w:lang w:val="en-US" w:eastAsia="zh-CN"/>
        </w:rPr>
        <w:t>12.1.1</w:t>
      </w:r>
      <w:r>
        <w:rPr>
          <w:rFonts w:hint="eastAsia" w:ascii="宋体" w:hAnsi="宋体" w:eastAsia="宋体" w:cs="宋体"/>
          <w:sz w:val="24"/>
          <w:szCs w:val="24"/>
        </w:rPr>
        <w:t>单价合同。</w:t>
      </w:r>
    </w:p>
    <w:p w14:paraId="5DBEEBA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综合单价包含的风险范围：</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02C4D9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风险费用的计算方法：</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0CB7BF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风险范围以外合同价格的调整方法：</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06838F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cs="宋体"/>
          <w:sz w:val="24"/>
          <w:szCs w:val="24"/>
          <w:lang w:val="en-US" w:eastAsia="zh-CN"/>
        </w:rPr>
        <w:t>12.1.2</w:t>
      </w:r>
      <w:r>
        <w:rPr>
          <w:rFonts w:hint="eastAsia" w:ascii="宋体" w:hAnsi="宋体" w:eastAsia="宋体" w:cs="宋体"/>
          <w:sz w:val="24"/>
          <w:szCs w:val="24"/>
        </w:rPr>
        <w:t>总价合同。</w:t>
      </w:r>
    </w:p>
    <w:p w14:paraId="2B89A5D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总价包含的风险范围：</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54CC97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风险费用的计算方法：</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A8C9D5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风险范围以外合同价格的调整方法：</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6D11A0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cs="宋体"/>
          <w:sz w:val="24"/>
          <w:szCs w:val="24"/>
          <w:lang w:val="en-US" w:eastAsia="zh-CN"/>
        </w:rPr>
        <w:t>12.1.3</w:t>
      </w:r>
      <w:r>
        <w:rPr>
          <w:rFonts w:hint="eastAsia" w:ascii="宋体" w:hAnsi="宋体" w:eastAsia="宋体" w:cs="宋体"/>
          <w:sz w:val="24"/>
          <w:szCs w:val="24"/>
        </w:rPr>
        <w:t>其他价格方式：</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6B1916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894" w:name="_Toc300935004"/>
      <w:bookmarkStart w:id="895" w:name="_Toc303539161"/>
      <w:bookmarkStart w:id="896" w:name="_Toc297216213"/>
      <w:bookmarkStart w:id="897" w:name="_Toc297123554"/>
      <w:bookmarkStart w:id="898" w:name="_Toc312678042"/>
      <w:bookmarkStart w:id="899" w:name="_Toc304295581"/>
      <w:bookmarkStart w:id="900" w:name="_Toc296944546"/>
      <w:bookmarkStart w:id="901" w:name="_Toc296347206"/>
      <w:bookmarkStart w:id="902" w:name="_Toc296503207"/>
      <w:bookmarkStart w:id="903" w:name="_Toc292559412"/>
      <w:bookmarkStart w:id="904" w:name="_Toc296891035"/>
      <w:bookmarkStart w:id="905" w:name="_Toc292559917"/>
      <w:bookmarkStart w:id="906" w:name="_Toc297120507"/>
      <w:bookmarkStart w:id="907" w:name="_Toc297048393"/>
      <w:bookmarkStart w:id="908" w:name="_Toc296891247"/>
      <w:bookmarkStart w:id="909" w:name="_Toc296346708"/>
      <w:r>
        <w:rPr>
          <w:rFonts w:hint="eastAsia" w:ascii="宋体" w:hAnsi="宋体" w:eastAsia="宋体" w:cs="宋体"/>
          <w:sz w:val="24"/>
          <w:szCs w:val="24"/>
        </w:rPr>
        <w:t>12.2 预付款</w:t>
      </w:r>
    </w:p>
    <w:bookmarkEnd w:id="894"/>
    <w:bookmarkEnd w:id="895"/>
    <w:bookmarkEnd w:id="896"/>
    <w:bookmarkEnd w:id="897"/>
    <w:bookmarkEnd w:id="898"/>
    <w:bookmarkEnd w:id="899"/>
    <w:p w14:paraId="2941FED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12.2.1 预付款的支付</w:t>
      </w:r>
    </w:p>
    <w:p w14:paraId="04D8782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预付款支付比例或金额：</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0C34BC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预付款支付期限：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AEC8B9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预付款扣回的方式：</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25195A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12.2.2 预付款担保</w:t>
      </w:r>
    </w:p>
    <w:p w14:paraId="61C33F6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承包人提交预付款担保的期限：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4FEFED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预付款担保的形式为：</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900"/>
    <w:bookmarkEnd w:id="901"/>
    <w:bookmarkEnd w:id="902"/>
    <w:bookmarkEnd w:id="903"/>
    <w:bookmarkEnd w:id="904"/>
    <w:bookmarkEnd w:id="905"/>
    <w:bookmarkEnd w:id="906"/>
    <w:bookmarkEnd w:id="907"/>
    <w:bookmarkEnd w:id="908"/>
    <w:bookmarkEnd w:id="909"/>
    <w:p w14:paraId="62A4403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12.3 计量</w:t>
      </w:r>
    </w:p>
    <w:p w14:paraId="78A7BDE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12.3.1 计量原则</w:t>
      </w:r>
    </w:p>
    <w:p w14:paraId="03E735B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工程量计算规则：</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D6240D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12.3.2 计量周期</w:t>
      </w:r>
    </w:p>
    <w:p w14:paraId="0E14A53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关于计量周期的约定：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66E5D1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12.3.3 单价合同的计量</w:t>
      </w:r>
    </w:p>
    <w:p w14:paraId="43D3545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关于单价合同计量的约定：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385BD8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12.3.4 总价合同的计量</w:t>
      </w:r>
    </w:p>
    <w:p w14:paraId="105623D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关于总价合同计量的约定：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5A55D4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12.3.5总价合同采用支付分解表计量支付的，是否适用第</w:t>
      </w:r>
      <w:r>
        <w:rPr>
          <w:rFonts w:hint="eastAsia" w:ascii="宋体" w:hAnsi="宋体" w:eastAsia="宋体" w:cs="宋体"/>
          <w:kern w:val="0"/>
          <w:sz w:val="24"/>
          <w:szCs w:val="24"/>
        </w:rPr>
        <w:t xml:space="preserve">12.3.4 </w:t>
      </w:r>
      <w:r>
        <w:rPr>
          <w:rFonts w:hint="eastAsia" w:ascii="宋体" w:hAnsi="宋体" w:eastAsia="宋体" w:cs="宋体"/>
          <w:sz w:val="24"/>
          <w:szCs w:val="24"/>
        </w:rPr>
        <w:t>项</w:t>
      </w:r>
      <w:r>
        <w:rPr>
          <w:rFonts w:hint="eastAsia" w:ascii="宋体" w:hAnsi="宋体" w:eastAsia="宋体" w:cs="宋体"/>
          <w:kern w:val="0"/>
          <w:sz w:val="24"/>
          <w:szCs w:val="24"/>
        </w:rPr>
        <w:t>〔总价合同的计量〕</w:t>
      </w:r>
      <w:r>
        <w:rPr>
          <w:rFonts w:hint="eastAsia" w:ascii="宋体" w:hAnsi="宋体" w:eastAsia="宋体" w:cs="宋体"/>
          <w:sz w:val="24"/>
          <w:szCs w:val="24"/>
        </w:rPr>
        <w:t>约定进行计量：</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181810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12.3.6 其他价格形式合同的计量</w:t>
      </w:r>
    </w:p>
    <w:p w14:paraId="5482FA4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其他价格形式的计量方式和程序：</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1945B8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12.4 工程进度款支付</w:t>
      </w:r>
    </w:p>
    <w:p w14:paraId="546F90F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910" w:name="_Toc303539163"/>
      <w:bookmarkStart w:id="911" w:name="_Toc297120511"/>
      <w:bookmarkStart w:id="912" w:name="_Toc292559921"/>
      <w:bookmarkStart w:id="913" w:name="_Toc296891039"/>
      <w:bookmarkStart w:id="914" w:name="_Toc297216215"/>
      <w:bookmarkStart w:id="915" w:name="_Toc292559416"/>
      <w:bookmarkStart w:id="916" w:name="_Toc296347210"/>
      <w:bookmarkStart w:id="917" w:name="_Toc296944550"/>
      <w:bookmarkStart w:id="918" w:name="_Toc296346712"/>
      <w:bookmarkStart w:id="919" w:name="_Toc296503211"/>
      <w:bookmarkStart w:id="920" w:name="_Toc300935006"/>
      <w:bookmarkStart w:id="921" w:name="_Toc296891251"/>
      <w:bookmarkStart w:id="922" w:name="_Toc297123556"/>
      <w:bookmarkStart w:id="923" w:name="_Toc297048397"/>
      <w:r>
        <w:rPr>
          <w:rFonts w:hint="eastAsia" w:ascii="宋体" w:hAnsi="宋体" w:eastAsia="宋体" w:cs="宋体"/>
          <w:sz w:val="24"/>
          <w:szCs w:val="24"/>
        </w:rPr>
        <w:t>12.4.1 付款周期</w:t>
      </w:r>
    </w:p>
    <w:p w14:paraId="6564C19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关于付款周期的约定：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4E2051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12.4.2 进度付款申请单的编制</w:t>
      </w:r>
    </w:p>
    <w:p w14:paraId="747D48B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关于进度付款申请单编制的约定：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41BEEF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r>
        <w:rPr>
          <w:rFonts w:hint="eastAsia" w:ascii="宋体" w:hAnsi="宋体" w:eastAsia="宋体" w:cs="宋体"/>
          <w:sz w:val="24"/>
          <w:szCs w:val="24"/>
        </w:rPr>
        <w:t>2.4.3 进度付款申请单的提交</w:t>
      </w:r>
    </w:p>
    <w:p w14:paraId="03FBC4F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（1）单价合同进度付款申请单提交的约定：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8581F3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（2）总价合同进度付款申请单提交的约定：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18BBE5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（3）其他价格形式合同进度付款申请单提交的约定：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111933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12.4.4 进度款审核和支付</w:t>
      </w:r>
    </w:p>
    <w:p w14:paraId="5D740A4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（1）监理人审查并报送发包人的期限：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5D7383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发包人完成审批并签发进度款支付证书的期限：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3CD794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（2）发包人支付进度款的期限：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25689D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发包人逾期支付进度款的违约金的计算方式：</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435225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12.4.</w:t>
      </w:r>
      <w:r>
        <w:rPr>
          <w:rFonts w:hint="eastAsia" w:cs="宋体"/>
          <w:sz w:val="24"/>
          <w:szCs w:val="24"/>
          <w:lang w:val="en-US" w:eastAsia="zh-CN"/>
        </w:rPr>
        <w:t>5</w:t>
      </w:r>
      <w:r>
        <w:rPr>
          <w:rFonts w:hint="eastAsia" w:ascii="宋体" w:hAnsi="宋体" w:eastAsia="宋体" w:cs="宋体"/>
          <w:sz w:val="24"/>
          <w:szCs w:val="24"/>
        </w:rPr>
        <w:t xml:space="preserve"> 支付分解表的编制</w:t>
      </w:r>
    </w:p>
    <w:p w14:paraId="7F5CC67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cs="宋体"/>
          <w:sz w:val="24"/>
          <w:szCs w:val="24"/>
          <w:lang w:eastAsia="zh-CN"/>
        </w:rPr>
        <w:t>（</w:t>
      </w:r>
      <w:r>
        <w:rPr>
          <w:rFonts w:hint="eastAsia" w:cs="宋体"/>
          <w:sz w:val="24"/>
          <w:szCs w:val="24"/>
          <w:lang w:val="en-US" w:eastAsia="zh-CN"/>
        </w:rPr>
        <w:t>1</w:t>
      </w:r>
      <w:r>
        <w:rPr>
          <w:rFonts w:hint="eastAsia" w:cs="宋体"/>
          <w:sz w:val="24"/>
          <w:szCs w:val="24"/>
          <w:lang w:eastAsia="zh-CN"/>
        </w:rPr>
        <w:t>）</w:t>
      </w:r>
      <w:r>
        <w:rPr>
          <w:rFonts w:hint="eastAsia" w:ascii="宋体" w:hAnsi="宋体" w:eastAsia="宋体" w:cs="宋体"/>
          <w:sz w:val="24"/>
          <w:szCs w:val="24"/>
        </w:rPr>
        <w:t>总价合同支付分解表的编制与审批：</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1B14F4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cs="宋体"/>
          <w:sz w:val="24"/>
          <w:szCs w:val="24"/>
          <w:lang w:eastAsia="zh-CN"/>
        </w:rPr>
        <w:t>（</w:t>
      </w:r>
      <w:r>
        <w:rPr>
          <w:rFonts w:hint="eastAsia" w:cs="宋体"/>
          <w:sz w:val="24"/>
          <w:szCs w:val="24"/>
          <w:lang w:val="en-US" w:eastAsia="zh-CN"/>
        </w:rPr>
        <w:t>2</w:t>
      </w:r>
      <w:r>
        <w:rPr>
          <w:rFonts w:hint="eastAsia" w:cs="宋体"/>
          <w:sz w:val="24"/>
          <w:szCs w:val="24"/>
          <w:lang w:eastAsia="zh-CN"/>
        </w:rPr>
        <w:t>）</w:t>
      </w:r>
      <w:r>
        <w:rPr>
          <w:rFonts w:hint="eastAsia" w:ascii="宋体" w:hAnsi="宋体" w:eastAsia="宋体" w:cs="宋体"/>
          <w:sz w:val="24"/>
          <w:szCs w:val="24"/>
        </w:rPr>
        <w:t>单价合同的总价项目支付分解表的编制与审批：</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753"/>
    <w:p w14:paraId="032637C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924" w:name="_Toc351203645"/>
      <w:bookmarkStart w:id="925" w:name="_Toc304295593"/>
      <w:bookmarkStart w:id="926" w:name="_Toc296891259"/>
      <w:bookmarkStart w:id="927" w:name="_Toc296347218"/>
      <w:bookmarkStart w:id="928" w:name="_Toc296503219"/>
      <w:bookmarkStart w:id="929" w:name="_Toc292559929"/>
      <w:bookmarkStart w:id="930" w:name="_Toc292559424"/>
      <w:bookmarkStart w:id="931" w:name="_Toc312678053"/>
      <w:bookmarkStart w:id="932" w:name="_Toc303539172"/>
      <w:bookmarkStart w:id="933" w:name="_Toc297120519"/>
      <w:bookmarkStart w:id="934" w:name="_Toc296891047"/>
      <w:bookmarkStart w:id="935" w:name="_Toc297123564"/>
      <w:bookmarkStart w:id="936" w:name="_Toc297216223"/>
      <w:bookmarkStart w:id="937" w:name="_Toc296346720"/>
      <w:bookmarkStart w:id="938" w:name="_Toc296944558"/>
      <w:bookmarkStart w:id="939" w:name="_Toc300935015"/>
      <w:bookmarkStart w:id="940" w:name="_Toc297048405"/>
      <w:r>
        <w:rPr>
          <w:rFonts w:hint="eastAsia" w:ascii="宋体" w:hAnsi="宋体" w:eastAsia="宋体" w:cs="宋体"/>
          <w:sz w:val="24"/>
          <w:szCs w:val="24"/>
        </w:rPr>
        <w:t>13. 验收和工程试车</w:t>
      </w:r>
      <w:bookmarkEnd w:id="924"/>
    </w:p>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p w14:paraId="42633BC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13.1 分部分项工程验收</w:t>
      </w:r>
    </w:p>
    <w:p w14:paraId="4ACAB9D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监理人不能按时进行验收时，应提前</w:t>
      </w:r>
      <w:r>
        <w:rPr>
          <w:rFonts w:hint="eastAsia" w:ascii="宋体" w:hAnsi="宋体" w:eastAsia="宋体" w:cs="宋体"/>
          <w:sz w:val="24"/>
          <w:szCs w:val="24"/>
          <w:u w:val="single"/>
        </w:rPr>
        <w:t xml:space="preserve">       </w:t>
      </w:r>
      <w:r>
        <w:rPr>
          <w:rFonts w:hint="eastAsia" w:ascii="宋体" w:hAnsi="宋体" w:eastAsia="宋体" w:cs="宋体"/>
          <w:sz w:val="24"/>
          <w:szCs w:val="24"/>
        </w:rPr>
        <w:t>小时提交书面延期要求。</w:t>
      </w:r>
    </w:p>
    <w:p w14:paraId="0FDE90D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关于延期最长不得超过：</w:t>
      </w:r>
      <w:r>
        <w:rPr>
          <w:rFonts w:hint="eastAsia" w:ascii="宋体" w:hAnsi="宋体" w:eastAsia="宋体" w:cs="宋体"/>
          <w:sz w:val="24"/>
          <w:szCs w:val="24"/>
          <w:u w:val="single"/>
        </w:rPr>
        <w:t xml:space="preserve">         </w:t>
      </w:r>
      <w:r>
        <w:rPr>
          <w:rFonts w:hint="eastAsia" w:ascii="宋体" w:hAnsi="宋体" w:eastAsia="宋体" w:cs="宋体"/>
          <w:sz w:val="24"/>
          <w:szCs w:val="24"/>
        </w:rPr>
        <w:t>小时。</w:t>
      </w:r>
    </w:p>
    <w:p w14:paraId="446C418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941" w:name="_Toc297120523"/>
      <w:bookmarkStart w:id="942" w:name="_Toc296891051"/>
      <w:bookmarkStart w:id="943" w:name="_Toc296944562"/>
      <w:bookmarkStart w:id="944" w:name="_Toc297048409"/>
      <w:bookmarkStart w:id="945" w:name="_Toc296347222"/>
      <w:bookmarkStart w:id="946" w:name="_Toc292559933"/>
      <w:bookmarkStart w:id="947" w:name="_Toc312678056"/>
      <w:bookmarkStart w:id="948" w:name="_Toc296891263"/>
      <w:bookmarkStart w:id="949" w:name="_Toc300935016"/>
      <w:bookmarkStart w:id="950" w:name="_Toc292559428"/>
      <w:bookmarkStart w:id="951" w:name="_Toc297123565"/>
      <w:bookmarkStart w:id="952" w:name="_Toc296503223"/>
      <w:bookmarkStart w:id="953" w:name="_Toc296346724"/>
      <w:bookmarkStart w:id="954" w:name="_Toc304295596"/>
      <w:bookmarkStart w:id="955" w:name="_Toc297216224"/>
      <w:bookmarkStart w:id="956" w:name="_Toc303539173"/>
      <w:bookmarkStart w:id="957" w:name="_Toc267251472"/>
      <w:bookmarkStart w:id="958" w:name="_Toc267251470"/>
      <w:bookmarkStart w:id="959" w:name="_Toc267251473"/>
      <w:bookmarkStart w:id="960" w:name="_Toc267251475"/>
      <w:bookmarkStart w:id="961" w:name="_Toc267251471"/>
      <w:bookmarkStart w:id="962" w:name="_Toc267251476"/>
      <w:bookmarkStart w:id="963" w:name="_Toc267251474"/>
      <w:r>
        <w:rPr>
          <w:rFonts w:hint="eastAsia" w:ascii="宋体" w:hAnsi="宋体" w:eastAsia="宋体" w:cs="宋体"/>
          <w:sz w:val="24"/>
          <w:szCs w:val="24"/>
        </w:rPr>
        <w:t>13.2 竣工验收</w:t>
      </w:r>
    </w:p>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14:paraId="6FC0CEB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964" w:name="_Toc280868704"/>
      <w:bookmarkStart w:id="965" w:name="_Toc280868705"/>
      <w:bookmarkStart w:id="966" w:name="_Toc280868706"/>
      <w:bookmarkStart w:id="967" w:name="_Toc280868707"/>
      <w:bookmarkStart w:id="968" w:name="_Toc280868708"/>
      <w:bookmarkStart w:id="969" w:name="_Toc280868709"/>
      <w:r>
        <w:rPr>
          <w:rFonts w:hint="eastAsia" w:ascii="宋体" w:hAnsi="宋体" w:eastAsia="宋体" w:cs="宋体"/>
          <w:sz w:val="24"/>
          <w:szCs w:val="24"/>
        </w:rPr>
        <w:t>13.2.</w:t>
      </w:r>
      <w:r>
        <w:rPr>
          <w:rFonts w:hint="eastAsia" w:cs="宋体"/>
          <w:sz w:val="24"/>
          <w:szCs w:val="24"/>
          <w:lang w:val="en-US" w:eastAsia="zh-CN"/>
        </w:rPr>
        <w:t xml:space="preserve">1 </w:t>
      </w:r>
      <w:r>
        <w:rPr>
          <w:rFonts w:hint="eastAsia" w:ascii="宋体" w:hAnsi="宋体" w:eastAsia="宋体" w:cs="宋体"/>
          <w:sz w:val="24"/>
          <w:szCs w:val="24"/>
        </w:rPr>
        <w:t>竣工验收程序</w:t>
      </w:r>
    </w:p>
    <w:bookmarkEnd w:id="964"/>
    <w:p w14:paraId="4D25C9B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kern w:val="0"/>
          <w:sz w:val="24"/>
          <w:szCs w:val="24"/>
        </w:rPr>
        <w:t>关于竣工验收程序的约定：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AA45B3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kern w:val="0"/>
          <w:sz w:val="24"/>
          <w:szCs w:val="24"/>
        </w:rPr>
        <w:t>发包人不按照本项约定组织竣工验收、颁发工程接收证书的违约金的计算方法：</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965"/>
    <w:p w14:paraId="7755762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13.2.</w:t>
      </w:r>
      <w:r>
        <w:rPr>
          <w:rFonts w:hint="eastAsia" w:cs="宋体"/>
          <w:sz w:val="24"/>
          <w:szCs w:val="24"/>
          <w:lang w:val="en-US" w:eastAsia="zh-CN"/>
        </w:rPr>
        <w:t xml:space="preserve">2 </w:t>
      </w:r>
      <w:r>
        <w:rPr>
          <w:rFonts w:hint="eastAsia" w:ascii="宋体" w:hAnsi="宋体" w:eastAsia="宋体" w:cs="宋体"/>
          <w:sz w:val="24"/>
          <w:szCs w:val="24"/>
        </w:rPr>
        <w:t>移交、接收全部与部分工程</w:t>
      </w:r>
    </w:p>
    <w:bookmarkEnd w:id="966"/>
    <w:p w14:paraId="55C4A8F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承包人向发包人移交工程的期限：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10B849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kern w:val="0"/>
          <w:sz w:val="24"/>
          <w:szCs w:val="24"/>
        </w:rPr>
        <w:t>发包人未按本合同约定接收全部或部分工程的，违约金的计算方法为：</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967"/>
    <w:p w14:paraId="43C25EE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承包人未按时移交工程的，违约金的计算方法为：</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F4BAEC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13.3 工程试车</w:t>
      </w:r>
    </w:p>
    <w:bookmarkEnd w:id="968"/>
    <w:p w14:paraId="1A78550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13.3.1 试车程序</w:t>
      </w:r>
    </w:p>
    <w:p w14:paraId="2957CB0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工程试车内容：</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F1EB17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（1）单机无负荷试车费用由</w:t>
      </w:r>
      <w:r>
        <w:rPr>
          <w:rFonts w:hint="eastAsia" w:ascii="宋体" w:hAnsi="宋体" w:eastAsia="宋体" w:cs="宋体"/>
          <w:sz w:val="24"/>
          <w:szCs w:val="24"/>
          <w:u w:val="single"/>
        </w:rPr>
        <w:t xml:space="preserve">                     </w:t>
      </w:r>
      <w:r>
        <w:rPr>
          <w:rFonts w:hint="eastAsia" w:ascii="宋体" w:hAnsi="宋体" w:eastAsia="宋体" w:cs="宋体"/>
          <w:kern w:val="0"/>
          <w:sz w:val="24"/>
          <w:szCs w:val="24"/>
        </w:rPr>
        <w:t>承担；</w:t>
      </w:r>
    </w:p>
    <w:p w14:paraId="2C5AC8E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（2）无负荷联动试车费用由</w:t>
      </w:r>
      <w:r>
        <w:rPr>
          <w:rFonts w:hint="eastAsia" w:ascii="宋体" w:hAnsi="宋体" w:eastAsia="宋体" w:cs="宋体"/>
          <w:sz w:val="24"/>
          <w:szCs w:val="24"/>
          <w:u w:val="single"/>
        </w:rPr>
        <w:t xml:space="preserve">                     </w:t>
      </w:r>
      <w:r>
        <w:rPr>
          <w:rFonts w:hint="eastAsia" w:ascii="宋体" w:hAnsi="宋体" w:eastAsia="宋体" w:cs="宋体"/>
          <w:kern w:val="0"/>
          <w:sz w:val="24"/>
          <w:szCs w:val="24"/>
        </w:rPr>
        <w:t>承担。</w:t>
      </w:r>
    </w:p>
    <w:p w14:paraId="29447B3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13.3.</w:t>
      </w:r>
      <w:r>
        <w:rPr>
          <w:rFonts w:hint="eastAsia" w:cs="宋体"/>
          <w:kern w:val="0"/>
          <w:sz w:val="24"/>
          <w:szCs w:val="24"/>
          <w:lang w:val="en-US" w:eastAsia="zh-CN"/>
        </w:rPr>
        <w:t>2</w:t>
      </w:r>
      <w:r>
        <w:rPr>
          <w:rFonts w:hint="eastAsia" w:ascii="宋体" w:hAnsi="宋体" w:eastAsia="宋体" w:cs="宋体"/>
          <w:kern w:val="0"/>
          <w:sz w:val="24"/>
          <w:szCs w:val="24"/>
        </w:rPr>
        <w:t xml:space="preserve"> 投料试车</w:t>
      </w:r>
    </w:p>
    <w:p w14:paraId="04624F8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关于投料试车相关事项的约定：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57519EA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13.</w:t>
      </w:r>
      <w:r>
        <w:rPr>
          <w:rFonts w:hint="eastAsia" w:cs="宋体"/>
          <w:sz w:val="24"/>
          <w:szCs w:val="24"/>
          <w:lang w:val="en-US" w:eastAsia="zh-CN"/>
        </w:rPr>
        <w:t>4</w:t>
      </w:r>
      <w:r>
        <w:rPr>
          <w:rFonts w:hint="eastAsia" w:ascii="宋体" w:hAnsi="宋体" w:eastAsia="宋体" w:cs="宋体"/>
          <w:sz w:val="24"/>
          <w:szCs w:val="24"/>
        </w:rPr>
        <w:t xml:space="preserve"> 竣工退场</w:t>
      </w:r>
    </w:p>
    <w:p w14:paraId="4011F49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13.</w:t>
      </w:r>
      <w:r>
        <w:rPr>
          <w:rFonts w:hint="eastAsia" w:cs="宋体"/>
          <w:kern w:val="0"/>
          <w:sz w:val="24"/>
          <w:szCs w:val="24"/>
          <w:lang w:val="en-US" w:eastAsia="zh-CN"/>
        </w:rPr>
        <w:t>4</w:t>
      </w:r>
      <w:r>
        <w:rPr>
          <w:rFonts w:hint="eastAsia" w:ascii="宋体" w:hAnsi="宋体" w:eastAsia="宋体" w:cs="宋体"/>
          <w:kern w:val="0"/>
          <w:sz w:val="24"/>
          <w:szCs w:val="24"/>
        </w:rPr>
        <w:t>.1 竣工退场</w:t>
      </w:r>
    </w:p>
    <w:p w14:paraId="7D95CF3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承包人完成竣工退场的期限：</w:t>
      </w:r>
      <w:r>
        <w:rPr>
          <w:rFonts w:hint="eastAsia" w:ascii="宋体" w:hAnsi="宋体" w:eastAsia="宋体" w:cs="宋体"/>
          <w:sz w:val="24"/>
          <w:szCs w:val="24"/>
          <w:u w:val="single"/>
        </w:rPr>
        <w:t xml:space="preserve">                            </w:t>
      </w:r>
      <w:r>
        <w:rPr>
          <w:rFonts w:hint="eastAsia" w:ascii="宋体" w:hAnsi="宋体" w:eastAsia="宋体" w:cs="宋体"/>
          <w:kern w:val="0"/>
          <w:sz w:val="24"/>
          <w:szCs w:val="24"/>
        </w:rPr>
        <w:t>。</w:t>
      </w:r>
    </w:p>
    <w:p w14:paraId="16B656E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970" w:name="_Toc351203646"/>
      <w:r>
        <w:rPr>
          <w:rFonts w:hint="eastAsia" w:ascii="宋体" w:hAnsi="宋体" w:eastAsia="宋体" w:cs="宋体"/>
          <w:sz w:val="24"/>
          <w:szCs w:val="24"/>
        </w:rPr>
        <w:t>14. 竣工结算</w:t>
      </w:r>
      <w:bookmarkEnd w:id="970"/>
    </w:p>
    <w:p w14:paraId="1BB24C1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14.1 竣工结算申请</w:t>
      </w:r>
    </w:p>
    <w:p w14:paraId="1099E85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承包人提交竣工结算申请单的期限：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713F52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竣工结算申请单应包括的内容：</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1BDB1E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14.2 竣工结算审核</w:t>
      </w:r>
    </w:p>
    <w:p w14:paraId="309C001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发包人审批竣工付款申请单的期限：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A5F78A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发包人完成竣工付款的期限：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3032B4A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关于竣工付款证书异议部分复核的方式和程序：</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59AB0B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w:t>
      </w:r>
      <w:r>
        <w:rPr>
          <w:rFonts w:hint="eastAsia" w:cs="宋体"/>
          <w:sz w:val="24"/>
          <w:szCs w:val="24"/>
          <w:lang w:val="en-US" w:eastAsia="zh-CN"/>
        </w:rPr>
        <w:t>3</w:t>
      </w:r>
      <w:r>
        <w:rPr>
          <w:rFonts w:hint="eastAsia" w:ascii="宋体" w:hAnsi="宋体" w:eastAsia="宋体" w:cs="宋体"/>
          <w:sz w:val="24"/>
          <w:szCs w:val="24"/>
        </w:rPr>
        <w:t xml:space="preserve"> 最终结清</w:t>
      </w:r>
    </w:p>
    <w:p w14:paraId="1A0FA8D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14.</w:t>
      </w:r>
      <w:r>
        <w:rPr>
          <w:rFonts w:hint="eastAsia" w:cs="宋体"/>
          <w:kern w:val="0"/>
          <w:sz w:val="24"/>
          <w:szCs w:val="24"/>
          <w:lang w:val="en-US" w:eastAsia="zh-CN"/>
        </w:rPr>
        <w:t>3</w:t>
      </w:r>
      <w:r>
        <w:rPr>
          <w:rFonts w:hint="eastAsia" w:ascii="宋体" w:hAnsi="宋体" w:eastAsia="宋体" w:cs="宋体"/>
          <w:kern w:val="0"/>
          <w:sz w:val="24"/>
          <w:szCs w:val="24"/>
        </w:rPr>
        <w:t>.1 最终结清申请单</w:t>
      </w:r>
    </w:p>
    <w:p w14:paraId="27D7FB7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承包人提交最终结清申请单的份数：</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982294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kern w:val="0"/>
          <w:sz w:val="24"/>
          <w:szCs w:val="24"/>
        </w:rPr>
        <w:t>承包人提交最终结算申请单的期限：</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w:t>
      </w:r>
    </w:p>
    <w:p w14:paraId="4C7D49F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14.</w:t>
      </w:r>
      <w:r>
        <w:rPr>
          <w:rFonts w:hint="eastAsia" w:cs="宋体"/>
          <w:sz w:val="24"/>
          <w:szCs w:val="24"/>
          <w:lang w:val="en-US" w:eastAsia="zh-CN"/>
        </w:rPr>
        <w:t>3</w:t>
      </w:r>
      <w:r>
        <w:rPr>
          <w:rFonts w:hint="eastAsia" w:ascii="宋体" w:hAnsi="宋体" w:eastAsia="宋体" w:cs="宋体"/>
          <w:sz w:val="24"/>
          <w:szCs w:val="24"/>
        </w:rPr>
        <w:t>.2 最终结清证书和支付</w:t>
      </w:r>
    </w:p>
    <w:p w14:paraId="1BE5F51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（1）发包人完成最终结清申请单的审批并颁发最终结清证书的期限：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18D469C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（2）发包人完成支付的期限：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957"/>
    <w:bookmarkEnd w:id="958"/>
    <w:bookmarkEnd w:id="959"/>
    <w:bookmarkEnd w:id="960"/>
    <w:bookmarkEnd w:id="961"/>
    <w:bookmarkEnd w:id="962"/>
    <w:bookmarkEnd w:id="963"/>
    <w:bookmarkEnd w:id="969"/>
    <w:p w14:paraId="59CE851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971" w:name="_Toc351203647"/>
      <w:bookmarkStart w:id="972" w:name="_Toc267251483"/>
      <w:bookmarkStart w:id="973" w:name="_Toc267251484"/>
      <w:bookmarkStart w:id="974" w:name="_Toc267251482"/>
      <w:bookmarkStart w:id="975" w:name="_Toc267251485"/>
      <w:bookmarkStart w:id="976" w:name="_Toc267251489"/>
      <w:bookmarkStart w:id="977" w:name="_Toc267251490"/>
      <w:bookmarkStart w:id="978" w:name="_Toc267251488"/>
      <w:bookmarkStart w:id="979" w:name="_Toc267251486"/>
      <w:bookmarkStart w:id="980" w:name="_Toc267251498"/>
      <w:bookmarkStart w:id="981" w:name="_Toc267251499"/>
      <w:bookmarkStart w:id="982" w:name="_Toc267251497"/>
      <w:bookmarkStart w:id="983" w:name="_Toc267251503"/>
      <w:bookmarkStart w:id="984" w:name="_Toc267251493"/>
      <w:bookmarkStart w:id="985" w:name="_Toc267251496"/>
      <w:bookmarkStart w:id="986" w:name="_Toc267251494"/>
      <w:bookmarkStart w:id="987" w:name="_Toc267251492"/>
      <w:bookmarkStart w:id="988" w:name="_Toc267251501"/>
      <w:bookmarkStart w:id="989" w:name="_Toc267251495"/>
      <w:bookmarkStart w:id="990" w:name="_Toc267251502"/>
      <w:bookmarkStart w:id="991" w:name="_Toc267251491"/>
      <w:bookmarkStart w:id="992" w:name="_Toc267251504"/>
      <w:bookmarkStart w:id="993" w:name="_Toc267251506"/>
      <w:bookmarkStart w:id="994" w:name="_Toc267251507"/>
      <w:bookmarkStart w:id="995" w:name="_Toc267251508"/>
      <w:bookmarkStart w:id="996" w:name="_Toc267251510"/>
      <w:bookmarkStart w:id="997" w:name="_Toc267251514"/>
      <w:bookmarkStart w:id="998" w:name="_Toc267251513"/>
      <w:bookmarkStart w:id="999" w:name="_Toc267251515"/>
      <w:bookmarkStart w:id="1000" w:name="_Toc267251509"/>
      <w:bookmarkStart w:id="1001" w:name="_Toc267251511"/>
      <w:r>
        <w:rPr>
          <w:rFonts w:hint="eastAsia" w:ascii="宋体" w:hAnsi="宋体" w:eastAsia="宋体" w:cs="宋体"/>
          <w:sz w:val="24"/>
          <w:szCs w:val="24"/>
        </w:rPr>
        <w:t>15. 缺陷责任期与保修</w:t>
      </w:r>
      <w:bookmarkEnd w:id="971"/>
    </w:p>
    <w:p w14:paraId="1374C15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15.</w:t>
      </w:r>
      <w:r>
        <w:rPr>
          <w:rFonts w:hint="eastAsia" w:cs="宋体"/>
          <w:sz w:val="24"/>
          <w:szCs w:val="24"/>
          <w:lang w:val="en-US" w:eastAsia="zh-CN"/>
        </w:rPr>
        <w:t xml:space="preserve">1 </w:t>
      </w:r>
      <w:r>
        <w:rPr>
          <w:rFonts w:hint="eastAsia" w:ascii="宋体" w:hAnsi="宋体" w:eastAsia="宋体" w:cs="宋体"/>
          <w:sz w:val="24"/>
          <w:szCs w:val="24"/>
        </w:rPr>
        <w:t>缺陷责任期</w:t>
      </w:r>
      <w:bookmarkEnd w:id="972"/>
    </w:p>
    <w:p w14:paraId="2A1A548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缺陷责任期的具体期限：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59822D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15.</w:t>
      </w:r>
      <w:r>
        <w:rPr>
          <w:rFonts w:hint="eastAsia" w:cs="宋体"/>
          <w:sz w:val="24"/>
          <w:szCs w:val="24"/>
          <w:lang w:val="en-US" w:eastAsia="zh-CN"/>
        </w:rPr>
        <w:t>2</w:t>
      </w:r>
      <w:r>
        <w:rPr>
          <w:rFonts w:hint="eastAsia" w:ascii="宋体" w:hAnsi="宋体" w:eastAsia="宋体" w:cs="宋体"/>
          <w:sz w:val="24"/>
          <w:szCs w:val="24"/>
        </w:rPr>
        <w:t xml:space="preserve"> 质量保证金</w:t>
      </w:r>
    </w:p>
    <w:p w14:paraId="069AEEF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关于是否扣留质量保证金的约定：</w:t>
      </w:r>
      <w:r>
        <w:rPr>
          <w:rFonts w:hint="eastAsia" w:ascii="宋体" w:hAnsi="宋体" w:eastAsia="宋体" w:cs="宋体"/>
          <w:sz w:val="24"/>
          <w:szCs w:val="24"/>
          <w:u w:val="single"/>
        </w:rPr>
        <w:t xml:space="preserve">            </w:t>
      </w:r>
      <w:r>
        <w:rPr>
          <w:rFonts w:hint="eastAsia" w:ascii="宋体" w:hAnsi="宋体" w:eastAsia="宋体" w:cs="宋体"/>
          <w:sz w:val="24"/>
          <w:szCs w:val="24"/>
        </w:rPr>
        <w:t>。在工程项目竣工前，承包人按专用合同条款第3.7条提供履约担保的，发包人不得同时预留工程质量保证金。</w:t>
      </w:r>
    </w:p>
    <w:p w14:paraId="44308E7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15.</w:t>
      </w:r>
      <w:r>
        <w:rPr>
          <w:rFonts w:hint="eastAsia" w:cs="宋体"/>
          <w:sz w:val="24"/>
          <w:szCs w:val="24"/>
          <w:lang w:val="en-US" w:eastAsia="zh-CN"/>
        </w:rPr>
        <w:t>2</w:t>
      </w:r>
      <w:r>
        <w:rPr>
          <w:rFonts w:hint="eastAsia" w:ascii="宋体" w:hAnsi="宋体" w:eastAsia="宋体" w:cs="宋体"/>
          <w:sz w:val="24"/>
          <w:szCs w:val="24"/>
        </w:rPr>
        <w:t>.1 承包人提供质量保证金的方式</w:t>
      </w:r>
    </w:p>
    <w:p w14:paraId="414D82F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质量保证金采用以下第</w:t>
      </w:r>
      <w:r>
        <w:rPr>
          <w:rFonts w:hint="eastAsia" w:ascii="宋体" w:hAnsi="宋体" w:eastAsia="宋体" w:cs="宋体"/>
          <w:sz w:val="24"/>
          <w:szCs w:val="24"/>
          <w:u w:val="single"/>
        </w:rPr>
        <w:t xml:space="preserve">     </w:t>
      </w:r>
      <w:r>
        <w:rPr>
          <w:rFonts w:hint="eastAsia" w:ascii="宋体" w:hAnsi="宋体" w:eastAsia="宋体" w:cs="宋体"/>
          <w:sz w:val="24"/>
          <w:szCs w:val="24"/>
        </w:rPr>
        <w:t>种方式：</w:t>
      </w:r>
    </w:p>
    <w:p w14:paraId="30F181F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（1）质量保证金保函，保证金额为：</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 xml:space="preserve">； </w:t>
      </w:r>
    </w:p>
    <w:p w14:paraId="31A5694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（2）</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%的工程款；</w:t>
      </w:r>
    </w:p>
    <w:p w14:paraId="73F9A25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（3）其他方式</w:t>
      </w:r>
      <w:r>
        <w:rPr>
          <w:rFonts w:hint="eastAsia" w:cs="宋体"/>
          <w:kern w:val="0"/>
          <w:sz w:val="24"/>
          <w:szCs w:val="24"/>
          <w:lang w:eastAsia="zh-CN"/>
        </w:rPr>
        <w:t>：</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08E1176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15.</w:t>
      </w:r>
      <w:r>
        <w:rPr>
          <w:rFonts w:hint="eastAsia" w:cs="宋体"/>
          <w:sz w:val="24"/>
          <w:szCs w:val="24"/>
          <w:lang w:val="en-US" w:eastAsia="zh-CN"/>
        </w:rPr>
        <w:t>2</w:t>
      </w:r>
      <w:r>
        <w:rPr>
          <w:rFonts w:hint="eastAsia" w:ascii="宋体" w:hAnsi="宋体" w:eastAsia="宋体" w:cs="宋体"/>
          <w:sz w:val="24"/>
          <w:szCs w:val="24"/>
        </w:rPr>
        <w:t xml:space="preserve">.2 质量保证金的扣留 </w:t>
      </w:r>
    </w:p>
    <w:p w14:paraId="0E3DD57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质量保证金的扣留采取以下第</w:t>
      </w:r>
      <w:r>
        <w:rPr>
          <w:rFonts w:hint="eastAsia" w:ascii="宋体" w:hAnsi="宋体" w:eastAsia="宋体" w:cs="宋体"/>
          <w:sz w:val="24"/>
          <w:szCs w:val="24"/>
          <w:u w:val="single"/>
        </w:rPr>
        <w:t xml:space="preserve">     </w:t>
      </w:r>
      <w:r>
        <w:rPr>
          <w:rFonts w:hint="eastAsia" w:ascii="宋体" w:hAnsi="宋体" w:eastAsia="宋体" w:cs="宋体"/>
          <w:sz w:val="24"/>
          <w:szCs w:val="24"/>
        </w:rPr>
        <w:t>种方式：</w:t>
      </w:r>
    </w:p>
    <w:p w14:paraId="3D26A9F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（1）在支付工程进度款时逐次扣留，在此情形下，质量保证金的计算基数不包括预付款的支付、扣回以及价格调整的金额；</w:t>
      </w:r>
    </w:p>
    <w:p w14:paraId="62FD032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（2）工程竣工结算时一次性扣留质量保证金；</w:t>
      </w:r>
    </w:p>
    <w:p w14:paraId="6EB3A43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（3）其他扣留方式</w:t>
      </w:r>
      <w:r>
        <w:rPr>
          <w:rFonts w:hint="eastAsia" w:cs="宋体"/>
          <w:kern w:val="0"/>
          <w:sz w:val="24"/>
          <w:szCs w:val="24"/>
          <w:lang w:eastAsia="zh-CN"/>
        </w:rPr>
        <w:t>：</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588EC74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关于质量保证金的补充约定：</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bookmarkEnd w:id="973"/>
    <w:bookmarkEnd w:id="974"/>
    <w:p w14:paraId="500B677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15.</w:t>
      </w:r>
      <w:r>
        <w:rPr>
          <w:rFonts w:hint="eastAsia" w:cs="宋体"/>
          <w:sz w:val="24"/>
          <w:szCs w:val="24"/>
          <w:lang w:val="en-US" w:eastAsia="zh-CN"/>
        </w:rPr>
        <w:t xml:space="preserve">3 </w:t>
      </w:r>
      <w:r>
        <w:rPr>
          <w:rFonts w:hint="eastAsia" w:ascii="宋体" w:hAnsi="宋体" w:eastAsia="宋体" w:cs="宋体"/>
          <w:sz w:val="24"/>
          <w:szCs w:val="24"/>
        </w:rPr>
        <w:t>保修</w:t>
      </w:r>
    </w:p>
    <w:bookmarkEnd w:id="975"/>
    <w:p w14:paraId="75A83DA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15.</w:t>
      </w:r>
      <w:r>
        <w:rPr>
          <w:rFonts w:hint="eastAsia" w:cs="宋体"/>
          <w:sz w:val="24"/>
          <w:szCs w:val="24"/>
          <w:lang w:val="en-US" w:eastAsia="zh-CN"/>
        </w:rPr>
        <w:t>3</w:t>
      </w:r>
      <w:r>
        <w:rPr>
          <w:rFonts w:hint="eastAsia" w:ascii="宋体" w:hAnsi="宋体" w:eastAsia="宋体" w:cs="宋体"/>
          <w:sz w:val="24"/>
          <w:szCs w:val="24"/>
        </w:rPr>
        <w:t>.1 保修责任</w:t>
      </w:r>
    </w:p>
    <w:p w14:paraId="637FA62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工程保修期为：</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631B374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15.</w:t>
      </w:r>
      <w:r>
        <w:rPr>
          <w:rFonts w:hint="eastAsia" w:cs="宋体"/>
          <w:sz w:val="24"/>
          <w:szCs w:val="24"/>
          <w:lang w:val="en-US" w:eastAsia="zh-CN"/>
        </w:rPr>
        <w:t>3</w:t>
      </w:r>
      <w:r>
        <w:rPr>
          <w:rFonts w:hint="eastAsia" w:ascii="宋体" w:hAnsi="宋体" w:eastAsia="宋体" w:cs="宋体"/>
          <w:sz w:val="24"/>
          <w:szCs w:val="24"/>
        </w:rPr>
        <w:t>.</w:t>
      </w:r>
      <w:r>
        <w:rPr>
          <w:rFonts w:hint="eastAsia" w:cs="宋体"/>
          <w:sz w:val="24"/>
          <w:szCs w:val="24"/>
          <w:lang w:val="en-US" w:eastAsia="zh-CN"/>
        </w:rPr>
        <w:t>2</w:t>
      </w:r>
      <w:r>
        <w:rPr>
          <w:rFonts w:hint="eastAsia" w:ascii="宋体" w:hAnsi="宋体" w:eastAsia="宋体" w:cs="宋体"/>
          <w:sz w:val="24"/>
          <w:szCs w:val="24"/>
        </w:rPr>
        <w:t xml:space="preserve"> 修复通知</w:t>
      </w:r>
    </w:p>
    <w:p w14:paraId="67F8211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承包人收到保修通知并到达工程现场的合理时间：</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bookmarkEnd w:id="976"/>
    <w:bookmarkEnd w:id="977"/>
    <w:bookmarkEnd w:id="978"/>
    <w:bookmarkEnd w:id="979"/>
    <w:p w14:paraId="4B23842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1002" w:name="_Toc351203648"/>
      <w:bookmarkStart w:id="1003" w:name="_Toc280868717"/>
      <w:bookmarkStart w:id="1004" w:name="_Toc280868718"/>
      <w:r>
        <w:rPr>
          <w:rFonts w:hint="eastAsia" w:ascii="宋体" w:hAnsi="宋体" w:eastAsia="宋体" w:cs="宋体"/>
          <w:sz w:val="24"/>
          <w:szCs w:val="24"/>
        </w:rPr>
        <w:t>16. 违约</w:t>
      </w:r>
      <w:bookmarkEnd w:id="1002"/>
    </w:p>
    <w:p w14:paraId="095BC21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16.1 发包人违约</w:t>
      </w:r>
    </w:p>
    <w:p w14:paraId="3471ADE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16.1.1发包人违约的情形</w:t>
      </w:r>
    </w:p>
    <w:p w14:paraId="310F662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发包人违约的其他情形：</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7055009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16.1.2 发包人违约的责任</w:t>
      </w:r>
    </w:p>
    <w:p w14:paraId="1DCB7AA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发包人违约责任的承担方式和计算方法：</w:t>
      </w:r>
    </w:p>
    <w:p w14:paraId="7880480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u w:val="single"/>
        </w:rPr>
      </w:pPr>
      <w:r>
        <w:rPr>
          <w:rFonts w:hint="eastAsia" w:ascii="宋体" w:hAnsi="宋体" w:eastAsia="宋体" w:cs="宋体"/>
          <w:kern w:val="0"/>
          <w:sz w:val="24"/>
          <w:szCs w:val="24"/>
        </w:rPr>
        <w:t>（1）因发包人原因未能在计划开工日期前7天内下达开工通知的违约责任：</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6B78807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（2）因发包人原因未能按合同约定支付合同价款的违约责任：</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6C297A8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（3）发包人违反第10.1款〔变更的范围〕第（2）项约定，自行实施被取消的工作或转由他人实施的违约责任：</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7543169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（4）发包人提供的材料、工程设备的规格、数量或质量不符合合同约定，或因发包人原因导致交货日期延误或交货地点变更等情况的违约责任：</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2B24B57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（5）因发包人违反合同约定造成暂停施工的违约责任：</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570397C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（6）发包人无正当理由没有在约定期限内发出复工指示，导致承包人无法复工的违约责任：</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4DCAD39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（7）其他：</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0EF5E92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16.1.3 因发包人违约解除合同</w:t>
      </w:r>
    </w:p>
    <w:p w14:paraId="21DC1DA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承包人按16.1.1项〔发包人违约的情形〕约定暂停施工满</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天后发包人仍不纠正其违约行为并致使合同目的不能实现的，承包人有权解除合同。</w:t>
      </w:r>
    </w:p>
    <w:p w14:paraId="566BA29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16.2 承包人违约</w:t>
      </w:r>
    </w:p>
    <w:p w14:paraId="091F31D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16.2.1 承包人违约的情形</w:t>
      </w:r>
    </w:p>
    <w:p w14:paraId="67EB1CA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承包人违约的其他情形：</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6814E89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16.2.2承包人违约的责任</w:t>
      </w:r>
    </w:p>
    <w:p w14:paraId="7F21850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u w:val="single"/>
        </w:rPr>
      </w:pPr>
      <w:r>
        <w:rPr>
          <w:rFonts w:hint="eastAsia" w:ascii="宋体" w:hAnsi="宋体" w:eastAsia="宋体" w:cs="宋体"/>
          <w:kern w:val="0"/>
          <w:sz w:val="24"/>
          <w:szCs w:val="24"/>
        </w:rPr>
        <w:t>承包人违约责任的承担方式和计算方法：</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r>
        <w:rPr>
          <w:rFonts w:hint="eastAsia" w:ascii="宋体" w:hAnsi="宋体" w:eastAsia="宋体" w:cs="宋体"/>
          <w:sz w:val="24"/>
          <w:szCs w:val="24"/>
        </w:rPr>
        <w:t xml:space="preserve">    </w:t>
      </w:r>
    </w:p>
    <w:p w14:paraId="29C06BB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16.2.3 因承包人违约解除合同</w:t>
      </w:r>
    </w:p>
    <w:p w14:paraId="3DE86BD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关于承包人违约解除合同的特别约定：</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4A3514D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kern w:val="0"/>
          <w:sz w:val="24"/>
          <w:szCs w:val="24"/>
        </w:rPr>
        <w:t>发包人继续使用承包人在施工现场的材料、设备、临时工程、承包人文件和由承包人或以其名义编制的其他文件的费用承担方式：</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5A010D7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1005" w:name="_Toc351203649"/>
      <w:r>
        <w:rPr>
          <w:rFonts w:hint="eastAsia" w:ascii="宋体" w:hAnsi="宋体" w:eastAsia="宋体" w:cs="宋体"/>
          <w:sz w:val="24"/>
          <w:szCs w:val="24"/>
        </w:rPr>
        <w:t>17. 不可抗力</w:t>
      </w:r>
      <w:bookmarkEnd w:id="1005"/>
      <w:r>
        <w:rPr>
          <w:rFonts w:hint="eastAsia" w:ascii="宋体" w:hAnsi="宋体" w:eastAsia="宋体" w:cs="宋体"/>
          <w:sz w:val="24"/>
          <w:szCs w:val="24"/>
        </w:rPr>
        <w:t xml:space="preserve"> </w:t>
      </w:r>
      <w:bookmarkEnd w:id="1003"/>
    </w:p>
    <w:p w14:paraId="099D07F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17.1 不可抗力的确认</w:t>
      </w:r>
    </w:p>
    <w:p w14:paraId="35076A2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u w:val="single"/>
        </w:rPr>
      </w:pPr>
      <w:r>
        <w:rPr>
          <w:rFonts w:hint="eastAsia" w:ascii="宋体" w:hAnsi="宋体" w:eastAsia="宋体" w:cs="宋体"/>
          <w:sz w:val="24"/>
          <w:szCs w:val="24"/>
        </w:rPr>
        <w:t xml:space="preserve">除通用合同条款约定的不可抗力事件之外，视为不可抗力的其他情形： </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18CC03D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17.</w:t>
      </w:r>
      <w:r>
        <w:rPr>
          <w:rFonts w:hint="eastAsia" w:cs="宋体"/>
          <w:sz w:val="24"/>
          <w:szCs w:val="24"/>
          <w:lang w:val="en-US" w:eastAsia="zh-CN"/>
        </w:rPr>
        <w:t>2</w:t>
      </w:r>
      <w:r>
        <w:rPr>
          <w:rFonts w:hint="eastAsia" w:ascii="宋体" w:hAnsi="宋体" w:eastAsia="宋体" w:cs="宋体"/>
          <w:sz w:val="24"/>
          <w:szCs w:val="24"/>
        </w:rPr>
        <w:t xml:space="preserve"> 因不可抗力解除合同</w:t>
      </w:r>
    </w:p>
    <w:p w14:paraId="632EE37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合同解除后，发包人应在商定或确定发包人应支付款项后</w:t>
      </w:r>
      <w:r>
        <w:rPr>
          <w:rFonts w:hint="eastAsia" w:ascii="宋体" w:hAnsi="宋体" w:eastAsia="宋体" w:cs="宋体"/>
          <w:sz w:val="24"/>
          <w:szCs w:val="24"/>
          <w:u w:val="single"/>
        </w:rPr>
        <w:t xml:space="preserve">    </w:t>
      </w:r>
      <w:r>
        <w:rPr>
          <w:rFonts w:hint="eastAsia" w:ascii="宋体" w:hAnsi="宋体" w:eastAsia="宋体" w:cs="宋体"/>
          <w:sz w:val="24"/>
          <w:szCs w:val="24"/>
        </w:rPr>
        <w:t>天内完成款项的支付。</w:t>
      </w:r>
    </w:p>
    <w:p w14:paraId="309466A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1006" w:name="_Toc351203650"/>
      <w:r>
        <w:rPr>
          <w:rFonts w:hint="eastAsia" w:ascii="宋体" w:hAnsi="宋体" w:eastAsia="宋体" w:cs="宋体"/>
          <w:sz w:val="24"/>
          <w:szCs w:val="24"/>
        </w:rPr>
        <w:t>18. 保险</w:t>
      </w:r>
      <w:bookmarkEnd w:id="1006"/>
    </w:p>
    <w:bookmarkEnd w:id="1004"/>
    <w:p w14:paraId="5DBF156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18.1 工程保险</w:t>
      </w:r>
    </w:p>
    <w:p w14:paraId="185AEE7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关于工程保险的特别约定：</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4A5783B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18.</w:t>
      </w:r>
      <w:r>
        <w:rPr>
          <w:rFonts w:hint="eastAsia" w:cs="宋体"/>
          <w:sz w:val="24"/>
          <w:szCs w:val="24"/>
          <w:lang w:val="en-US" w:eastAsia="zh-CN"/>
        </w:rPr>
        <w:t>2</w:t>
      </w:r>
      <w:r>
        <w:rPr>
          <w:rFonts w:hint="eastAsia" w:ascii="宋体" w:hAnsi="宋体" w:eastAsia="宋体" w:cs="宋体"/>
          <w:sz w:val="24"/>
          <w:szCs w:val="24"/>
        </w:rPr>
        <w:t xml:space="preserve"> 其他保险</w:t>
      </w:r>
    </w:p>
    <w:p w14:paraId="6E42EF0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关于其他保险的约定：</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p>
    <w:p w14:paraId="11674A2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ascii="宋体" w:hAnsi="宋体" w:eastAsia="宋体" w:cs="宋体"/>
          <w:sz w:val="24"/>
          <w:szCs w:val="24"/>
        </w:rPr>
        <w:t>承包人是否应为其施工设备等办理财产保险：</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11C31C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18.</w:t>
      </w:r>
      <w:r>
        <w:rPr>
          <w:rFonts w:hint="eastAsia" w:cs="宋体"/>
          <w:sz w:val="24"/>
          <w:szCs w:val="24"/>
          <w:lang w:val="en-US" w:eastAsia="zh-CN"/>
        </w:rPr>
        <w:t>3</w:t>
      </w:r>
      <w:r>
        <w:rPr>
          <w:rFonts w:hint="eastAsia" w:ascii="宋体" w:hAnsi="宋体" w:eastAsia="宋体" w:cs="宋体"/>
          <w:sz w:val="24"/>
          <w:szCs w:val="24"/>
        </w:rPr>
        <w:t xml:space="preserve"> 通知义务</w:t>
      </w:r>
    </w:p>
    <w:p w14:paraId="2C92ED0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kern w:val="0"/>
          <w:sz w:val="24"/>
          <w:szCs w:val="24"/>
        </w:rPr>
        <w:t>关于变更保险合同时的通知义务的约定：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bookmarkEnd w:id="980"/>
    <w:bookmarkEnd w:id="981"/>
    <w:bookmarkEnd w:id="982"/>
    <w:bookmarkEnd w:id="983"/>
    <w:bookmarkEnd w:id="984"/>
    <w:bookmarkEnd w:id="985"/>
    <w:bookmarkEnd w:id="986"/>
    <w:bookmarkEnd w:id="987"/>
    <w:bookmarkEnd w:id="988"/>
    <w:bookmarkEnd w:id="989"/>
    <w:bookmarkEnd w:id="990"/>
    <w:bookmarkEnd w:id="991"/>
    <w:p w14:paraId="6037F03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bookmarkStart w:id="1007" w:name="_Toc351203651"/>
      <w:r>
        <w:rPr>
          <w:rFonts w:hint="eastAsia" w:cs="宋体"/>
          <w:sz w:val="24"/>
          <w:szCs w:val="24"/>
          <w:lang w:val="en-US" w:eastAsia="zh-CN"/>
        </w:rPr>
        <w:t>19</w:t>
      </w:r>
      <w:r>
        <w:rPr>
          <w:rFonts w:hint="eastAsia" w:ascii="宋体" w:hAnsi="宋体" w:eastAsia="宋体" w:cs="宋体"/>
          <w:sz w:val="24"/>
          <w:szCs w:val="24"/>
        </w:rPr>
        <w:t>. 争议解决</w:t>
      </w:r>
      <w:bookmarkEnd w:id="1007"/>
    </w:p>
    <w:bookmarkEnd w:id="992"/>
    <w:bookmarkEnd w:id="993"/>
    <w:p w14:paraId="28A34A6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cs="宋体"/>
          <w:sz w:val="24"/>
          <w:szCs w:val="24"/>
          <w:lang w:val="en-US" w:eastAsia="zh-CN"/>
        </w:rPr>
        <w:t>19</w:t>
      </w:r>
      <w:r>
        <w:rPr>
          <w:rFonts w:hint="eastAsia" w:ascii="宋体" w:hAnsi="宋体" w:eastAsia="宋体" w:cs="宋体"/>
          <w:sz w:val="24"/>
          <w:szCs w:val="24"/>
        </w:rPr>
        <w:t>.</w:t>
      </w:r>
      <w:r>
        <w:rPr>
          <w:rFonts w:hint="eastAsia" w:cs="宋体"/>
          <w:sz w:val="24"/>
          <w:szCs w:val="24"/>
          <w:lang w:val="en-US" w:eastAsia="zh-CN"/>
        </w:rPr>
        <w:t>1</w:t>
      </w:r>
      <w:r>
        <w:rPr>
          <w:rFonts w:hint="eastAsia" w:ascii="宋体" w:hAnsi="宋体" w:eastAsia="宋体" w:cs="宋体"/>
          <w:sz w:val="24"/>
          <w:szCs w:val="24"/>
        </w:rPr>
        <w:t xml:space="preserve"> 争</w:t>
      </w:r>
      <w:bookmarkEnd w:id="994"/>
      <w:r>
        <w:rPr>
          <w:rFonts w:hint="eastAsia" w:ascii="宋体" w:hAnsi="宋体" w:eastAsia="宋体" w:cs="宋体"/>
          <w:sz w:val="24"/>
          <w:szCs w:val="24"/>
        </w:rPr>
        <w:t>议评审</w:t>
      </w:r>
    </w:p>
    <w:p w14:paraId="7DCCD20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合同当事人是否同意将工程争议提交争议评审小组决定：</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w:t>
      </w:r>
    </w:p>
    <w:p w14:paraId="19D94D9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cs="宋体"/>
          <w:sz w:val="24"/>
          <w:szCs w:val="24"/>
          <w:lang w:val="en-US" w:eastAsia="zh-CN"/>
        </w:rPr>
        <w:t>19</w:t>
      </w:r>
      <w:r>
        <w:rPr>
          <w:rFonts w:hint="eastAsia" w:ascii="宋体" w:hAnsi="宋体" w:eastAsia="宋体" w:cs="宋体"/>
          <w:sz w:val="24"/>
          <w:szCs w:val="24"/>
        </w:rPr>
        <w:t>.</w:t>
      </w:r>
      <w:r>
        <w:rPr>
          <w:rFonts w:hint="eastAsia" w:cs="宋体"/>
          <w:sz w:val="24"/>
          <w:szCs w:val="24"/>
          <w:lang w:val="en-US" w:eastAsia="zh-CN"/>
        </w:rPr>
        <w:t>1</w:t>
      </w:r>
      <w:r>
        <w:rPr>
          <w:rFonts w:hint="eastAsia" w:ascii="宋体" w:hAnsi="宋体" w:eastAsia="宋体" w:cs="宋体"/>
          <w:sz w:val="24"/>
          <w:szCs w:val="24"/>
        </w:rPr>
        <w:t>.1 争议评审小组的确定</w:t>
      </w:r>
    </w:p>
    <w:p w14:paraId="0763746C">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争议评审小组成员的确定：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0C95EBF0">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选定争议评审员的期限：</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4BF3865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争议评审小组成员的报酬承担方式：</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D918B8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其他事项的约定：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2B5FD55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kern w:val="0"/>
          <w:sz w:val="24"/>
          <w:szCs w:val="24"/>
        </w:rPr>
      </w:pPr>
      <w:r>
        <w:rPr>
          <w:rFonts w:hint="eastAsia" w:cs="宋体"/>
          <w:sz w:val="24"/>
          <w:szCs w:val="24"/>
          <w:lang w:val="en-US" w:eastAsia="zh-CN"/>
        </w:rPr>
        <w:t>19</w:t>
      </w:r>
      <w:r>
        <w:rPr>
          <w:rFonts w:hint="eastAsia" w:ascii="宋体" w:hAnsi="宋体" w:eastAsia="宋体" w:cs="宋体"/>
          <w:sz w:val="24"/>
          <w:szCs w:val="24"/>
        </w:rPr>
        <w:t>.</w:t>
      </w:r>
      <w:r>
        <w:rPr>
          <w:rFonts w:hint="eastAsia" w:cs="宋体"/>
          <w:sz w:val="24"/>
          <w:szCs w:val="24"/>
          <w:lang w:val="en-US" w:eastAsia="zh-CN"/>
        </w:rPr>
        <w:t>1</w:t>
      </w:r>
      <w:r>
        <w:rPr>
          <w:rFonts w:hint="eastAsia" w:ascii="宋体" w:hAnsi="宋体" w:eastAsia="宋体" w:cs="宋体"/>
          <w:kern w:val="0"/>
          <w:sz w:val="24"/>
          <w:szCs w:val="24"/>
        </w:rPr>
        <w:t>.2 争议评审小组的决定</w:t>
      </w:r>
    </w:p>
    <w:p w14:paraId="094C0A8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合同当事人关于本项的约定：</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7F74BE8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cs="宋体"/>
          <w:sz w:val="24"/>
          <w:szCs w:val="24"/>
          <w:lang w:val="en-US" w:eastAsia="zh-CN"/>
        </w:rPr>
        <w:t>19</w:t>
      </w:r>
      <w:r>
        <w:rPr>
          <w:rFonts w:hint="eastAsia" w:ascii="宋体" w:hAnsi="宋体" w:eastAsia="宋体" w:cs="宋体"/>
          <w:sz w:val="24"/>
          <w:szCs w:val="24"/>
        </w:rPr>
        <w:t>.</w:t>
      </w:r>
      <w:r>
        <w:rPr>
          <w:rFonts w:hint="eastAsia" w:cs="宋体"/>
          <w:sz w:val="24"/>
          <w:szCs w:val="24"/>
          <w:lang w:val="en-US" w:eastAsia="zh-CN"/>
        </w:rPr>
        <w:t xml:space="preserve">2 </w:t>
      </w:r>
      <w:r>
        <w:rPr>
          <w:rFonts w:hint="eastAsia" w:ascii="宋体" w:hAnsi="宋体" w:eastAsia="宋体" w:cs="宋体"/>
          <w:sz w:val="24"/>
          <w:szCs w:val="24"/>
        </w:rPr>
        <w:t>仲裁或诉讼</w:t>
      </w:r>
      <w:bookmarkEnd w:id="995"/>
    </w:p>
    <w:p w14:paraId="0B84C76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因合同及合同有关事项发生的争议，按下列第</w:t>
      </w:r>
      <w:r>
        <w:rPr>
          <w:rFonts w:hint="eastAsia" w:ascii="宋体" w:hAnsi="宋体" w:eastAsia="宋体" w:cs="宋体"/>
          <w:sz w:val="24"/>
          <w:szCs w:val="24"/>
          <w:u w:val="single"/>
        </w:rPr>
        <w:t xml:space="preserve">     </w:t>
      </w:r>
      <w:r>
        <w:rPr>
          <w:rFonts w:hint="eastAsia" w:ascii="宋体" w:hAnsi="宋体" w:eastAsia="宋体" w:cs="宋体"/>
          <w:sz w:val="24"/>
          <w:szCs w:val="24"/>
        </w:rPr>
        <w:t>种方式解决：</w:t>
      </w:r>
    </w:p>
    <w:p w14:paraId="1CE7C0D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（1）向</w:t>
      </w:r>
      <w:r>
        <w:rPr>
          <w:rFonts w:hint="eastAsia" w:ascii="宋体" w:hAnsi="宋体" w:eastAsia="宋体" w:cs="宋体"/>
          <w:sz w:val="24"/>
          <w:szCs w:val="24"/>
          <w:u w:val="single"/>
        </w:rPr>
        <w:t xml:space="preserve">                     </w:t>
      </w:r>
      <w:r>
        <w:rPr>
          <w:rFonts w:hint="eastAsia" w:ascii="宋体" w:hAnsi="宋体" w:eastAsia="宋体" w:cs="宋体"/>
          <w:sz w:val="24"/>
          <w:szCs w:val="24"/>
        </w:rPr>
        <w:t>仲裁委员会申请仲裁；</w:t>
      </w:r>
    </w:p>
    <w:p w14:paraId="4C56D94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（2）向</w:t>
      </w:r>
      <w:r>
        <w:rPr>
          <w:rFonts w:hint="eastAsia" w:ascii="宋体" w:hAnsi="宋体" w:eastAsia="宋体" w:cs="宋体"/>
          <w:sz w:val="24"/>
          <w:szCs w:val="24"/>
          <w:u w:val="single"/>
        </w:rPr>
        <w:t xml:space="preserve">                     </w:t>
      </w:r>
      <w:r>
        <w:rPr>
          <w:rFonts w:hint="eastAsia" w:ascii="宋体" w:hAnsi="宋体" w:eastAsia="宋体" w:cs="宋体"/>
          <w:sz w:val="24"/>
          <w:szCs w:val="24"/>
        </w:rPr>
        <w:t>人民法院起诉。</w:t>
      </w:r>
      <w:bookmarkEnd w:id="996"/>
      <w:bookmarkEnd w:id="997"/>
      <w:bookmarkEnd w:id="998"/>
      <w:bookmarkEnd w:id="999"/>
      <w:bookmarkEnd w:id="1000"/>
      <w:bookmarkEnd w:id="1001"/>
    </w:p>
    <w:p w14:paraId="14E8B18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br w:type="page"/>
      </w:r>
      <w:bookmarkStart w:id="1008" w:name="_Toc351203652"/>
      <w:r>
        <w:rPr>
          <w:rFonts w:hint="eastAsia" w:ascii="宋体" w:hAnsi="宋体" w:eastAsia="宋体" w:cs="宋体"/>
          <w:sz w:val="24"/>
          <w:szCs w:val="24"/>
        </w:rPr>
        <w:t>附件</w:t>
      </w:r>
      <w:bookmarkEnd w:id="1008"/>
    </w:p>
    <w:p w14:paraId="2FE8479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协议书附件：</w:t>
      </w:r>
    </w:p>
    <w:p w14:paraId="5F1B3D47">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附件1：承包人承揽工程项目一览表</w:t>
      </w:r>
    </w:p>
    <w:p w14:paraId="37A087F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专用合同条款附件：</w:t>
      </w:r>
    </w:p>
    <w:p w14:paraId="05549B42">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附件2：发包人供应材料设备一览表</w:t>
      </w:r>
    </w:p>
    <w:p w14:paraId="7E50128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附件3：工程质量保修书</w:t>
      </w:r>
    </w:p>
    <w:p w14:paraId="4847098D">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附件4：主要建设工程文件目录</w:t>
      </w:r>
    </w:p>
    <w:p w14:paraId="44AEE70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附件5：承包人用于本工程施工的机械设备表</w:t>
      </w:r>
    </w:p>
    <w:p w14:paraId="65C3929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附件6：承包人主要施工管理人员表</w:t>
      </w:r>
    </w:p>
    <w:p w14:paraId="524BC0B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附件7：分包人主要施工管理人员表</w:t>
      </w:r>
    </w:p>
    <w:p w14:paraId="6F6EA9A5">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bCs/>
          <w:sz w:val="24"/>
          <w:szCs w:val="24"/>
        </w:rPr>
      </w:pPr>
      <w:r>
        <w:rPr>
          <w:rFonts w:hint="eastAsia" w:ascii="宋体" w:hAnsi="宋体" w:eastAsia="宋体" w:cs="宋体"/>
          <w:sz w:val="24"/>
          <w:szCs w:val="24"/>
        </w:rPr>
        <w:t>附件8：履约担保</w:t>
      </w:r>
    </w:p>
    <w:p w14:paraId="152222A4">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附件9：预付款担保格式</w:t>
      </w:r>
    </w:p>
    <w:p w14:paraId="06FEDE9A">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附件10：支付担保格式</w:t>
      </w:r>
    </w:p>
    <w:p w14:paraId="050E8B81">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附件11：暂估价一览表</w:t>
      </w:r>
    </w:p>
    <w:p w14:paraId="283A6368">
      <w:pPr>
        <w:spacing w:line="480" w:lineRule="exact"/>
        <w:rPr>
          <w:rFonts w:hint="eastAsia" w:ascii="宋体" w:hAnsi="宋体" w:eastAsia="宋体" w:cs="宋体"/>
          <w:szCs w:val="21"/>
        </w:rPr>
      </w:pPr>
    </w:p>
    <w:bookmarkEnd w:id="455"/>
    <w:p w14:paraId="2E68E776">
      <w:pPr>
        <w:rPr>
          <w:rFonts w:hint="eastAsia" w:ascii="宋体" w:hAnsi="宋体" w:eastAsia="宋体" w:cs="宋体"/>
          <w:b w:val="0"/>
          <w:bCs w:val="0"/>
        </w:rPr>
      </w:pPr>
      <w:bookmarkStart w:id="1009" w:name="_Toc211498719"/>
      <w:bookmarkStart w:id="1010" w:name="_Toc80006113"/>
      <w:r>
        <w:rPr>
          <w:rFonts w:hint="eastAsia" w:ascii="宋体" w:hAnsi="宋体" w:eastAsia="宋体" w:cs="宋体"/>
          <w:b w:val="0"/>
          <w:bCs w:val="0"/>
        </w:rPr>
        <w:br w:type="page"/>
      </w:r>
    </w:p>
    <w:p w14:paraId="62BBE63D">
      <w:pPr>
        <w:pStyle w:val="2"/>
        <w:spacing w:before="0" w:after="0"/>
        <w:ind w:left="0" w:leftChars="0" w:firstLine="0" w:firstLineChars="0"/>
        <w:jc w:val="center"/>
        <w:rPr>
          <w:rFonts w:hint="eastAsia" w:ascii="宋体" w:hAnsi="宋体" w:eastAsia="宋体" w:cs="宋体"/>
          <w:b/>
          <w:bCs/>
        </w:rPr>
      </w:pPr>
      <w:bookmarkStart w:id="1011" w:name="_Toc5928"/>
    </w:p>
    <w:p w14:paraId="6338D572">
      <w:pPr>
        <w:pStyle w:val="2"/>
        <w:spacing w:before="0" w:after="0"/>
        <w:ind w:left="0" w:leftChars="0" w:firstLine="0" w:firstLineChars="0"/>
        <w:jc w:val="center"/>
        <w:rPr>
          <w:rFonts w:hint="eastAsia" w:ascii="宋体" w:hAnsi="宋体" w:eastAsia="宋体" w:cs="宋体"/>
          <w:b/>
          <w:bCs/>
        </w:rPr>
      </w:pPr>
      <w:r>
        <w:rPr>
          <w:rFonts w:hint="eastAsia" w:ascii="宋体" w:hAnsi="宋体" w:eastAsia="宋体" w:cs="宋体"/>
          <w:b/>
          <w:bCs/>
        </w:rPr>
        <w:t>第五章  工程量清单</w:t>
      </w:r>
      <w:bookmarkEnd w:id="1009"/>
      <w:bookmarkEnd w:id="1010"/>
      <w:bookmarkEnd w:id="1011"/>
    </w:p>
    <w:p w14:paraId="69359B6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p>
    <w:p w14:paraId="20F54909">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工程量清单（后附）</w:t>
      </w:r>
    </w:p>
    <w:p w14:paraId="3EC5C4FE">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详见工程量清单（工程量清单以通过“烟台市工程建设交易平台”上传于“全国公共资源交易平台（山东 烟台）烟台市公共资源交易网”上的为准），若招标文件内容与工程量清单及编制说明有差异，以工程量清单及编制说明为准。以下所有格式以招标人提供的电子版工程量清单及控制价表格格式为准。 </w:t>
      </w:r>
    </w:p>
    <w:p w14:paraId="7C336B53">
      <w:pPr>
        <w:rPr>
          <w:rFonts w:hint="eastAsia" w:ascii="宋体" w:hAnsi="宋体" w:eastAsia="宋体" w:cs="宋体"/>
        </w:rPr>
      </w:pPr>
      <w:r>
        <w:rPr>
          <w:rFonts w:hint="eastAsia" w:ascii="宋体" w:hAnsi="宋体" w:eastAsia="宋体" w:cs="宋体"/>
        </w:rPr>
        <w:br w:type="page"/>
      </w:r>
    </w:p>
    <w:p w14:paraId="6D6CD149">
      <w:pPr>
        <w:spacing w:after="240" w:afterLines="100" w:line="540" w:lineRule="exact"/>
        <w:rPr>
          <w:rFonts w:hint="eastAsia" w:ascii="宋体" w:hAnsi="宋体" w:eastAsia="宋体" w:cs="宋体"/>
          <w:sz w:val="32"/>
          <w:szCs w:val="32"/>
        </w:rPr>
      </w:pPr>
    </w:p>
    <w:p w14:paraId="28D69050">
      <w:pPr>
        <w:spacing w:after="240" w:afterLines="100" w:line="540" w:lineRule="exact"/>
        <w:rPr>
          <w:rFonts w:hint="eastAsia" w:ascii="宋体" w:hAnsi="宋体" w:eastAsia="宋体" w:cs="宋体"/>
          <w:sz w:val="32"/>
          <w:szCs w:val="32"/>
        </w:rPr>
      </w:pPr>
    </w:p>
    <w:p w14:paraId="72823C80">
      <w:pPr>
        <w:spacing w:after="240" w:afterLines="100" w:line="540" w:lineRule="exact"/>
        <w:rPr>
          <w:rFonts w:hint="eastAsia" w:ascii="宋体" w:hAnsi="宋体" w:eastAsia="宋体" w:cs="宋体"/>
          <w:sz w:val="32"/>
          <w:szCs w:val="32"/>
        </w:rPr>
      </w:pPr>
    </w:p>
    <w:p w14:paraId="022CE6D6">
      <w:pPr>
        <w:spacing w:after="240" w:afterLines="100" w:line="540" w:lineRule="exact"/>
        <w:rPr>
          <w:rFonts w:hint="eastAsia" w:ascii="宋体" w:hAnsi="宋体" w:eastAsia="宋体" w:cs="宋体"/>
          <w:sz w:val="32"/>
          <w:szCs w:val="32"/>
        </w:rPr>
      </w:pPr>
    </w:p>
    <w:p w14:paraId="31707C6C">
      <w:pPr>
        <w:spacing w:after="240" w:afterLines="100" w:line="540" w:lineRule="exact"/>
        <w:rPr>
          <w:rFonts w:hint="eastAsia" w:ascii="宋体" w:hAnsi="宋体" w:eastAsia="宋体" w:cs="宋体"/>
          <w:sz w:val="32"/>
          <w:szCs w:val="32"/>
        </w:rPr>
      </w:pPr>
    </w:p>
    <w:p w14:paraId="233B7BF4">
      <w:pPr>
        <w:spacing w:after="240" w:afterLines="100" w:line="540" w:lineRule="exact"/>
        <w:rPr>
          <w:rFonts w:hint="eastAsia" w:ascii="宋体" w:hAnsi="宋体" w:eastAsia="宋体" w:cs="宋体"/>
          <w:sz w:val="32"/>
          <w:szCs w:val="32"/>
        </w:rPr>
      </w:pPr>
    </w:p>
    <w:p w14:paraId="77AABC0E">
      <w:pPr>
        <w:spacing w:after="240" w:afterLines="100" w:line="540" w:lineRule="exact"/>
        <w:rPr>
          <w:rFonts w:hint="eastAsia" w:ascii="宋体" w:hAnsi="宋体" w:eastAsia="宋体" w:cs="宋体"/>
          <w:sz w:val="32"/>
          <w:szCs w:val="32"/>
        </w:rPr>
      </w:pPr>
    </w:p>
    <w:p w14:paraId="530C79F8">
      <w:pPr>
        <w:pStyle w:val="2"/>
        <w:ind w:left="0" w:leftChars="0" w:firstLine="0" w:firstLineChars="0"/>
        <w:jc w:val="center"/>
        <w:rPr>
          <w:rFonts w:hint="eastAsia" w:ascii="宋体" w:hAnsi="宋体" w:eastAsia="宋体" w:cs="宋体"/>
          <w:b w:val="0"/>
          <w:bCs w:val="0"/>
          <w:sz w:val="44"/>
          <w:szCs w:val="44"/>
        </w:rPr>
      </w:pPr>
      <w:bookmarkStart w:id="1012" w:name="_Toc21371"/>
      <w:r>
        <w:rPr>
          <w:rFonts w:hint="eastAsia" w:ascii="宋体" w:hAnsi="宋体" w:eastAsia="宋体" w:cs="宋体"/>
          <w:b w:val="0"/>
          <w:bCs w:val="0"/>
          <w:sz w:val="44"/>
          <w:szCs w:val="44"/>
        </w:rPr>
        <w:t xml:space="preserve">第  </w:t>
      </w:r>
      <w:r>
        <w:rPr>
          <w:rFonts w:hint="eastAsia" w:ascii="宋体" w:hAnsi="宋体" w:eastAsia="宋体" w:cs="宋体"/>
          <w:b w:val="0"/>
          <w:bCs w:val="0"/>
          <w:sz w:val="44"/>
          <w:szCs w:val="44"/>
          <w:lang w:val="en-US" w:eastAsia="zh-CN"/>
        </w:rPr>
        <w:t>二</w:t>
      </w:r>
      <w:r>
        <w:rPr>
          <w:rFonts w:hint="eastAsia" w:ascii="宋体" w:hAnsi="宋体" w:eastAsia="宋体" w:cs="宋体"/>
          <w:b w:val="0"/>
          <w:bCs w:val="0"/>
          <w:sz w:val="44"/>
          <w:szCs w:val="44"/>
        </w:rPr>
        <w:t xml:space="preserve">  卷</w:t>
      </w:r>
      <w:bookmarkEnd w:id="1012"/>
    </w:p>
    <w:p w14:paraId="31F2A53B">
      <w:pPr>
        <w:spacing w:after="240" w:afterLines="100" w:line="540" w:lineRule="exact"/>
        <w:rPr>
          <w:rFonts w:hint="eastAsia" w:ascii="宋体" w:hAnsi="宋体" w:eastAsia="宋体" w:cs="宋体"/>
          <w:sz w:val="32"/>
          <w:szCs w:val="32"/>
        </w:rPr>
      </w:pPr>
    </w:p>
    <w:p w14:paraId="3679F5DD">
      <w:pPr>
        <w:spacing w:after="240" w:afterLines="100" w:line="540" w:lineRule="exact"/>
        <w:rPr>
          <w:rFonts w:hint="eastAsia" w:ascii="宋体" w:hAnsi="宋体" w:eastAsia="宋体" w:cs="宋体"/>
          <w:sz w:val="32"/>
          <w:szCs w:val="32"/>
        </w:rPr>
      </w:pPr>
    </w:p>
    <w:p w14:paraId="404ED6D1">
      <w:pPr>
        <w:spacing w:after="240" w:afterLines="100" w:line="540" w:lineRule="exact"/>
        <w:rPr>
          <w:rFonts w:hint="eastAsia" w:ascii="宋体" w:hAnsi="宋体" w:eastAsia="宋体" w:cs="宋体"/>
          <w:sz w:val="32"/>
          <w:szCs w:val="32"/>
        </w:rPr>
      </w:pPr>
    </w:p>
    <w:p w14:paraId="3E9402D4">
      <w:pPr>
        <w:spacing w:after="240" w:afterLines="100" w:line="540" w:lineRule="exact"/>
        <w:rPr>
          <w:rFonts w:hint="eastAsia" w:ascii="宋体" w:hAnsi="宋体" w:eastAsia="宋体" w:cs="宋体"/>
          <w:sz w:val="32"/>
          <w:szCs w:val="32"/>
        </w:rPr>
      </w:pPr>
    </w:p>
    <w:p w14:paraId="7CA7D261">
      <w:pPr>
        <w:spacing w:after="240" w:afterLines="100" w:line="540" w:lineRule="exact"/>
        <w:rPr>
          <w:rFonts w:hint="eastAsia" w:ascii="宋体" w:hAnsi="宋体" w:eastAsia="宋体" w:cs="宋体"/>
          <w:sz w:val="32"/>
          <w:szCs w:val="32"/>
        </w:rPr>
      </w:pPr>
    </w:p>
    <w:p w14:paraId="6CDA7E9E">
      <w:pPr>
        <w:spacing w:after="240" w:afterLines="100" w:line="540" w:lineRule="exact"/>
        <w:rPr>
          <w:rFonts w:hint="eastAsia" w:ascii="宋体" w:hAnsi="宋体" w:eastAsia="宋体" w:cs="宋体"/>
          <w:sz w:val="32"/>
          <w:szCs w:val="32"/>
        </w:rPr>
      </w:pPr>
    </w:p>
    <w:p w14:paraId="60BB56B3">
      <w:pPr>
        <w:spacing w:after="240" w:afterLines="100" w:line="540" w:lineRule="exact"/>
        <w:rPr>
          <w:rFonts w:hint="eastAsia" w:ascii="宋体" w:hAnsi="宋体" w:eastAsia="宋体" w:cs="宋体"/>
          <w:sz w:val="32"/>
          <w:szCs w:val="32"/>
        </w:rPr>
      </w:pPr>
    </w:p>
    <w:p w14:paraId="7EA6BAD4">
      <w:pPr>
        <w:spacing w:after="240" w:afterLines="100" w:line="540" w:lineRule="exact"/>
        <w:rPr>
          <w:rFonts w:hint="eastAsia" w:ascii="宋体" w:hAnsi="宋体" w:eastAsia="宋体" w:cs="宋体"/>
          <w:sz w:val="32"/>
          <w:szCs w:val="32"/>
        </w:rPr>
      </w:pPr>
    </w:p>
    <w:p w14:paraId="318773CE">
      <w:pPr>
        <w:rPr>
          <w:rFonts w:hint="eastAsia" w:ascii="宋体" w:hAnsi="宋体" w:eastAsia="宋体" w:cs="宋体"/>
        </w:rPr>
      </w:pPr>
    </w:p>
    <w:p w14:paraId="1E04C1ED">
      <w:pPr>
        <w:spacing w:after="0"/>
        <w:jc w:val="center"/>
        <w:rPr>
          <w:rFonts w:hint="eastAsia" w:ascii="宋体" w:hAnsi="宋体" w:eastAsia="宋体" w:cs="宋体"/>
        </w:rPr>
      </w:pPr>
      <w:bookmarkStart w:id="1013" w:name="_Toc300678502"/>
      <w:bookmarkStart w:id="1014" w:name="_Toc80006120"/>
      <w:r>
        <w:rPr>
          <w:rFonts w:hint="eastAsia" w:ascii="宋体" w:hAnsi="宋体" w:eastAsia="宋体" w:cs="宋体"/>
        </w:rPr>
        <w:br w:type="page"/>
      </w:r>
    </w:p>
    <w:p w14:paraId="41F0DE48">
      <w:pPr>
        <w:pStyle w:val="2"/>
        <w:spacing w:before="0" w:after="0"/>
        <w:ind w:left="0" w:leftChars="0" w:firstLine="0" w:firstLineChars="0"/>
        <w:jc w:val="center"/>
        <w:rPr>
          <w:rFonts w:hint="eastAsia" w:ascii="宋体" w:hAnsi="宋体" w:eastAsia="宋体" w:cs="宋体"/>
          <w:b/>
          <w:bCs/>
        </w:rPr>
      </w:pPr>
      <w:bookmarkStart w:id="1015" w:name="_Toc211498727"/>
      <w:bookmarkStart w:id="1016" w:name="_Toc29965"/>
    </w:p>
    <w:p w14:paraId="158684D2">
      <w:pPr>
        <w:pStyle w:val="2"/>
        <w:spacing w:before="0" w:after="0"/>
        <w:ind w:left="0" w:leftChars="0" w:firstLine="0" w:firstLineChars="0"/>
        <w:jc w:val="center"/>
        <w:rPr>
          <w:rFonts w:hint="eastAsia" w:ascii="宋体" w:hAnsi="宋体" w:eastAsia="宋体" w:cs="宋体"/>
          <w:b/>
          <w:bCs/>
        </w:rPr>
      </w:pPr>
      <w:r>
        <w:rPr>
          <w:rFonts w:hint="eastAsia" w:ascii="宋体" w:hAnsi="宋体" w:eastAsia="宋体" w:cs="宋体"/>
          <w:b/>
          <w:bCs/>
        </w:rPr>
        <w:t>第六章  图  纸</w:t>
      </w:r>
      <w:bookmarkEnd w:id="1013"/>
      <w:r>
        <w:rPr>
          <w:rFonts w:hint="eastAsia" w:ascii="宋体" w:hAnsi="宋体" w:eastAsia="宋体" w:cs="宋体"/>
          <w:b/>
          <w:bCs/>
        </w:rPr>
        <w:t>（另册）</w:t>
      </w:r>
      <w:bookmarkEnd w:id="1014"/>
      <w:bookmarkEnd w:id="1015"/>
      <w:bookmarkEnd w:id="1016"/>
    </w:p>
    <w:p w14:paraId="2E01FBDB">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p>
    <w:p w14:paraId="0CC15EEF">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注：本项目以上传于“全国公共资源交易平台（山东 烟台）烟台市公共资源交易网”的图纸（电子版）内容为准。</w:t>
      </w:r>
    </w:p>
    <w:p w14:paraId="2D6ED0D8">
      <w:pPr>
        <w:rPr>
          <w:rFonts w:hint="eastAsia" w:ascii="宋体" w:hAnsi="宋体" w:eastAsia="宋体" w:cs="宋体"/>
        </w:rPr>
      </w:pPr>
      <w:r>
        <w:rPr>
          <w:rFonts w:hint="eastAsia" w:ascii="宋体" w:hAnsi="宋体" w:eastAsia="宋体" w:cs="宋体"/>
        </w:rPr>
        <w:br w:type="page"/>
      </w:r>
    </w:p>
    <w:p w14:paraId="38A29B1D">
      <w:pPr>
        <w:spacing w:after="240" w:afterLines="100" w:line="540" w:lineRule="exact"/>
        <w:rPr>
          <w:rFonts w:hint="eastAsia" w:ascii="宋体" w:hAnsi="宋体" w:eastAsia="宋体" w:cs="宋体"/>
          <w:sz w:val="32"/>
          <w:szCs w:val="32"/>
        </w:rPr>
      </w:pPr>
    </w:p>
    <w:p w14:paraId="5CF54EB3">
      <w:pPr>
        <w:spacing w:after="240" w:afterLines="100" w:line="540" w:lineRule="exact"/>
        <w:rPr>
          <w:rFonts w:hint="eastAsia" w:ascii="宋体" w:hAnsi="宋体" w:eastAsia="宋体" w:cs="宋体"/>
          <w:sz w:val="32"/>
          <w:szCs w:val="32"/>
        </w:rPr>
      </w:pPr>
    </w:p>
    <w:p w14:paraId="6AE10BB6">
      <w:pPr>
        <w:spacing w:after="240" w:afterLines="100" w:line="540" w:lineRule="exact"/>
        <w:rPr>
          <w:rFonts w:hint="eastAsia" w:ascii="宋体" w:hAnsi="宋体" w:eastAsia="宋体" w:cs="宋体"/>
          <w:sz w:val="32"/>
          <w:szCs w:val="32"/>
        </w:rPr>
      </w:pPr>
    </w:p>
    <w:p w14:paraId="3552CA7B">
      <w:pPr>
        <w:spacing w:after="240" w:afterLines="100" w:line="540" w:lineRule="exact"/>
        <w:rPr>
          <w:rFonts w:hint="eastAsia" w:ascii="宋体" w:hAnsi="宋体" w:eastAsia="宋体" w:cs="宋体"/>
          <w:sz w:val="32"/>
          <w:szCs w:val="32"/>
        </w:rPr>
      </w:pPr>
    </w:p>
    <w:p w14:paraId="4B37E97A">
      <w:pPr>
        <w:spacing w:after="240" w:afterLines="100" w:line="540" w:lineRule="exact"/>
        <w:rPr>
          <w:rFonts w:hint="eastAsia" w:ascii="宋体" w:hAnsi="宋体" w:eastAsia="宋体" w:cs="宋体"/>
          <w:sz w:val="32"/>
          <w:szCs w:val="32"/>
        </w:rPr>
      </w:pPr>
    </w:p>
    <w:p w14:paraId="559E7AB5">
      <w:pPr>
        <w:spacing w:after="240" w:afterLines="100" w:line="540" w:lineRule="exact"/>
        <w:rPr>
          <w:rFonts w:hint="eastAsia" w:ascii="宋体" w:hAnsi="宋体" w:eastAsia="宋体" w:cs="宋体"/>
          <w:sz w:val="32"/>
          <w:szCs w:val="32"/>
        </w:rPr>
      </w:pPr>
    </w:p>
    <w:p w14:paraId="65E074C5">
      <w:pPr>
        <w:spacing w:after="240" w:afterLines="100" w:line="540" w:lineRule="exact"/>
        <w:rPr>
          <w:rFonts w:hint="eastAsia" w:ascii="宋体" w:hAnsi="宋体" w:eastAsia="宋体" w:cs="宋体"/>
          <w:sz w:val="32"/>
          <w:szCs w:val="32"/>
        </w:rPr>
      </w:pPr>
    </w:p>
    <w:p w14:paraId="0EF3EF50">
      <w:pPr>
        <w:pStyle w:val="2"/>
        <w:ind w:left="0" w:leftChars="0" w:firstLine="0" w:firstLineChars="0"/>
        <w:jc w:val="center"/>
        <w:rPr>
          <w:rFonts w:hint="eastAsia" w:ascii="宋体" w:hAnsi="宋体" w:eastAsia="宋体" w:cs="宋体"/>
          <w:b w:val="0"/>
          <w:bCs w:val="0"/>
          <w:sz w:val="44"/>
          <w:szCs w:val="44"/>
        </w:rPr>
      </w:pPr>
      <w:bookmarkStart w:id="1017" w:name="_Toc18855"/>
      <w:r>
        <w:rPr>
          <w:rFonts w:hint="eastAsia" w:ascii="宋体" w:hAnsi="宋体" w:eastAsia="宋体" w:cs="宋体"/>
          <w:b w:val="0"/>
          <w:bCs w:val="0"/>
          <w:sz w:val="44"/>
          <w:szCs w:val="44"/>
        </w:rPr>
        <w:t xml:space="preserve">第  </w:t>
      </w:r>
      <w:r>
        <w:rPr>
          <w:rFonts w:hint="eastAsia" w:ascii="宋体" w:hAnsi="宋体" w:eastAsia="宋体" w:cs="宋体"/>
          <w:b w:val="0"/>
          <w:bCs w:val="0"/>
          <w:sz w:val="44"/>
          <w:szCs w:val="44"/>
          <w:lang w:val="en-US" w:eastAsia="zh-CN"/>
        </w:rPr>
        <w:t>三</w:t>
      </w:r>
      <w:r>
        <w:rPr>
          <w:rFonts w:hint="eastAsia" w:ascii="宋体" w:hAnsi="宋体" w:eastAsia="宋体" w:cs="宋体"/>
          <w:b w:val="0"/>
          <w:bCs w:val="0"/>
          <w:sz w:val="44"/>
          <w:szCs w:val="44"/>
        </w:rPr>
        <w:t xml:space="preserve">  卷</w:t>
      </w:r>
      <w:bookmarkEnd w:id="1017"/>
    </w:p>
    <w:p w14:paraId="6A8B9065">
      <w:pPr>
        <w:spacing w:after="240" w:afterLines="100" w:line="540" w:lineRule="exact"/>
        <w:rPr>
          <w:rFonts w:hint="eastAsia" w:ascii="宋体" w:hAnsi="宋体" w:eastAsia="宋体" w:cs="宋体"/>
          <w:sz w:val="32"/>
          <w:szCs w:val="32"/>
        </w:rPr>
      </w:pPr>
    </w:p>
    <w:p w14:paraId="696A2262">
      <w:pPr>
        <w:spacing w:after="240" w:afterLines="100" w:line="540" w:lineRule="exact"/>
        <w:rPr>
          <w:rFonts w:hint="eastAsia" w:ascii="宋体" w:hAnsi="宋体" w:eastAsia="宋体" w:cs="宋体"/>
          <w:sz w:val="32"/>
          <w:szCs w:val="32"/>
        </w:rPr>
      </w:pPr>
    </w:p>
    <w:p w14:paraId="5D454605">
      <w:pPr>
        <w:spacing w:after="240" w:afterLines="100" w:line="540" w:lineRule="exact"/>
        <w:rPr>
          <w:rFonts w:hint="eastAsia" w:ascii="宋体" w:hAnsi="宋体" w:eastAsia="宋体" w:cs="宋体"/>
          <w:sz w:val="32"/>
          <w:szCs w:val="32"/>
        </w:rPr>
      </w:pPr>
    </w:p>
    <w:p w14:paraId="6A84EA12">
      <w:pPr>
        <w:spacing w:after="240" w:afterLines="100" w:line="540" w:lineRule="exact"/>
        <w:rPr>
          <w:rFonts w:hint="eastAsia" w:ascii="宋体" w:hAnsi="宋体" w:eastAsia="宋体" w:cs="宋体"/>
          <w:sz w:val="32"/>
          <w:szCs w:val="32"/>
        </w:rPr>
      </w:pPr>
    </w:p>
    <w:p w14:paraId="60929970">
      <w:pPr>
        <w:spacing w:after="240" w:afterLines="100" w:line="540" w:lineRule="exact"/>
        <w:rPr>
          <w:rFonts w:hint="eastAsia" w:ascii="宋体" w:hAnsi="宋体" w:eastAsia="宋体" w:cs="宋体"/>
          <w:sz w:val="32"/>
          <w:szCs w:val="32"/>
        </w:rPr>
      </w:pPr>
    </w:p>
    <w:p w14:paraId="07B4F811">
      <w:pPr>
        <w:spacing w:after="240" w:afterLines="100" w:line="540" w:lineRule="exact"/>
        <w:rPr>
          <w:rFonts w:hint="eastAsia" w:ascii="宋体" w:hAnsi="宋体" w:eastAsia="宋体" w:cs="宋体"/>
          <w:sz w:val="32"/>
          <w:szCs w:val="32"/>
        </w:rPr>
      </w:pPr>
    </w:p>
    <w:p w14:paraId="6F72C631">
      <w:pPr>
        <w:spacing w:after="240" w:afterLines="100" w:line="540" w:lineRule="exact"/>
        <w:rPr>
          <w:rFonts w:hint="eastAsia" w:ascii="宋体" w:hAnsi="宋体" w:eastAsia="宋体" w:cs="宋体"/>
          <w:sz w:val="32"/>
          <w:szCs w:val="32"/>
        </w:rPr>
      </w:pPr>
    </w:p>
    <w:p w14:paraId="1EC66B4D">
      <w:pPr>
        <w:spacing w:after="240" w:afterLines="100" w:line="540" w:lineRule="exact"/>
        <w:rPr>
          <w:rFonts w:hint="eastAsia" w:ascii="宋体" w:hAnsi="宋体" w:eastAsia="宋体" w:cs="宋体"/>
          <w:sz w:val="32"/>
          <w:szCs w:val="32"/>
        </w:rPr>
      </w:pPr>
    </w:p>
    <w:p w14:paraId="29BFE3D7">
      <w:pPr>
        <w:spacing w:line="360" w:lineRule="auto"/>
        <w:rPr>
          <w:rFonts w:hint="eastAsia" w:ascii="宋体" w:hAnsi="宋体" w:eastAsia="宋体" w:cs="宋体"/>
        </w:rPr>
      </w:pPr>
      <w:r>
        <w:rPr>
          <w:rFonts w:hint="eastAsia" w:ascii="宋体" w:hAnsi="宋体" w:eastAsia="宋体" w:cs="宋体"/>
        </w:rPr>
        <w:br w:type="page"/>
      </w:r>
    </w:p>
    <w:p w14:paraId="50474E4C">
      <w:pPr>
        <w:pStyle w:val="2"/>
        <w:spacing w:before="0" w:after="0"/>
        <w:ind w:left="0" w:leftChars="0" w:firstLine="0" w:firstLineChars="0"/>
        <w:jc w:val="center"/>
        <w:rPr>
          <w:rFonts w:hint="eastAsia" w:ascii="宋体" w:hAnsi="宋体" w:eastAsia="宋体" w:cs="宋体"/>
          <w:b w:val="0"/>
          <w:bCs w:val="0"/>
        </w:rPr>
      </w:pPr>
      <w:bookmarkStart w:id="1018" w:name="_Toc10519"/>
      <w:bookmarkStart w:id="1019" w:name="_Toc300678506"/>
      <w:bookmarkStart w:id="1020" w:name="_Toc80006123"/>
      <w:bookmarkStart w:id="1021" w:name="_Toc211498730"/>
    </w:p>
    <w:p w14:paraId="563817D5">
      <w:pPr>
        <w:pStyle w:val="2"/>
        <w:spacing w:before="0" w:after="0"/>
        <w:ind w:left="0" w:leftChars="0" w:firstLine="0" w:firstLineChars="0"/>
        <w:jc w:val="center"/>
        <w:rPr>
          <w:rFonts w:hint="eastAsia" w:ascii="宋体" w:hAnsi="宋体" w:eastAsia="宋体" w:cs="宋体"/>
          <w:b w:val="0"/>
          <w:bCs w:val="0"/>
        </w:rPr>
      </w:pPr>
      <w:r>
        <w:rPr>
          <w:rFonts w:hint="eastAsia" w:ascii="宋体" w:hAnsi="宋体" w:eastAsia="宋体" w:cs="宋体"/>
          <w:b w:val="0"/>
          <w:bCs w:val="0"/>
        </w:rPr>
        <w:t>第七章  技术标准和要求</w:t>
      </w:r>
      <w:bookmarkEnd w:id="1018"/>
      <w:bookmarkEnd w:id="1019"/>
      <w:bookmarkEnd w:id="1020"/>
      <w:bookmarkEnd w:id="1021"/>
    </w:p>
    <w:p w14:paraId="4F3D47E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p>
    <w:p w14:paraId="028B6123">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一、工程技术要求：</w:t>
      </w:r>
    </w:p>
    <w:p w14:paraId="272FE2A8">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具体以本项目工程量清单及施工图纸为准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招标人可根据项目情况自行补充</w:t>
      </w:r>
      <w:r>
        <w:rPr>
          <w:rFonts w:hint="eastAsia" w:ascii="宋体" w:hAnsi="宋体" w:eastAsia="宋体" w:cs="宋体"/>
          <w:sz w:val="24"/>
          <w:szCs w:val="24"/>
          <w:lang w:eastAsia="zh-CN"/>
        </w:rPr>
        <w:t>）</w:t>
      </w:r>
    </w:p>
    <w:p w14:paraId="012BD606">
      <w:pPr>
        <w:pageBreakBefore w:val="0"/>
        <w:widowControl w:val="0"/>
        <w:kinsoku/>
        <w:wordWrap/>
        <w:overflowPunct/>
        <w:topLinePunct w:val="0"/>
        <w:autoSpaceDE w:val="0"/>
        <w:autoSpaceDN w:val="0"/>
        <w:bidi w:val="0"/>
        <w:snapToGrid/>
        <w:spacing w:line="56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0AE561F8">
      <w:pPr>
        <w:spacing w:after="240" w:afterLines="100" w:line="540" w:lineRule="exact"/>
        <w:rPr>
          <w:rFonts w:hint="eastAsia" w:ascii="宋体" w:hAnsi="宋体" w:eastAsia="宋体" w:cs="宋体"/>
          <w:sz w:val="32"/>
          <w:szCs w:val="32"/>
        </w:rPr>
      </w:pPr>
    </w:p>
    <w:p w14:paraId="0D88CFB3">
      <w:pPr>
        <w:spacing w:after="240" w:afterLines="100" w:line="540" w:lineRule="exact"/>
        <w:rPr>
          <w:rFonts w:hint="eastAsia" w:ascii="宋体" w:hAnsi="宋体" w:eastAsia="宋体" w:cs="宋体"/>
          <w:sz w:val="32"/>
          <w:szCs w:val="32"/>
        </w:rPr>
      </w:pPr>
    </w:p>
    <w:p w14:paraId="6453BF3D">
      <w:pPr>
        <w:spacing w:after="240" w:afterLines="100" w:line="540" w:lineRule="exact"/>
        <w:rPr>
          <w:rFonts w:hint="eastAsia" w:ascii="宋体" w:hAnsi="宋体" w:eastAsia="宋体" w:cs="宋体"/>
          <w:sz w:val="32"/>
          <w:szCs w:val="32"/>
        </w:rPr>
      </w:pPr>
    </w:p>
    <w:p w14:paraId="72FF772E">
      <w:pPr>
        <w:spacing w:after="240" w:afterLines="100" w:line="540" w:lineRule="exact"/>
        <w:rPr>
          <w:rFonts w:hint="eastAsia" w:ascii="宋体" w:hAnsi="宋体" w:eastAsia="宋体" w:cs="宋体"/>
          <w:sz w:val="32"/>
          <w:szCs w:val="32"/>
        </w:rPr>
      </w:pPr>
    </w:p>
    <w:p w14:paraId="3D8B37C6">
      <w:pPr>
        <w:spacing w:after="240" w:afterLines="100" w:line="540" w:lineRule="exact"/>
        <w:rPr>
          <w:rFonts w:hint="eastAsia" w:ascii="宋体" w:hAnsi="宋体" w:eastAsia="宋体" w:cs="宋体"/>
          <w:sz w:val="32"/>
          <w:szCs w:val="32"/>
        </w:rPr>
      </w:pPr>
    </w:p>
    <w:p w14:paraId="031F17DA">
      <w:pPr>
        <w:spacing w:after="240" w:afterLines="100" w:line="540" w:lineRule="exact"/>
        <w:rPr>
          <w:rFonts w:hint="eastAsia" w:ascii="宋体" w:hAnsi="宋体" w:eastAsia="宋体" w:cs="宋体"/>
          <w:sz w:val="32"/>
          <w:szCs w:val="32"/>
        </w:rPr>
      </w:pPr>
    </w:p>
    <w:p w14:paraId="52B1C629">
      <w:pPr>
        <w:spacing w:after="240" w:afterLines="100" w:line="540" w:lineRule="exact"/>
        <w:rPr>
          <w:rFonts w:hint="eastAsia" w:ascii="宋体" w:hAnsi="宋体" w:eastAsia="宋体" w:cs="宋体"/>
          <w:sz w:val="32"/>
          <w:szCs w:val="32"/>
        </w:rPr>
      </w:pPr>
    </w:p>
    <w:p w14:paraId="657F4EDD">
      <w:pPr>
        <w:pStyle w:val="2"/>
        <w:ind w:left="0" w:leftChars="0" w:firstLine="0" w:firstLineChars="0"/>
        <w:jc w:val="center"/>
        <w:rPr>
          <w:rFonts w:hint="eastAsia" w:ascii="宋体" w:hAnsi="宋体" w:eastAsia="宋体" w:cs="宋体"/>
          <w:b w:val="0"/>
          <w:bCs w:val="0"/>
          <w:sz w:val="44"/>
          <w:szCs w:val="44"/>
        </w:rPr>
      </w:pPr>
      <w:bookmarkStart w:id="1022" w:name="_Toc6012"/>
      <w:r>
        <w:rPr>
          <w:rFonts w:hint="eastAsia" w:ascii="宋体" w:hAnsi="宋体" w:eastAsia="宋体" w:cs="宋体"/>
          <w:b w:val="0"/>
          <w:bCs w:val="0"/>
          <w:sz w:val="44"/>
          <w:szCs w:val="44"/>
        </w:rPr>
        <w:t xml:space="preserve">第  </w:t>
      </w:r>
      <w:r>
        <w:rPr>
          <w:rFonts w:hint="eastAsia" w:ascii="宋体" w:hAnsi="宋体" w:eastAsia="宋体" w:cs="宋体"/>
          <w:b w:val="0"/>
          <w:bCs w:val="0"/>
          <w:sz w:val="44"/>
          <w:szCs w:val="44"/>
          <w:lang w:val="en-US" w:eastAsia="zh-CN"/>
        </w:rPr>
        <w:t>四</w:t>
      </w:r>
      <w:r>
        <w:rPr>
          <w:rFonts w:hint="eastAsia" w:ascii="宋体" w:hAnsi="宋体" w:eastAsia="宋体" w:cs="宋体"/>
          <w:b w:val="0"/>
          <w:bCs w:val="0"/>
          <w:sz w:val="44"/>
          <w:szCs w:val="44"/>
        </w:rPr>
        <w:t xml:space="preserve">  卷</w:t>
      </w:r>
      <w:bookmarkEnd w:id="1022"/>
    </w:p>
    <w:p w14:paraId="79444932">
      <w:pPr>
        <w:spacing w:after="240" w:afterLines="100" w:line="540" w:lineRule="exact"/>
        <w:rPr>
          <w:rFonts w:hint="eastAsia" w:ascii="宋体" w:hAnsi="宋体" w:eastAsia="宋体" w:cs="宋体"/>
          <w:sz w:val="32"/>
          <w:szCs w:val="32"/>
        </w:rPr>
      </w:pPr>
    </w:p>
    <w:p w14:paraId="70393D13">
      <w:pPr>
        <w:spacing w:after="240" w:afterLines="100" w:line="540" w:lineRule="exact"/>
        <w:rPr>
          <w:rFonts w:hint="eastAsia" w:ascii="宋体" w:hAnsi="宋体" w:eastAsia="宋体" w:cs="宋体"/>
          <w:sz w:val="32"/>
          <w:szCs w:val="32"/>
        </w:rPr>
      </w:pPr>
    </w:p>
    <w:p w14:paraId="753C8DC9">
      <w:pPr>
        <w:spacing w:after="240" w:afterLines="100" w:line="540" w:lineRule="exact"/>
        <w:rPr>
          <w:rFonts w:hint="eastAsia" w:ascii="宋体" w:hAnsi="宋体" w:eastAsia="宋体" w:cs="宋体"/>
          <w:sz w:val="32"/>
          <w:szCs w:val="32"/>
        </w:rPr>
      </w:pPr>
    </w:p>
    <w:p w14:paraId="4ABC5CD8">
      <w:pPr>
        <w:spacing w:after="240" w:afterLines="100" w:line="540" w:lineRule="exact"/>
        <w:rPr>
          <w:rFonts w:hint="eastAsia" w:ascii="宋体" w:hAnsi="宋体" w:eastAsia="宋体" w:cs="宋体"/>
          <w:sz w:val="32"/>
          <w:szCs w:val="32"/>
        </w:rPr>
      </w:pPr>
    </w:p>
    <w:p w14:paraId="7433C5A0">
      <w:pPr>
        <w:spacing w:after="240" w:afterLines="100" w:line="540" w:lineRule="exact"/>
        <w:rPr>
          <w:rFonts w:hint="eastAsia" w:ascii="宋体" w:hAnsi="宋体" w:eastAsia="宋体" w:cs="宋体"/>
          <w:sz w:val="32"/>
          <w:szCs w:val="32"/>
        </w:rPr>
      </w:pPr>
    </w:p>
    <w:p w14:paraId="44589D6A">
      <w:pPr>
        <w:spacing w:after="240" w:afterLines="100" w:line="540" w:lineRule="exact"/>
        <w:rPr>
          <w:rFonts w:hint="eastAsia" w:ascii="宋体" w:hAnsi="宋体" w:eastAsia="宋体" w:cs="宋体"/>
          <w:sz w:val="32"/>
          <w:szCs w:val="32"/>
        </w:rPr>
      </w:pPr>
    </w:p>
    <w:p w14:paraId="0E336BE0">
      <w:pPr>
        <w:spacing w:after="240" w:afterLines="100" w:line="540" w:lineRule="exact"/>
        <w:rPr>
          <w:rFonts w:hint="eastAsia" w:ascii="宋体" w:hAnsi="宋体" w:eastAsia="宋体" w:cs="宋体"/>
          <w:sz w:val="32"/>
          <w:szCs w:val="32"/>
        </w:rPr>
      </w:pPr>
    </w:p>
    <w:p w14:paraId="232D39CD">
      <w:pPr>
        <w:spacing w:after="240" w:afterLines="100" w:line="540" w:lineRule="exact"/>
        <w:rPr>
          <w:rFonts w:hint="eastAsia" w:ascii="宋体" w:hAnsi="宋体" w:eastAsia="宋体" w:cs="宋体"/>
          <w:sz w:val="32"/>
          <w:szCs w:val="32"/>
        </w:rPr>
      </w:pPr>
    </w:p>
    <w:p w14:paraId="390256AC">
      <w:pPr>
        <w:spacing w:line="360" w:lineRule="auto"/>
        <w:jc w:val="left"/>
        <w:rPr>
          <w:rFonts w:hint="eastAsia" w:ascii="宋体" w:hAnsi="宋体" w:eastAsia="宋体" w:cs="宋体"/>
          <w:sz w:val="18"/>
          <w:szCs w:val="18"/>
        </w:rPr>
      </w:pPr>
      <w:r>
        <w:rPr>
          <w:rFonts w:hint="eastAsia" w:ascii="宋体" w:hAnsi="宋体" w:eastAsia="宋体" w:cs="宋体"/>
          <w:bCs/>
          <w:sz w:val="44"/>
          <w:szCs w:val="44"/>
        </w:rPr>
        <w:br w:type="page"/>
      </w:r>
    </w:p>
    <w:p w14:paraId="05133DC9">
      <w:pPr>
        <w:pStyle w:val="2"/>
        <w:spacing w:before="0" w:after="0"/>
        <w:ind w:left="0" w:leftChars="0" w:firstLine="0" w:firstLineChars="0"/>
        <w:jc w:val="center"/>
        <w:rPr>
          <w:rFonts w:hint="eastAsia" w:ascii="宋体" w:hAnsi="宋体" w:eastAsia="宋体" w:cs="宋体"/>
          <w:b w:val="0"/>
          <w:bCs w:val="0"/>
        </w:rPr>
      </w:pPr>
      <w:bookmarkStart w:id="1023" w:name="_Toc30942"/>
      <w:bookmarkStart w:id="1024" w:name="_Toc211498755"/>
    </w:p>
    <w:p w14:paraId="19513F96">
      <w:pPr>
        <w:pStyle w:val="2"/>
        <w:autoSpaceDE/>
        <w:autoSpaceDN/>
        <w:bidi w:val="0"/>
        <w:ind w:firstLine="1340"/>
        <w:jc w:val="center"/>
        <w:rPr>
          <w:rFonts w:hint="eastAsia" w:ascii="宋体" w:hAnsi="宋体" w:eastAsia="宋体" w:cs="宋体"/>
        </w:rPr>
      </w:pPr>
      <w:r>
        <w:rPr>
          <w:rFonts w:hint="eastAsia" w:ascii="宋体" w:hAnsi="宋体" w:eastAsia="宋体" w:cs="宋体"/>
        </w:rPr>
        <w:t>第八章  投标文件格式</w:t>
      </w:r>
      <w:bookmarkEnd w:id="1023"/>
      <w:bookmarkEnd w:id="1024"/>
    </w:p>
    <w:p w14:paraId="426F5510">
      <w:pPr>
        <w:rPr>
          <w:rFonts w:hint="eastAsia" w:ascii="宋体" w:hAnsi="宋体" w:eastAsia="宋体" w:cs="宋体"/>
        </w:rPr>
      </w:pPr>
    </w:p>
    <w:p w14:paraId="78FDD003">
      <w:pPr>
        <w:jc w:val="left"/>
        <w:rPr>
          <w:rFonts w:hint="eastAsia" w:ascii="宋体" w:hAnsi="宋体" w:eastAsia="宋体" w:cs="宋体"/>
          <w:sz w:val="18"/>
          <w:szCs w:val="18"/>
        </w:rPr>
      </w:pPr>
      <w:r>
        <w:rPr>
          <w:rFonts w:hint="eastAsia" w:ascii="宋体" w:hAnsi="宋体" w:eastAsia="宋体" w:cs="宋体"/>
          <w:sz w:val="18"/>
          <w:szCs w:val="18"/>
        </w:rPr>
        <w:br w:type="page"/>
      </w:r>
    </w:p>
    <w:p w14:paraId="6FC5836C">
      <w:pPr>
        <w:widowControl/>
        <w:rPr>
          <w:rFonts w:hint="eastAsia" w:ascii="宋体" w:hAnsi="宋体" w:eastAsia="宋体" w:cs="宋体"/>
          <w:kern w:val="0"/>
          <w:sz w:val="28"/>
          <w:szCs w:val="21"/>
        </w:rPr>
      </w:pPr>
      <w:r>
        <w:rPr>
          <w:rFonts w:hint="eastAsia" w:ascii="宋体" w:hAnsi="宋体" w:eastAsia="宋体" w:cs="宋体"/>
          <w:sz w:val="28"/>
        </w:rPr>
        <mc:AlternateContent>
          <mc:Choice Requires="wps">
            <w:drawing>
              <wp:anchor distT="0" distB="0" distL="114300" distR="114300" simplePos="0" relativeHeight="251667456" behindDoc="0" locked="0" layoutInCell="1" allowOverlap="1">
                <wp:simplePos x="0" y="0"/>
                <wp:positionH relativeFrom="column">
                  <wp:posOffset>-126365</wp:posOffset>
                </wp:positionH>
                <wp:positionV relativeFrom="paragraph">
                  <wp:posOffset>69850</wp:posOffset>
                </wp:positionV>
                <wp:extent cx="971550" cy="476250"/>
                <wp:effectExtent l="4445" t="4445" r="14605" b="6985"/>
                <wp:wrapNone/>
                <wp:docPr id="2" name="文本框 2"/>
                <wp:cNvGraphicFramePr/>
                <a:graphic xmlns:a="http://schemas.openxmlformats.org/drawingml/2006/main">
                  <a:graphicData uri="http://schemas.microsoft.com/office/word/2010/wordprocessingShape">
                    <wps:wsp>
                      <wps:cNvSpPr txBox="1"/>
                      <wps:spPr>
                        <a:xfrm>
                          <a:off x="788035" y="727075"/>
                          <a:ext cx="971550" cy="4762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2A3D31">
                            <w:pPr>
                              <w:ind w:left="0" w:leftChars="0" w:firstLine="0" w:firstLineChars="0"/>
                              <w:rPr>
                                <w:rFonts w:hint="eastAsia" w:ascii="黑体" w:hAnsi="黑体" w:eastAsia="黑体" w:cs="黑体"/>
                                <w:b/>
                                <w:bCs/>
                                <w:sz w:val="44"/>
                                <w:szCs w:val="44"/>
                              </w:rPr>
                            </w:pPr>
                            <w:r>
                              <w:rPr>
                                <w:rFonts w:hint="eastAsia" w:ascii="黑体" w:hAnsi="黑体" w:eastAsia="黑体" w:cs="黑体"/>
                                <w:b/>
                                <w:bCs/>
                                <w:sz w:val="44"/>
                                <w:szCs w:val="44"/>
                              </w:rPr>
                              <w:t>封 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5pt;margin-top:5.5pt;height:37.5pt;width:76.5pt;z-index:251667456;mso-width-relative:page;mso-height-relative:page;" fillcolor="#FFFFFF [3201]" filled="t" stroked="t" coordsize="21600,21600" o:gfxdata="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1&#10;s9Ar1QAAAAkBAAAPAAAAAAAAAAEAIAAAACIAAABkcnMvZG93bnJldi54bWxQSwECFAAUAAAACACH&#10;TuJAVtJ7fWACAADABAAADgAAAAAAAAABACAAAAAkAQAAZHJzL2Uyb0RvYy54bWxQSwUGAAAAAAYA&#10;BgBZAQAA9gUAAAAA&#10;">
                <v:fill on="t" focussize="0,0"/>
                <v:stroke weight="0.5pt" color="#000000 [3204]" joinstyle="round"/>
                <v:imagedata o:title=""/>
                <o:lock v:ext="edit" aspectratio="f"/>
                <v:textbox>
                  <w:txbxContent>
                    <w:p w14:paraId="682A3D31">
                      <w:pPr>
                        <w:ind w:left="0" w:leftChars="0" w:firstLine="0" w:firstLineChars="0"/>
                        <w:rPr>
                          <w:rFonts w:hint="eastAsia" w:ascii="黑体" w:hAnsi="黑体" w:eastAsia="黑体" w:cs="黑体"/>
                          <w:b/>
                          <w:bCs/>
                          <w:sz w:val="44"/>
                          <w:szCs w:val="44"/>
                        </w:rPr>
                      </w:pPr>
                      <w:r>
                        <w:rPr>
                          <w:rFonts w:hint="eastAsia" w:ascii="黑体" w:hAnsi="黑体" w:eastAsia="黑体" w:cs="黑体"/>
                          <w:b/>
                          <w:bCs/>
                          <w:sz w:val="44"/>
                          <w:szCs w:val="44"/>
                        </w:rPr>
                        <w:t>封 面</w:t>
                      </w:r>
                    </w:p>
                  </w:txbxContent>
                </v:textbox>
              </v:shape>
            </w:pict>
          </mc:Fallback>
        </mc:AlternateContent>
      </w:r>
    </w:p>
    <w:p w14:paraId="0C19340D">
      <w:pPr>
        <w:widowControl/>
        <w:jc w:val="center"/>
        <w:rPr>
          <w:rFonts w:hint="eastAsia" w:ascii="宋体" w:hAnsi="宋体" w:eastAsia="宋体" w:cs="宋体"/>
          <w:kern w:val="0"/>
          <w:sz w:val="28"/>
          <w:szCs w:val="28"/>
          <w:u w:val="single"/>
        </w:rPr>
      </w:pPr>
    </w:p>
    <w:p w14:paraId="794EABA2">
      <w:pPr>
        <w:widowControl/>
        <w:jc w:val="center"/>
        <w:rPr>
          <w:rFonts w:hint="eastAsia" w:ascii="宋体" w:hAnsi="宋体" w:eastAsia="宋体" w:cs="宋体"/>
          <w:kern w:val="0"/>
          <w:sz w:val="28"/>
          <w:szCs w:val="28"/>
          <w:u w:val="single"/>
        </w:rPr>
      </w:pPr>
    </w:p>
    <w:p w14:paraId="2E948EE3">
      <w:pPr>
        <w:widowControl/>
        <w:jc w:val="center"/>
        <w:rPr>
          <w:rFonts w:hint="eastAsia" w:ascii="宋体" w:hAnsi="宋体" w:eastAsia="宋体" w:cs="宋体"/>
          <w:kern w:val="0"/>
          <w:sz w:val="28"/>
          <w:szCs w:val="28"/>
          <w:u w:val="single"/>
        </w:rPr>
      </w:pPr>
    </w:p>
    <w:p w14:paraId="70E59F8F">
      <w:pPr>
        <w:keepNext w:val="0"/>
        <w:keepLines w:val="0"/>
        <w:pageBreakBefore w:val="0"/>
        <w:widowControl/>
        <w:kinsoku/>
        <w:wordWrap/>
        <w:overflowPunct/>
        <w:topLinePunct w:val="0"/>
        <w:autoSpaceDE w:val="0"/>
        <w:autoSpaceDN w:val="0"/>
        <w:bidi w:val="0"/>
        <w:adjustRightInd/>
        <w:snapToGrid/>
        <w:spacing w:line="560" w:lineRule="exact"/>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（项目名称）施工招标</w:t>
      </w:r>
    </w:p>
    <w:p w14:paraId="28702F02">
      <w:pPr>
        <w:keepNext w:val="0"/>
        <w:keepLines w:val="0"/>
        <w:pageBreakBefore w:val="0"/>
        <w:widowControl/>
        <w:kinsoku/>
        <w:wordWrap/>
        <w:overflowPunct/>
        <w:topLinePunct w:val="0"/>
        <w:autoSpaceDE w:val="0"/>
        <w:autoSpaceDN w:val="0"/>
        <w:bidi w:val="0"/>
        <w:adjustRightInd/>
        <w:snapToGrid/>
        <w:spacing w:line="560" w:lineRule="exact"/>
        <w:jc w:val="center"/>
        <w:textAlignment w:val="auto"/>
        <w:rPr>
          <w:rFonts w:hint="eastAsia" w:ascii="宋体" w:hAnsi="宋体" w:eastAsia="宋体" w:cs="宋体"/>
          <w:kern w:val="0"/>
          <w:sz w:val="44"/>
          <w:szCs w:val="44"/>
        </w:rPr>
      </w:pPr>
    </w:p>
    <w:p w14:paraId="4A050B1A">
      <w:pPr>
        <w:keepNext w:val="0"/>
        <w:keepLines w:val="0"/>
        <w:pageBreakBefore w:val="0"/>
        <w:widowControl/>
        <w:kinsoku/>
        <w:wordWrap/>
        <w:overflowPunct/>
        <w:topLinePunct w:val="0"/>
        <w:autoSpaceDE w:val="0"/>
        <w:autoSpaceDN w:val="0"/>
        <w:bidi w:val="0"/>
        <w:adjustRightInd/>
        <w:snapToGrid/>
        <w:spacing w:line="560" w:lineRule="exact"/>
        <w:ind w:left="0" w:leftChars="0" w:firstLine="0" w:firstLineChars="0"/>
        <w:jc w:val="center"/>
        <w:textAlignment w:val="auto"/>
        <w:rPr>
          <w:rFonts w:hint="eastAsia" w:ascii="宋体" w:hAnsi="宋体" w:eastAsia="宋体" w:cs="宋体"/>
          <w:kern w:val="0"/>
          <w:sz w:val="44"/>
          <w:szCs w:val="44"/>
        </w:rPr>
      </w:pPr>
      <w:r>
        <w:rPr>
          <w:rFonts w:hint="eastAsia" w:ascii="宋体" w:hAnsi="宋体" w:eastAsia="宋体" w:cs="宋体"/>
          <w:kern w:val="0"/>
          <w:sz w:val="44"/>
          <w:szCs w:val="44"/>
        </w:rPr>
        <w:t>投  标  文  件</w:t>
      </w:r>
    </w:p>
    <w:p w14:paraId="1FE90833">
      <w:pPr>
        <w:keepNext w:val="0"/>
        <w:keepLines w:val="0"/>
        <w:pageBreakBefore w:val="0"/>
        <w:kinsoku/>
        <w:wordWrap/>
        <w:overflowPunct/>
        <w:topLinePunct w:val="0"/>
        <w:autoSpaceDE w:val="0"/>
        <w:autoSpaceDN w:val="0"/>
        <w:bidi w:val="0"/>
        <w:adjustRightInd/>
        <w:snapToGrid/>
        <w:spacing w:line="560" w:lineRule="exact"/>
        <w:jc w:val="left"/>
        <w:textAlignment w:val="auto"/>
        <w:rPr>
          <w:rFonts w:hint="eastAsia" w:ascii="宋体" w:hAnsi="宋体" w:eastAsia="宋体" w:cs="宋体"/>
          <w:sz w:val="24"/>
          <w:szCs w:val="24"/>
        </w:rPr>
      </w:pPr>
    </w:p>
    <w:p w14:paraId="68D2C672">
      <w:pPr>
        <w:keepNext w:val="0"/>
        <w:keepLines w:val="0"/>
        <w:pageBreakBefore w:val="0"/>
        <w:kinsoku/>
        <w:wordWrap/>
        <w:overflowPunct/>
        <w:topLinePunct w:val="0"/>
        <w:autoSpaceDE w:val="0"/>
        <w:autoSpaceDN w:val="0"/>
        <w:bidi w:val="0"/>
        <w:adjustRightInd/>
        <w:snapToGrid/>
        <w:spacing w:line="560" w:lineRule="exact"/>
        <w:jc w:val="left"/>
        <w:textAlignment w:val="auto"/>
        <w:rPr>
          <w:rFonts w:hint="eastAsia" w:ascii="宋体" w:hAnsi="宋体" w:eastAsia="宋体" w:cs="宋体"/>
          <w:sz w:val="24"/>
          <w:szCs w:val="24"/>
        </w:rPr>
      </w:pPr>
    </w:p>
    <w:p w14:paraId="382EC946">
      <w:pPr>
        <w:keepNext w:val="0"/>
        <w:keepLines w:val="0"/>
        <w:pageBreakBefore w:val="0"/>
        <w:kinsoku/>
        <w:wordWrap/>
        <w:overflowPunct/>
        <w:topLinePunct w:val="0"/>
        <w:autoSpaceDE w:val="0"/>
        <w:autoSpaceDN w:val="0"/>
        <w:bidi w:val="0"/>
        <w:adjustRightInd/>
        <w:snapToGrid/>
        <w:spacing w:line="560" w:lineRule="exact"/>
        <w:jc w:val="left"/>
        <w:textAlignment w:val="auto"/>
        <w:rPr>
          <w:rFonts w:hint="eastAsia" w:ascii="宋体" w:hAnsi="宋体" w:eastAsia="宋体" w:cs="宋体"/>
          <w:sz w:val="24"/>
          <w:szCs w:val="24"/>
        </w:rPr>
      </w:pPr>
    </w:p>
    <w:p w14:paraId="42C537B8">
      <w:pPr>
        <w:keepNext w:val="0"/>
        <w:keepLines w:val="0"/>
        <w:pageBreakBefore w:val="0"/>
        <w:kinsoku/>
        <w:wordWrap/>
        <w:overflowPunct/>
        <w:topLinePunct w:val="0"/>
        <w:autoSpaceDE w:val="0"/>
        <w:autoSpaceDN w:val="0"/>
        <w:bidi w:val="0"/>
        <w:adjustRightInd/>
        <w:snapToGrid/>
        <w:spacing w:line="560" w:lineRule="exact"/>
        <w:jc w:val="left"/>
        <w:textAlignment w:val="auto"/>
        <w:rPr>
          <w:rFonts w:hint="eastAsia" w:ascii="宋体" w:hAnsi="宋体" w:eastAsia="宋体" w:cs="宋体"/>
          <w:sz w:val="24"/>
          <w:szCs w:val="24"/>
        </w:rPr>
      </w:pPr>
    </w:p>
    <w:p w14:paraId="0E69318B">
      <w:pPr>
        <w:keepNext w:val="0"/>
        <w:keepLines w:val="0"/>
        <w:pageBreakBefore w:val="0"/>
        <w:kinsoku/>
        <w:wordWrap/>
        <w:overflowPunct/>
        <w:topLinePunct w:val="0"/>
        <w:autoSpaceDE w:val="0"/>
        <w:autoSpaceDN w:val="0"/>
        <w:bidi w:val="0"/>
        <w:adjustRightInd/>
        <w:snapToGrid/>
        <w:spacing w:line="560" w:lineRule="exact"/>
        <w:jc w:val="left"/>
        <w:textAlignment w:val="auto"/>
        <w:rPr>
          <w:rFonts w:hint="eastAsia" w:ascii="宋体" w:hAnsi="宋体" w:eastAsia="宋体" w:cs="宋体"/>
          <w:sz w:val="24"/>
          <w:szCs w:val="24"/>
        </w:rPr>
      </w:pPr>
    </w:p>
    <w:p w14:paraId="4F045E64">
      <w:pPr>
        <w:keepNext w:val="0"/>
        <w:keepLines w:val="0"/>
        <w:pageBreakBefore w:val="0"/>
        <w:kinsoku/>
        <w:wordWrap/>
        <w:overflowPunct/>
        <w:topLinePunct w:val="0"/>
        <w:autoSpaceDE w:val="0"/>
        <w:autoSpaceDN w:val="0"/>
        <w:bidi w:val="0"/>
        <w:adjustRightInd/>
        <w:snapToGrid/>
        <w:spacing w:line="560" w:lineRule="exact"/>
        <w:jc w:val="left"/>
        <w:textAlignment w:val="auto"/>
        <w:rPr>
          <w:rFonts w:hint="eastAsia" w:ascii="宋体" w:hAnsi="宋体" w:eastAsia="宋体" w:cs="宋体"/>
          <w:sz w:val="24"/>
          <w:szCs w:val="24"/>
        </w:rPr>
      </w:pPr>
    </w:p>
    <w:p w14:paraId="61F6EFB9">
      <w:pPr>
        <w:keepNext w:val="0"/>
        <w:keepLines w:val="0"/>
        <w:pageBreakBefore w:val="0"/>
        <w:kinsoku/>
        <w:wordWrap/>
        <w:overflowPunct/>
        <w:topLinePunct w:val="0"/>
        <w:autoSpaceDE w:val="0"/>
        <w:autoSpaceDN w:val="0"/>
        <w:bidi w:val="0"/>
        <w:adjustRightInd/>
        <w:snapToGrid/>
        <w:spacing w:line="560" w:lineRule="exact"/>
        <w:jc w:val="left"/>
        <w:textAlignment w:val="auto"/>
        <w:rPr>
          <w:rFonts w:hint="eastAsia" w:ascii="宋体" w:hAnsi="宋体" w:eastAsia="宋体" w:cs="宋体"/>
          <w:sz w:val="24"/>
          <w:szCs w:val="24"/>
        </w:rPr>
      </w:pPr>
    </w:p>
    <w:p w14:paraId="0A9DB4A5">
      <w:pPr>
        <w:keepNext w:val="0"/>
        <w:keepLines w:val="0"/>
        <w:pageBreakBefore w:val="0"/>
        <w:kinsoku/>
        <w:wordWrap/>
        <w:overflowPunct/>
        <w:topLinePunct w:val="0"/>
        <w:autoSpaceDE w:val="0"/>
        <w:autoSpaceDN w:val="0"/>
        <w:bidi w:val="0"/>
        <w:adjustRightInd/>
        <w:snapToGrid/>
        <w:spacing w:line="560" w:lineRule="exact"/>
        <w:jc w:val="left"/>
        <w:textAlignment w:val="auto"/>
        <w:rPr>
          <w:rFonts w:hint="eastAsia" w:ascii="宋体" w:hAnsi="宋体" w:eastAsia="宋体" w:cs="宋体"/>
          <w:sz w:val="24"/>
          <w:szCs w:val="24"/>
        </w:rPr>
      </w:pPr>
    </w:p>
    <w:p w14:paraId="76DEACC1">
      <w:pPr>
        <w:keepNext w:val="0"/>
        <w:keepLines w:val="0"/>
        <w:pageBreakBefore w:val="0"/>
        <w:kinsoku/>
        <w:wordWrap/>
        <w:overflowPunct/>
        <w:topLinePunct w:val="0"/>
        <w:autoSpaceDE w:val="0"/>
        <w:autoSpaceDN w:val="0"/>
        <w:bidi w:val="0"/>
        <w:adjustRightInd/>
        <w:snapToGrid/>
        <w:spacing w:line="560" w:lineRule="exact"/>
        <w:jc w:val="left"/>
        <w:textAlignment w:val="auto"/>
        <w:rPr>
          <w:rFonts w:hint="eastAsia" w:ascii="宋体" w:hAnsi="宋体" w:eastAsia="宋体" w:cs="宋体"/>
          <w:sz w:val="24"/>
          <w:szCs w:val="24"/>
        </w:rPr>
      </w:pPr>
    </w:p>
    <w:p w14:paraId="2E5685B7">
      <w:pPr>
        <w:keepNext w:val="0"/>
        <w:keepLines w:val="0"/>
        <w:pageBreakBefore w:val="0"/>
        <w:kinsoku/>
        <w:wordWrap/>
        <w:overflowPunct/>
        <w:topLinePunct w:val="0"/>
        <w:autoSpaceDE w:val="0"/>
        <w:autoSpaceDN w:val="0"/>
        <w:bidi w:val="0"/>
        <w:adjustRightInd/>
        <w:snapToGrid/>
        <w:spacing w:line="560" w:lineRule="exact"/>
        <w:jc w:val="left"/>
        <w:textAlignment w:val="auto"/>
        <w:rPr>
          <w:rFonts w:hint="eastAsia" w:ascii="宋体" w:hAnsi="宋体" w:eastAsia="宋体" w:cs="宋体"/>
          <w:sz w:val="24"/>
          <w:szCs w:val="24"/>
        </w:rPr>
      </w:pPr>
    </w:p>
    <w:p w14:paraId="79152F6B">
      <w:pPr>
        <w:keepNext w:val="0"/>
        <w:keepLines w:val="0"/>
        <w:pageBreakBefore w:val="0"/>
        <w:kinsoku/>
        <w:wordWrap/>
        <w:overflowPunct/>
        <w:topLinePunct w:val="0"/>
        <w:autoSpaceDE w:val="0"/>
        <w:autoSpaceDN w:val="0"/>
        <w:bidi w:val="0"/>
        <w:adjustRightInd/>
        <w:snapToGrid/>
        <w:spacing w:line="560" w:lineRule="exact"/>
        <w:ind w:left="0" w:leftChars="0" w:firstLine="0" w:firstLineChars="0"/>
        <w:jc w:val="left"/>
        <w:textAlignment w:val="auto"/>
        <w:rPr>
          <w:rFonts w:hint="eastAsia" w:ascii="宋体" w:hAnsi="宋体" w:eastAsia="宋体" w:cs="宋体"/>
          <w:sz w:val="24"/>
          <w:szCs w:val="24"/>
        </w:rPr>
      </w:pPr>
    </w:p>
    <w:p w14:paraId="4E637F63">
      <w:pPr>
        <w:keepNext w:val="0"/>
        <w:keepLines w:val="0"/>
        <w:pageBreakBefore w:val="0"/>
        <w:widowControl/>
        <w:kinsoku/>
        <w:wordWrap/>
        <w:overflowPunct/>
        <w:topLinePunct w:val="0"/>
        <w:autoSpaceDE w:val="0"/>
        <w:autoSpaceDN w:val="0"/>
        <w:bidi w:val="0"/>
        <w:adjustRightInd/>
        <w:snapToGrid/>
        <w:spacing w:line="560" w:lineRule="exact"/>
        <w:ind w:left="0" w:leftChars="0" w:firstLine="720" w:firstLineChars="3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投标人：</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（盖单位电子公章）</w:t>
      </w:r>
    </w:p>
    <w:p w14:paraId="59D3C652">
      <w:pPr>
        <w:keepNext w:val="0"/>
        <w:keepLines w:val="0"/>
        <w:pageBreakBefore w:val="0"/>
        <w:widowControl/>
        <w:kinsoku/>
        <w:wordWrap/>
        <w:overflowPunct/>
        <w:topLinePunct w:val="0"/>
        <w:autoSpaceDE w:val="0"/>
        <w:autoSpaceDN w:val="0"/>
        <w:bidi w:val="0"/>
        <w:adjustRightInd/>
        <w:snapToGrid/>
        <w:spacing w:line="560" w:lineRule="exact"/>
        <w:ind w:left="0" w:leftChars="0" w:firstLine="720" w:firstLineChars="3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法定代表人：</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（签字或盖章）</w:t>
      </w:r>
    </w:p>
    <w:p w14:paraId="705A3B66">
      <w:pPr>
        <w:keepNext w:val="0"/>
        <w:keepLines w:val="0"/>
        <w:pageBreakBefore w:val="0"/>
        <w:widowControl/>
        <w:kinsoku/>
        <w:wordWrap/>
        <w:overflowPunct/>
        <w:topLinePunct w:val="0"/>
        <w:autoSpaceDE w:val="0"/>
        <w:autoSpaceDN w:val="0"/>
        <w:bidi w:val="0"/>
        <w:adjustRightInd/>
        <w:snapToGrid/>
        <w:spacing w:line="560" w:lineRule="exact"/>
        <w:ind w:left="0" w:leftChars="0" w:firstLine="720" w:firstLineChars="3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授权委托代理人（如委托）：</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（签字或盖章）</w:t>
      </w:r>
    </w:p>
    <w:p w14:paraId="54398B1E">
      <w:pPr>
        <w:pageBreakBefore w:val="0"/>
        <w:overflowPunct/>
        <w:bidi w:val="0"/>
        <w:spacing w:before="156" w:after="312" w:line="560" w:lineRule="exact"/>
        <w:ind w:firstLine="2400" w:firstLineChars="1000"/>
        <w:jc w:val="both"/>
        <w:rPr>
          <w:rFonts w:hint="eastAsia" w:ascii="宋体" w:hAnsi="宋体" w:eastAsia="宋体" w:cs="宋体"/>
          <w:spacing w:val="0"/>
          <w:kern w:val="0"/>
          <w:sz w:val="24"/>
          <w:szCs w:val="28"/>
          <w:lang w:eastAsia="zh-CN"/>
        </w:rPr>
      </w:pPr>
    </w:p>
    <w:p w14:paraId="4658841D">
      <w:pPr>
        <w:pageBreakBefore w:val="0"/>
        <w:overflowPunct/>
        <w:bidi w:val="0"/>
        <w:spacing w:before="156" w:after="312" w:line="560" w:lineRule="exact"/>
        <w:ind w:firstLine="2400" w:firstLineChars="1000"/>
        <w:jc w:val="both"/>
        <w:rPr>
          <w:rFonts w:hint="eastAsia" w:ascii="宋体" w:hAnsi="宋体" w:eastAsia="宋体" w:cs="宋体"/>
          <w:spacing w:val="0"/>
          <w:kern w:val="0"/>
          <w:sz w:val="28"/>
          <w:szCs w:val="28"/>
        </w:rPr>
      </w:pPr>
      <w:r>
        <w:rPr>
          <w:rFonts w:hint="eastAsia" w:ascii="宋体" w:hAnsi="宋体" w:eastAsia="宋体" w:cs="宋体"/>
          <w:spacing w:val="0"/>
          <w:kern w:val="0"/>
          <w:sz w:val="24"/>
          <w:szCs w:val="28"/>
          <w:lang w:eastAsia="zh-CN"/>
        </w:rPr>
        <w:t xml:space="preserve"> </w:t>
      </w:r>
      <w:r>
        <w:rPr>
          <w:rFonts w:hint="eastAsia" w:ascii="宋体" w:hAnsi="宋体" w:eastAsia="宋体" w:cs="宋体"/>
          <w:spacing w:val="0"/>
          <w:kern w:val="0"/>
          <w:sz w:val="24"/>
          <w:szCs w:val="28"/>
          <w:lang w:val="en-US" w:eastAsia="zh-CN"/>
        </w:rPr>
        <w:t xml:space="preserve"> </w:t>
      </w:r>
      <w:r>
        <w:rPr>
          <w:rFonts w:hint="eastAsia" w:ascii="宋体" w:hAnsi="宋体" w:eastAsia="宋体" w:cs="宋体"/>
          <w:spacing w:val="0"/>
          <w:kern w:val="0"/>
          <w:sz w:val="24"/>
          <w:szCs w:val="28"/>
          <w:lang w:eastAsia="zh-CN"/>
        </w:rPr>
        <w:t xml:space="preserve">  </w:t>
      </w:r>
      <w:r>
        <w:rPr>
          <w:rFonts w:hint="eastAsia" w:ascii="宋体" w:hAnsi="宋体" w:eastAsia="宋体" w:cs="宋体"/>
          <w:spacing w:val="0"/>
          <w:kern w:val="0"/>
          <w:sz w:val="24"/>
          <w:szCs w:val="28"/>
        </w:rPr>
        <w:t>年</w:t>
      </w:r>
      <w:r>
        <w:rPr>
          <w:rFonts w:hint="eastAsia" w:ascii="宋体" w:hAnsi="宋体" w:eastAsia="宋体" w:cs="宋体"/>
          <w:spacing w:val="0"/>
          <w:kern w:val="0"/>
          <w:sz w:val="24"/>
          <w:szCs w:val="28"/>
          <w:lang w:eastAsia="zh-CN"/>
        </w:rPr>
        <w:t xml:space="preserve">  </w:t>
      </w:r>
      <w:r>
        <w:rPr>
          <w:rFonts w:hint="eastAsia" w:ascii="宋体" w:hAnsi="宋体" w:eastAsia="宋体" w:cs="宋体"/>
          <w:spacing w:val="0"/>
          <w:kern w:val="0"/>
          <w:sz w:val="24"/>
          <w:szCs w:val="28"/>
          <w:lang w:val="en-US" w:eastAsia="zh-CN"/>
        </w:rPr>
        <w:t xml:space="preserve"> </w:t>
      </w:r>
      <w:r>
        <w:rPr>
          <w:rFonts w:hint="eastAsia" w:ascii="宋体" w:hAnsi="宋体" w:eastAsia="宋体" w:cs="宋体"/>
          <w:spacing w:val="0"/>
          <w:kern w:val="0"/>
          <w:sz w:val="24"/>
          <w:szCs w:val="28"/>
          <w:lang w:eastAsia="zh-CN"/>
        </w:rPr>
        <w:t xml:space="preserve"> </w:t>
      </w:r>
      <w:r>
        <w:rPr>
          <w:rFonts w:hint="eastAsia" w:ascii="宋体" w:hAnsi="宋体" w:eastAsia="宋体" w:cs="宋体"/>
          <w:spacing w:val="0"/>
          <w:kern w:val="0"/>
          <w:sz w:val="24"/>
          <w:szCs w:val="28"/>
        </w:rPr>
        <w:t>月</w:t>
      </w:r>
      <w:r>
        <w:rPr>
          <w:rFonts w:hint="eastAsia" w:ascii="宋体" w:hAnsi="宋体" w:eastAsia="宋体" w:cs="宋体"/>
          <w:spacing w:val="0"/>
          <w:kern w:val="0"/>
          <w:sz w:val="24"/>
          <w:szCs w:val="28"/>
          <w:lang w:eastAsia="zh-CN"/>
        </w:rPr>
        <w:t xml:space="preserve"> </w:t>
      </w:r>
      <w:r>
        <w:rPr>
          <w:rFonts w:hint="eastAsia" w:ascii="宋体" w:hAnsi="宋体" w:eastAsia="宋体" w:cs="宋体"/>
          <w:spacing w:val="0"/>
          <w:kern w:val="0"/>
          <w:sz w:val="24"/>
          <w:szCs w:val="28"/>
          <w:lang w:val="en-US" w:eastAsia="zh-CN"/>
        </w:rPr>
        <w:t xml:space="preserve">  </w:t>
      </w:r>
      <w:r>
        <w:rPr>
          <w:rFonts w:hint="eastAsia" w:ascii="宋体" w:hAnsi="宋体" w:eastAsia="宋体" w:cs="宋体"/>
          <w:spacing w:val="0"/>
          <w:kern w:val="0"/>
          <w:sz w:val="24"/>
          <w:szCs w:val="28"/>
          <w:lang w:eastAsia="zh-CN"/>
        </w:rPr>
        <w:t xml:space="preserve"> </w:t>
      </w:r>
      <w:r>
        <w:rPr>
          <w:rFonts w:hint="eastAsia" w:ascii="宋体" w:hAnsi="宋体" w:eastAsia="宋体" w:cs="宋体"/>
          <w:spacing w:val="0"/>
          <w:kern w:val="0"/>
          <w:sz w:val="24"/>
          <w:szCs w:val="28"/>
        </w:rPr>
        <w:t>日</w:t>
      </w:r>
    </w:p>
    <w:p w14:paraId="2090CCBD">
      <w:pPr>
        <w:keepNext/>
        <w:keepLines/>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outlineLvl w:val="9"/>
        <w:rPr>
          <w:rFonts w:hint="eastAsia" w:ascii="宋体" w:hAnsi="宋体" w:eastAsia="宋体" w:cs="宋体"/>
          <w:kern w:val="32"/>
          <w:sz w:val="32"/>
        </w:rPr>
      </w:pPr>
      <w:bookmarkStart w:id="1025" w:name="_Toc14140"/>
      <w:bookmarkStart w:id="1026" w:name="_Toc211498757"/>
    </w:p>
    <w:p w14:paraId="569A5E5A">
      <w:pPr>
        <w:keepNext/>
        <w:keepLines/>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outlineLvl w:val="9"/>
        <w:rPr>
          <w:rFonts w:hint="eastAsia" w:ascii="宋体" w:hAnsi="宋体" w:eastAsia="宋体" w:cs="宋体"/>
          <w:kern w:val="32"/>
          <w:sz w:val="32"/>
        </w:rPr>
      </w:pPr>
      <w:r>
        <w:rPr>
          <w:rFonts w:hint="eastAsia" w:ascii="宋体" w:hAnsi="宋体" w:eastAsia="宋体" w:cs="宋体"/>
          <w:kern w:val="32"/>
          <w:sz w:val="32"/>
        </w:rPr>
        <w:t>目    录</w:t>
      </w:r>
      <w:bookmarkEnd w:id="1025"/>
      <w:bookmarkEnd w:id="1026"/>
    </w:p>
    <w:p w14:paraId="43D8333C">
      <w:pPr>
        <w:widowControl/>
        <w:spacing w:after="0" w:line="500" w:lineRule="exact"/>
        <w:jc w:val="left"/>
        <w:rPr>
          <w:rFonts w:hint="eastAsia" w:ascii="宋体" w:hAnsi="宋体" w:eastAsia="宋体" w:cs="宋体"/>
          <w:szCs w:val="21"/>
        </w:rPr>
      </w:pPr>
    </w:p>
    <w:p w14:paraId="6989EBA5">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Style w:val="48"/>
          <w:rFonts w:hint="eastAsia" w:ascii="宋体" w:hAnsi="宋体" w:eastAsia="宋体" w:cs="宋体"/>
          <w:color w:val="auto"/>
          <w:sz w:val="24"/>
          <w:szCs w:val="24"/>
          <w:u w:val="none"/>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"_Toc300678567" </w:instrText>
      </w:r>
      <w:r>
        <w:rPr>
          <w:rFonts w:hint="eastAsia" w:ascii="宋体" w:hAnsi="宋体" w:eastAsia="宋体" w:cs="宋体"/>
          <w:sz w:val="24"/>
          <w:szCs w:val="24"/>
        </w:rPr>
        <w:fldChar w:fldCharType="separate"/>
      </w:r>
      <w:r>
        <w:rPr>
          <w:rStyle w:val="48"/>
          <w:rFonts w:hint="eastAsia" w:ascii="宋体" w:hAnsi="宋体" w:eastAsia="宋体" w:cs="宋体"/>
          <w:color w:val="auto"/>
          <w:sz w:val="24"/>
          <w:szCs w:val="24"/>
          <w:u w:val="none"/>
        </w:rPr>
        <w:t>1.投标函</w:t>
      </w:r>
      <w:r>
        <w:rPr>
          <w:rStyle w:val="48"/>
          <w:rFonts w:hint="eastAsia" w:ascii="宋体" w:hAnsi="宋体" w:eastAsia="宋体" w:cs="宋体"/>
          <w:color w:val="auto"/>
          <w:sz w:val="24"/>
          <w:szCs w:val="24"/>
          <w:u w:val="none"/>
          <w:lang w:eastAsia="zh-CN"/>
        </w:rPr>
        <w:t>、</w:t>
      </w:r>
      <w:r>
        <w:rPr>
          <w:rStyle w:val="48"/>
          <w:rFonts w:hint="eastAsia" w:ascii="宋体" w:hAnsi="宋体" w:eastAsia="宋体" w:cs="宋体"/>
          <w:color w:val="auto"/>
          <w:sz w:val="24"/>
          <w:szCs w:val="24"/>
          <w:u w:val="none"/>
        </w:rPr>
        <w:t>开标现场公示信息表</w:t>
      </w:r>
      <w:r>
        <w:rPr>
          <w:rStyle w:val="48"/>
          <w:rFonts w:hint="eastAsia" w:ascii="宋体" w:hAnsi="宋体" w:eastAsia="宋体" w:cs="宋体"/>
          <w:color w:val="auto"/>
          <w:sz w:val="24"/>
          <w:szCs w:val="24"/>
          <w:u w:val="none"/>
          <w:lang w:eastAsia="zh-CN"/>
        </w:rPr>
        <w:t>、</w:t>
      </w:r>
      <w:r>
        <w:rPr>
          <w:rStyle w:val="48"/>
          <w:rFonts w:hint="eastAsia" w:ascii="宋体" w:hAnsi="宋体" w:eastAsia="宋体" w:cs="宋体"/>
          <w:color w:val="auto"/>
          <w:sz w:val="24"/>
          <w:szCs w:val="24"/>
          <w:u w:val="none"/>
        </w:rPr>
        <w:t>信用信息报告</w:t>
      </w:r>
    </w:p>
    <w:p w14:paraId="7E85BFD7">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Fonts w:hint="eastAsia" w:ascii="宋体" w:hAnsi="宋体" w:eastAsia="宋体" w:cs="宋体"/>
          <w:sz w:val="24"/>
          <w:szCs w:val="24"/>
        </w:rPr>
      </w:pPr>
      <w:r>
        <w:rPr>
          <w:rStyle w:val="48"/>
          <w:rFonts w:hint="eastAsia" w:ascii="宋体" w:hAnsi="宋体" w:eastAsia="宋体" w:cs="宋体"/>
          <w:color w:val="auto"/>
          <w:sz w:val="24"/>
          <w:szCs w:val="24"/>
          <w:u w:val="none"/>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"_Toc300678568" </w:instrText>
      </w:r>
      <w:r>
        <w:rPr>
          <w:rFonts w:hint="eastAsia" w:ascii="宋体" w:hAnsi="宋体" w:eastAsia="宋体" w:cs="宋体"/>
          <w:sz w:val="24"/>
          <w:szCs w:val="24"/>
        </w:rPr>
        <w:fldChar w:fldCharType="separate"/>
      </w:r>
      <w:r>
        <w:rPr>
          <w:rStyle w:val="48"/>
          <w:rFonts w:hint="eastAsia" w:ascii="宋体" w:hAnsi="宋体" w:eastAsia="宋体" w:cs="宋体"/>
          <w:color w:val="auto"/>
          <w:sz w:val="24"/>
          <w:szCs w:val="24"/>
          <w:u w:val="none"/>
        </w:rPr>
        <w:t>（1）投标函</w:t>
      </w:r>
      <w:r>
        <w:rPr>
          <w:rStyle w:val="48"/>
          <w:rFonts w:hint="eastAsia" w:ascii="宋体" w:hAnsi="宋体" w:eastAsia="宋体" w:cs="宋体"/>
          <w:color w:val="auto"/>
          <w:sz w:val="24"/>
          <w:szCs w:val="24"/>
          <w:u w:val="none"/>
        </w:rPr>
        <w:fldChar w:fldCharType="end"/>
      </w:r>
    </w:p>
    <w:p w14:paraId="721FB0C2">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Style w:val="48"/>
          <w:rFonts w:hint="eastAsia" w:ascii="宋体" w:hAnsi="宋体" w:eastAsia="宋体" w:cs="宋体"/>
          <w:color w:val="auto"/>
          <w:sz w:val="24"/>
          <w:szCs w:val="24"/>
          <w:u w:val="none"/>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"_Toc300678569" </w:instrText>
      </w:r>
      <w:r>
        <w:rPr>
          <w:rFonts w:hint="eastAsia" w:ascii="宋体" w:hAnsi="宋体" w:eastAsia="宋体" w:cs="宋体"/>
          <w:sz w:val="24"/>
          <w:szCs w:val="24"/>
        </w:rPr>
        <w:fldChar w:fldCharType="separate"/>
      </w:r>
      <w:r>
        <w:rPr>
          <w:rStyle w:val="48"/>
          <w:rFonts w:hint="eastAsia" w:ascii="宋体" w:hAnsi="宋体" w:eastAsia="宋体" w:cs="宋体"/>
          <w:color w:val="auto"/>
          <w:sz w:val="24"/>
          <w:szCs w:val="24"/>
          <w:u w:val="none"/>
        </w:rPr>
        <w:t>（2）</w:t>
      </w:r>
      <w:r>
        <w:rPr>
          <w:rFonts w:hint="eastAsia" w:ascii="宋体" w:hAnsi="宋体" w:eastAsia="宋体" w:cs="宋体"/>
          <w:b/>
          <w:sz w:val="24"/>
          <w:szCs w:val="24"/>
        </w:rPr>
        <w:t>开标现场公示信息表</w:t>
      </w:r>
      <w:r>
        <w:rPr>
          <w:rStyle w:val="48"/>
          <w:rFonts w:hint="eastAsia" w:ascii="宋体" w:hAnsi="宋体" w:eastAsia="宋体" w:cs="宋体"/>
          <w:color w:val="auto"/>
          <w:sz w:val="24"/>
          <w:szCs w:val="24"/>
          <w:u w:val="none"/>
        </w:rPr>
        <w:fldChar w:fldCharType="end"/>
      </w:r>
    </w:p>
    <w:p w14:paraId="6AF24400">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Style w:val="48"/>
          <w:rFonts w:hint="eastAsia" w:ascii="宋体" w:hAnsi="宋体" w:eastAsia="宋体" w:cs="宋体"/>
          <w:color w:val="auto"/>
          <w:sz w:val="24"/>
          <w:szCs w:val="24"/>
          <w:u w:val="none"/>
        </w:rPr>
      </w:pPr>
      <w:r>
        <w:rPr>
          <w:rStyle w:val="48"/>
          <w:rFonts w:hint="eastAsia" w:ascii="宋体" w:hAnsi="宋体" w:eastAsia="宋体" w:cs="宋体"/>
          <w:color w:val="auto"/>
          <w:sz w:val="24"/>
          <w:szCs w:val="24"/>
          <w:u w:val="none"/>
          <w:lang w:val="en-US" w:eastAsia="zh-CN"/>
        </w:rPr>
        <w:t>（3）信用信息报告</w:t>
      </w:r>
    </w:p>
    <w:p w14:paraId="5842919E">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"_Toc300678570" </w:instrText>
      </w:r>
      <w:r>
        <w:rPr>
          <w:rFonts w:hint="eastAsia" w:ascii="宋体" w:hAnsi="宋体" w:eastAsia="宋体" w:cs="宋体"/>
          <w:sz w:val="24"/>
          <w:szCs w:val="24"/>
        </w:rPr>
        <w:fldChar w:fldCharType="separate"/>
      </w:r>
      <w:r>
        <w:rPr>
          <w:rStyle w:val="48"/>
          <w:rFonts w:hint="eastAsia" w:ascii="宋体" w:hAnsi="宋体" w:eastAsia="宋体" w:cs="宋体"/>
          <w:color w:val="auto"/>
          <w:sz w:val="24"/>
          <w:szCs w:val="24"/>
          <w:u w:val="none"/>
        </w:rPr>
        <w:t>2.法定代表人身份证明</w:t>
      </w:r>
      <w:r>
        <w:rPr>
          <w:rStyle w:val="48"/>
          <w:rFonts w:hint="eastAsia" w:ascii="宋体" w:hAnsi="宋体" w:eastAsia="宋体" w:cs="宋体"/>
          <w:color w:val="auto"/>
          <w:sz w:val="24"/>
          <w:szCs w:val="24"/>
          <w:u w:val="none"/>
        </w:rPr>
        <w:fldChar w:fldCharType="end"/>
      </w:r>
    </w:p>
    <w:p w14:paraId="1F80E758">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"_Toc300678571" </w:instrText>
      </w:r>
      <w:r>
        <w:rPr>
          <w:rFonts w:hint="eastAsia" w:ascii="宋体" w:hAnsi="宋体" w:eastAsia="宋体" w:cs="宋体"/>
          <w:sz w:val="24"/>
          <w:szCs w:val="24"/>
        </w:rPr>
        <w:fldChar w:fldCharType="separate"/>
      </w:r>
      <w:r>
        <w:rPr>
          <w:rStyle w:val="48"/>
          <w:rFonts w:hint="eastAsia" w:ascii="宋体" w:hAnsi="宋体" w:eastAsia="宋体" w:cs="宋体"/>
          <w:color w:val="auto"/>
          <w:sz w:val="24"/>
          <w:szCs w:val="24"/>
          <w:u w:val="none"/>
        </w:rPr>
        <w:t>3.授权委托书</w:t>
      </w:r>
      <w:r>
        <w:rPr>
          <w:rStyle w:val="48"/>
          <w:rFonts w:hint="eastAsia" w:ascii="宋体" w:hAnsi="宋体" w:eastAsia="宋体" w:cs="宋体"/>
          <w:color w:val="auto"/>
          <w:sz w:val="24"/>
          <w:szCs w:val="24"/>
          <w:u w:val="none"/>
        </w:rPr>
        <w:fldChar w:fldCharType="end"/>
      </w:r>
      <w:r>
        <w:rPr>
          <w:rFonts w:hint="eastAsia" w:ascii="宋体" w:hAnsi="宋体" w:eastAsia="宋体" w:cs="宋体"/>
          <w:sz w:val="24"/>
          <w:szCs w:val="24"/>
        </w:rPr>
        <w:t>（如委托）</w:t>
      </w:r>
    </w:p>
    <w:p w14:paraId="52895F60">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"_Toc300678572" </w:instrText>
      </w:r>
      <w:r>
        <w:rPr>
          <w:rFonts w:hint="eastAsia" w:ascii="宋体" w:hAnsi="宋体" w:eastAsia="宋体" w:cs="宋体"/>
          <w:sz w:val="24"/>
          <w:szCs w:val="24"/>
        </w:rPr>
        <w:fldChar w:fldCharType="separate"/>
      </w:r>
      <w:r>
        <w:rPr>
          <w:rStyle w:val="48"/>
          <w:rFonts w:hint="eastAsia" w:ascii="宋体" w:hAnsi="宋体" w:eastAsia="宋体" w:cs="宋体"/>
          <w:color w:val="auto"/>
          <w:sz w:val="24"/>
          <w:szCs w:val="24"/>
          <w:u w:val="none"/>
        </w:rPr>
        <w:t>4.联合体协议书</w:t>
      </w:r>
      <w:r>
        <w:rPr>
          <w:rStyle w:val="48"/>
          <w:rFonts w:hint="eastAsia" w:ascii="宋体" w:hAnsi="宋体" w:eastAsia="宋体" w:cs="宋体"/>
          <w:color w:val="auto"/>
          <w:sz w:val="24"/>
          <w:szCs w:val="24"/>
          <w:u w:val="none"/>
        </w:rPr>
        <w:fldChar w:fldCharType="end"/>
      </w:r>
      <w:r>
        <w:rPr>
          <w:rFonts w:hint="eastAsia" w:ascii="宋体" w:hAnsi="宋体" w:eastAsia="宋体" w:cs="宋体"/>
          <w:sz w:val="24"/>
          <w:szCs w:val="24"/>
        </w:rPr>
        <w:t>（如有）</w:t>
      </w:r>
    </w:p>
    <w:p w14:paraId="4223F39B">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"_Toc300678573" </w:instrText>
      </w:r>
      <w:r>
        <w:rPr>
          <w:rFonts w:hint="eastAsia" w:ascii="宋体" w:hAnsi="宋体" w:eastAsia="宋体" w:cs="宋体"/>
          <w:sz w:val="24"/>
          <w:szCs w:val="24"/>
        </w:rPr>
        <w:fldChar w:fldCharType="separate"/>
      </w:r>
      <w:r>
        <w:rPr>
          <w:rStyle w:val="48"/>
          <w:rFonts w:hint="eastAsia" w:ascii="宋体" w:hAnsi="宋体" w:eastAsia="宋体" w:cs="宋体"/>
          <w:color w:val="auto"/>
          <w:sz w:val="24"/>
          <w:szCs w:val="24"/>
          <w:u w:val="none"/>
        </w:rPr>
        <w:t>5.投标保证</w:t>
      </w:r>
      <w:r>
        <w:rPr>
          <w:rStyle w:val="48"/>
          <w:rFonts w:hint="eastAsia" w:ascii="宋体" w:hAnsi="宋体" w:eastAsia="宋体" w:cs="宋体"/>
          <w:color w:val="auto"/>
          <w:sz w:val="24"/>
          <w:szCs w:val="24"/>
          <w:u w:val="none"/>
        </w:rPr>
        <w:fldChar w:fldCharType="end"/>
      </w:r>
    </w:p>
    <w:p w14:paraId="0EA617C1">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Style w:val="48"/>
          <w:rFonts w:hint="eastAsia" w:ascii="宋体" w:hAnsi="宋体" w:eastAsia="宋体" w:cs="宋体"/>
          <w:color w:val="auto"/>
          <w:sz w:val="24"/>
          <w:szCs w:val="24"/>
        </w:rPr>
      </w:pPr>
      <w:r>
        <w:rPr>
          <w:rFonts w:hint="eastAsia" w:ascii="宋体" w:hAnsi="宋体" w:eastAsia="宋体" w:cs="宋体"/>
          <w:sz w:val="24"/>
          <w:szCs w:val="24"/>
        </w:rPr>
        <w:t>8.</w:t>
      </w:r>
      <w:r>
        <w:rPr>
          <w:rStyle w:val="48"/>
          <w:rFonts w:hint="eastAsia" w:ascii="宋体" w:hAnsi="宋体" w:eastAsia="宋体" w:cs="宋体"/>
          <w:color w:val="auto"/>
          <w:sz w:val="24"/>
          <w:szCs w:val="24"/>
        </w:rPr>
        <w:t>投标人基本情况表</w:t>
      </w:r>
    </w:p>
    <w:p w14:paraId="7A324128">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"_Toc300678591" </w:instrText>
      </w:r>
      <w:r>
        <w:rPr>
          <w:rFonts w:hint="eastAsia" w:ascii="宋体" w:hAnsi="宋体" w:eastAsia="宋体" w:cs="宋体"/>
          <w:sz w:val="24"/>
          <w:szCs w:val="24"/>
        </w:rPr>
        <w:fldChar w:fldCharType="separate"/>
      </w:r>
      <w:r>
        <w:rPr>
          <w:rFonts w:hint="eastAsia" w:ascii="宋体" w:hAnsi="宋体" w:eastAsia="宋体" w:cs="宋体"/>
          <w:sz w:val="24"/>
          <w:szCs w:val="24"/>
        </w:rPr>
        <w:t>9.承诺书</w:t>
      </w:r>
      <w:r>
        <w:rPr>
          <w:rFonts w:hint="eastAsia" w:ascii="宋体" w:hAnsi="宋体" w:eastAsia="宋体" w:cs="宋体"/>
          <w:sz w:val="24"/>
          <w:szCs w:val="24"/>
        </w:rPr>
        <w:fldChar w:fldCharType="end"/>
      </w:r>
    </w:p>
    <w:p w14:paraId="165FC842">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jc w:val="left"/>
        <w:textAlignment w:val="auto"/>
        <w:rPr>
          <w:rFonts w:hint="eastAsia" w:ascii="宋体" w:hAnsi="宋体" w:eastAsia="宋体" w:cs="宋体"/>
          <w:sz w:val="24"/>
          <w:szCs w:val="24"/>
        </w:rPr>
      </w:pPr>
      <w:r>
        <w:rPr>
          <w:rFonts w:hint="eastAsia" w:ascii="宋体" w:hAnsi="宋体" w:eastAsia="宋体" w:cs="宋体"/>
          <w:sz w:val="24"/>
          <w:szCs w:val="24"/>
        </w:rPr>
        <w:t>10.其他</w:t>
      </w:r>
    </w:p>
    <w:p w14:paraId="769B39CD">
      <w:pPr>
        <w:spacing w:line="360" w:lineRule="auto"/>
        <w:ind w:left="250" w:leftChars="104"/>
        <w:rPr>
          <w:rFonts w:hint="eastAsia" w:ascii="宋体" w:hAnsi="宋体" w:eastAsia="宋体" w:cs="宋体"/>
          <w:sz w:val="28"/>
          <w:szCs w:val="28"/>
        </w:rPr>
      </w:pPr>
    </w:p>
    <w:p w14:paraId="0BE021A5">
      <w:pPr>
        <w:spacing w:line="360" w:lineRule="auto"/>
        <w:rPr>
          <w:rFonts w:hint="eastAsia" w:ascii="宋体" w:hAnsi="宋体" w:eastAsia="宋体" w:cs="宋体"/>
        </w:rPr>
      </w:pPr>
    </w:p>
    <w:p w14:paraId="6B8561CD">
      <w:pPr>
        <w:spacing w:line="360" w:lineRule="auto"/>
        <w:rPr>
          <w:rFonts w:hint="eastAsia" w:ascii="宋体" w:hAnsi="宋体" w:eastAsia="宋体" w:cs="宋体"/>
        </w:rPr>
      </w:pPr>
    </w:p>
    <w:p w14:paraId="370E6EB7">
      <w:pPr>
        <w:spacing w:line="360" w:lineRule="auto"/>
        <w:rPr>
          <w:rFonts w:hint="eastAsia" w:ascii="宋体" w:hAnsi="宋体" w:eastAsia="宋体" w:cs="宋体"/>
        </w:rPr>
      </w:pPr>
    </w:p>
    <w:p w14:paraId="7D5C6B34">
      <w:pPr>
        <w:spacing w:line="360" w:lineRule="auto"/>
        <w:rPr>
          <w:rFonts w:hint="eastAsia" w:ascii="宋体" w:hAnsi="宋体" w:eastAsia="宋体" w:cs="宋体"/>
        </w:rPr>
      </w:pPr>
    </w:p>
    <w:p w14:paraId="70981E76">
      <w:pPr>
        <w:spacing w:line="360" w:lineRule="auto"/>
        <w:rPr>
          <w:rFonts w:hint="eastAsia" w:ascii="宋体" w:hAnsi="宋体" w:eastAsia="宋体" w:cs="宋体"/>
        </w:rPr>
      </w:pPr>
    </w:p>
    <w:p w14:paraId="46B3A445">
      <w:pPr>
        <w:spacing w:line="360" w:lineRule="auto"/>
        <w:rPr>
          <w:rFonts w:hint="eastAsia" w:ascii="宋体" w:hAnsi="宋体" w:eastAsia="宋体" w:cs="宋体"/>
        </w:rPr>
      </w:pPr>
    </w:p>
    <w:p w14:paraId="564EAE91">
      <w:pPr>
        <w:rPr>
          <w:rFonts w:hint="eastAsia" w:ascii="宋体" w:hAnsi="宋体" w:eastAsia="宋体" w:cs="宋体"/>
          <w:sz w:val="30"/>
        </w:rPr>
      </w:pPr>
      <w:r>
        <w:rPr>
          <w:rFonts w:hint="eastAsia" w:ascii="宋体" w:hAnsi="宋体" w:eastAsia="宋体" w:cs="宋体"/>
          <w:sz w:val="30"/>
        </w:rPr>
        <w:br w:type="page"/>
      </w:r>
    </w:p>
    <w:p w14:paraId="217B7E68">
      <w:pPr>
        <w:spacing w:after="240" w:afterLines="100" w:line="540" w:lineRule="exact"/>
        <w:rPr>
          <w:rFonts w:hint="eastAsia" w:ascii="宋体" w:hAnsi="宋体" w:eastAsia="宋体" w:cs="宋体"/>
          <w:sz w:val="32"/>
          <w:szCs w:val="32"/>
        </w:rPr>
      </w:pPr>
      <w:bookmarkStart w:id="1027" w:name="_Toc211498758"/>
    </w:p>
    <w:p w14:paraId="144DF148">
      <w:pPr>
        <w:spacing w:after="240" w:afterLines="100" w:line="540" w:lineRule="exact"/>
        <w:rPr>
          <w:rFonts w:hint="eastAsia" w:ascii="宋体" w:hAnsi="宋体" w:eastAsia="宋体" w:cs="宋体"/>
          <w:sz w:val="32"/>
          <w:szCs w:val="32"/>
        </w:rPr>
      </w:pPr>
    </w:p>
    <w:p w14:paraId="601982D2">
      <w:pPr>
        <w:spacing w:after="240" w:afterLines="100" w:line="540" w:lineRule="exact"/>
        <w:rPr>
          <w:rFonts w:hint="eastAsia" w:ascii="宋体" w:hAnsi="宋体" w:eastAsia="宋体" w:cs="宋体"/>
          <w:sz w:val="32"/>
          <w:szCs w:val="32"/>
        </w:rPr>
      </w:pPr>
    </w:p>
    <w:p w14:paraId="452A3AB0">
      <w:pPr>
        <w:spacing w:after="240" w:afterLines="100" w:line="540" w:lineRule="exact"/>
        <w:rPr>
          <w:rFonts w:hint="eastAsia" w:ascii="宋体" w:hAnsi="宋体" w:eastAsia="宋体" w:cs="宋体"/>
          <w:sz w:val="32"/>
          <w:szCs w:val="32"/>
        </w:rPr>
      </w:pPr>
    </w:p>
    <w:p w14:paraId="0471A952">
      <w:pPr>
        <w:spacing w:after="240" w:afterLines="100" w:line="540" w:lineRule="exact"/>
        <w:rPr>
          <w:rFonts w:hint="eastAsia" w:ascii="宋体" w:hAnsi="宋体" w:eastAsia="宋体" w:cs="宋体"/>
          <w:sz w:val="32"/>
          <w:szCs w:val="32"/>
        </w:rPr>
      </w:pPr>
    </w:p>
    <w:p w14:paraId="563A0530">
      <w:pPr>
        <w:spacing w:after="240" w:afterLines="100" w:line="540" w:lineRule="exact"/>
        <w:rPr>
          <w:rFonts w:hint="eastAsia" w:ascii="宋体" w:hAnsi="宋体" w:eastAsia="宋体" w:cs="宋体"/>
          <w:sz w:val="32"/>
          <w:szCs w:val="32"/>
        </w:rPr>
      </w:pPr>
    </w:p>
    <w:p w14:paraId="771F8A57">
      <w:pPr>
        <w:spacing w:after="240" w:afterLines="100" w:line="540" w:lineRule="exact"/>
        <w:rPr>
          <w:rFonts w:hint="eastAsia" w:ascii="宋体" w:hAnsi="宋体" w:eastAsia="宋体" w:cs="宋体"/>
          <w:sz w:val="32"/>
          <w:szCs w:val="32"/>
        </w:rPr>
      </w:pPr>
    </w:p>
    <w:p w14:paraId="0B802B2D">
      <w:pPr>
        <w:pStyle w:val="2"/>
        <w:ind w:left="0" w:leftChars="0" w:firstLine="0" w:firstLineChars="0"/>
        <w:jc w:val="center"/>
        <w:rPr>
          <w:rFonts w:hint="eastAsia" w:ascii="宋体" w:hAnsi="宋体" w:eastAsia="宋体" w:cs="宋体"/>
          <w:b w:val="0"/>
          <w:bCs w:val="0"/>
        </w:rPr>
      </w:pPr>
      <w:bookmarkStart w:id="1028" w:name="_Toc5877"/>
      <w:r>
        <w:rPr>
          <w:rFonts w:hint="eastAsia" w:ascii="宋体" w:hAnsi="宋体" w:eastAsia="宋体" w:cs="宋体"/>
          <w:b w:val="0"/>
          <w:bCs w:val="0"/>
        </w:rPr>
        <w:t>第一节 投标函及附录格式</w:t>
      </w:r>
      <w:bookmarkEnd w:id="1028"/>
    </w:p>
    <w:p w14:paraId="651F5FCB">
      <w:pPr>
        <w:spacing w:after="240" w:afterLines="100" w:line="540" w:lineRule="exact"/>
        <w:rPr>
          <w:rFonts w:hint="eastAsia" w:ascii="宋体" w:hAnsi="宋体" w:eastAsia="宋体" w:cs="宋体"/>
          <w:sz w:val="32"/>
          <w:szCs w:val="32"/>
        </w:rPr>
      </w:pPr>
    </w:p>
    <w:p w14:paraId="41A6196C">
      <w:pPr>
        <w:spacing w:after="240" w:afterLines="100" w:line="540" w:lineRule="exact"/>
        <w:rPr>
          <w:rFonts w:hint="eastAsia" w:ascii="宋体" w:hAnsi="宋体" w:eastAsia="宋体" w:cs="宋体"/>
          <w:sz w:val="32"/>
          <w:szCs w:val="32"/>
        </w:rPr>
      </w:pPr>
    </w:p>
    <w:p w14:paraId="6023F728">
      <w:pPr>
        <w:spacing w:after="240" w:afterLines="100" w:line="540" w:lineRule="exact"/>
        <w:rPr>
          <w:rFonts w:hint="eastAsia" w:ascii="宋体" w:hAnsi="宋体" w:eastAsia="宋体" w:cs="宋体"/>
          <w:sz w:val="32"/>
          <w:szCs w:val="32"/>
        </w:rPr>
      </w:pPr>
    </w:p>
    <w:p w14:paraId="6E26BD61">
      <w:pPr>
        <w:spacing w:after="240" w:afterLines="100" w:line="540" w:lineRule="exact"/>
        <w:rPr>
          <w:rFonts w:hint="eastAsia" w:ascii="宋体" w:hAnsi="宋体" w:eastAsia="宋体" w:cs="宋体"/>
          <w:sz w:val="32"/>
          <w:szCs w:val="32"/>
        </w:rPr>
      </w:pPr>
    </w:p>
    <w:p w14:paraId="1348B3DC">
      <w:pPr>
        <w:spacing w:after="240" w:afterLines="100" w:line="540" w:lineRule="exact"/>
        <w:rPr>
          <w:rFonts w:hint="eastAsia" w:ascii="宋体" w:hAnsi="宋体" w:eastAsia="宋体" w:cs="宋体"/>
          <w:sz w:val="32"/>
          <w:szCs w:val="32"/>
        </w:rPr>
      </w:pPr>
    </w:p>
    <w:p w14:paraId="6EADA0D7">
      <w:pPr>
        <w:spacing w:after="240" w:afterLines="100" w:line="540" w:lineRule="exact"/>
        <w:rPr>
          <w:rFonts w:hint="eastAsia" w:ascii="宋体" w:hAnsi="宋体" w:eastAsia="宋体" w:cs="宋体"/>
          <w:sz w:val="32"/>
          <w:szCs w:val="32"/>
        </w:rPr>
      </w:pPr>
    </w:p>
    <w:p w14:paraId="5D6218B3">
      <w:pPr>
        <w:spacing w:after="240" w:afterLines="100" w:line="540" w:lineRule="exact"/>
        <w:rPr>
          <w:rFonts w:hint="eastAsia" w:ascii="宋体" w:hAnsi="宋体" w:eastAsia="宋体" w:cs="宋体"/>
          <w:sz w:val="32"/>
          <w:szCs w:val="32"/>
        </w:rPr>
      </w:pPr>
    </w:p>
    <w:p w14:paraId="67BB9148">
      <w:pPr>
        <w:spacing w:after="240" w:afterLines="100" w:line="540" w:lineRule="exact"/>
        <w:rPr>
          <w:rFonts w:hint="eastAsia" w:ascii="宋体" w:hAnsi="宋体" w:eastAsia="宋体" w:cs="宋体"/>
          <w:sz w:val="32"/>
          <w:szCs w:val="32"/>
        </w:rPr>
      </w:pPr>
    </w:p>
    <w:p w14:paraId="1CD7929E">
      <w:pPr>
        <w:rPr>
          <w:rFonts w:hint="eastAsia" w:ascii="宋体" w:hAnsi="宋体" w:eastAsia="宋体" w:cs="宋体"/>
        </w:rPr>
      </w:pPr>
      <w:r>
        <w:rPr>
          <w:rFonts w:hint="eastAsia" w:ascii="宋体" w:hAnsi="宋体" w:eastAsia="宋体" w:cs="宋体"/>
        </w:rPr>
        <w:br w:type="page"/>
      </w:r>
    </w:p>
    <w:p w14:paraId="6B762569">
      <w:pPr>
        <w:pStyle w:val="2"/>
        <w:numPr>
          <w:ilvl w:val="0"/>
          <w:numId w:val="3"/>
        </w:numPr>
        <w:bidi w:val="0"/>
        <w:ind w:left="0" w:leftChars="0" w:firstLine="0" w:firstLineChars="0"/>
        <w:jc w:val="center"/>
        <w:rPr>
          <w:rFonts w:hint="eastAsia" w:ascii="宋体" w:hAnsi="宋体" w:eastAsia="宋体" w:cs="宋体"/>
        </w:rPr>
      </w:pPr>
      <w:bookmarkStart w:id="1029" w:name="_Toc24108"/>
      <w:r>
        <w:rPr>
          <w:rFonts w:hint="eastAsia" w:ascii="宋体" w:hAnsi="宋体" w:eastAsia="宋体" w:cs="宋体"/>
        </w:rPr>
        <w:t>投标函</w:t>
      </w:r>
      <w:bookmarkEnd w:id="1027"/>
      <w:r>
        <w:rPr>
          <w:rFonts w:hint="eastAsia" w:ascii="宋体" w:hAnsi="宋体" w:eastAsia="宋体" w:cs="宋体"/>
          <w:lang w:eastAsia="zh-CN"/>
        </w:rPr>
        <w:t>、</w:t>
      </w:r>
      <w:r>
        <w:rPr>
          <w:rFonts w:hint="eastAsia" w:ascii="宋体" w:hAnsi="宋体" w:eastAsia="宋体" w:cs="宋体"/>
        </w:rPr>
        <w:t>开标现场公示信息表</w:t>
      </w:r>
      <w:r>
        <w:rPr>
          <w:rFonts w:hint="eastAsia" w:ascii="宋体" w:hAnsi="宋体" w:eastAsia="宋体" w:cs="宋体"/>
          <w:lang w:eastAsia="zh-CN"/>
        </w:rPr>
        <w:t>、</w:t>
      </w:r>
      <w:r>
        <w:rPr>
          <w:rFonts w:hint="eastAsia" w:ascii="宋体" w:hAnsi="宋体" w:eastAsia="宋体" w:cs="宋体"/>
        </w:rPr>
        <w:t>信用信息报告</w:t>
      </w:r>
      <w:bookmarkEnd w:id="1029"/>
    </w:p>
    <w:p w14:paraId="3E465E4D">
      <w:pPr>
        <w:pStyle w:val="3"/>
        <w:keepNext/>
        <w:keepLines/>
        <w:pageBreakBefore w:val="0"/>
        <w:widowControl w:val="0"/>
        <w:kinsoku/>
        <w:wordWrap/>
        <w:overflowPunct/>
        <w:topLinePunct w:val="0"/>
        <w:autoSpaceDE w:val="0"/>
        <w:autoSpaceDN w:val="0"/>
        <w:bidi w:val="0"/>
        <w:adjustRightInd/>
        <w:snapToGrid/>
        <w:spacing w:after="160" w:line="560" w:lineRule="exact"/>
        <w:jc w:val="center"/>
        <w:textAlignment w:val="auto"/>
        <w:rPr>
          <w:rFonts w:hint="eastAsia"/>
        </w:rPr>
      </w:pPr>
      <w:bookmarkStart w:id="1030" w:name="_Toc11140"/>
      <w:r>
        <w:rPr>
          <w:rFonts w:hint="eastAsia"/>
        </w:rPr>
        <w:t>（1）投  标  函</w:t>
      </w:r>
      <w:bookmarkEnd w:id="1030"/>
    </w:p>
    <w:p w14:paraId="7C74B043">
      <w:pPr>
        <w:rPr>
          <w:rFonts w:hint="eastAsia"/>
        </w:rPr>
      </w:pPr>
    </w:p>
    <w:p w14:paraId="603103A5">
      <w:pPr>
        <w:keepNext w:val="0"/>
        <w:keepLines w:val="0"/>
        <w:pageBreakBefore w:val="0"/>
        <w:widowControl w:val="0"/>
        <w:kinsoku/>
        <w:wordWrap/>
        <w:overflowPunct/>
        <w:topLinePunct w:val="0"/>
        <w:autoSpaceDE w:val="0"/>
        <w:autoSpaceDN w:val="0"/>
        <w:bidi w:val="0"/>
        <w:adjustRightInd/>
        <w:snapToGrid/>
        <w:spacing w:after="160" w:line="400" w:lineRule="exact"/>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致：</w:t>
      </w:r>
      <w:r>
        <w:rPr>
          <w:rFonts w:hint="eastAsia" w:ascii="宋体" w:hAnsi="宋体" w:eastAsia="宋体" w:cs="宋体"/>
          <w:szCs w:val="21"/>
          <w:u w:val="single"/>
        </w:rPr>
        <w:t xml:space="preserve">                 </w:t>
      </w:r>
      <w:r>
        <w:rPr>
          <w:rFonts w:hint="eastAsia" w:ascii="宋体" w:hAnsi="宋体" w:eastAsia="宋体" w:cs="宋体"/>
          <w:szCs w:val="21"/>
        </w:rPr>
        <w:t>（招标人名称）</w:t>
      </w:r>
    </w:p>
    <w:p w14:paraId="16900E8B">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rPr>
      </w:pPr>
      <w:r>
        <w:rPr>
          <w:rFonts w:hint="eastAsia" w:ascii="宋体" w:hAnsi="宋体" w:eastAsia="宋体" w:cs="宋体"/>
          <w:szCs w:val="21"/>
        </w:rPr>
        <w:t>在考察现场并充分研究</w:t>
      </w:r>
      <w:r>
        <w:rPr>
          <w:rFonts w:hint="eastAsia" w:ascii="宋体" w:hAnsi="宋体" w:eastAsia="宋体" w:cs="宋体"/>
          <w:szCs w:val="21"/>
          <w:u w:val="single"/>
        </w:rPr>
        <w:t xml:space="preserve">           </w:t>
      </w:r>
      <w:r>
        <w:rPr>
          <w:rFonts w:hint="eastAsia" w:ascii="宋体" w:hAnsi="宋体" w:eastAsia="宋体" w:cs="宋体"/>
          <w:szCs w:val="21"/>
        </w:rPr>
        <w:t>（招标项目及标段）施工招标文件的全部内容后，我方兹以：</w:t>
      </w:r>
    </w:p>
    <w:p w14:paraId="2DE7653F">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rPr>
      </w:pPr>
      <w:r>
        <w:rPr>
          <w:rFonts w:hint="eastAsia" w:ascii="宋体" w:hAnsi="宋体" w:eastAsia="宋体" w:cs="宋体"/>
          <w:szCs w:val="21"/>
        </w:rPr>
        <w:t>人民币（大写）：</w:t>
      </w:r>
      <w:r>
        <w:rPr>
          <w:rFonts w:hint="eastAsia" w:ascii="宋体" w:hAnsi="宋体" w:eastAsia="宋体" w:cs="宋体"/>
          <w:szCs w:val="21"/>
          <w:u w:val="single"/>
        </w:rPr>
        <w:t xml:space="preserve">                </w:t>
      </w:r>
      <w:r>
        <w:rPr>
          <w:rFonts w:hint="eastAsia" w:ascii="宋体" w:hAnsi="宋体" w:eastAsia="宋体" w:cs="宋体"/>
          <w:szCs w:val="21"/>
        </w:rPr>
        <w:t>元</w:t>
      </w:r>
    </w:p>
    <w:p w14:paraId="66DDB414">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rPr>
      </w:pPr>
      <w:r>
        <w:rPr>
          <w:rFonts w:hint="eastAsia" w:ascii="宋体" w:hAnsi="宋体" w:eastAsia="宋体" w:cs="宋体"/>
          <w:szCs w:val="21"/>
        </w:rPr>
        <w:t>RMB￥：</w:t>
      </w:r>
      <w:r>
        <w:rPr>
          <w:rFonts w:hint="eastAsia" w:ascii="宋体" w:hAnsi="宋体" w:eastAsia="宋体" w:cs="宋体"/>
          <w:szCs w:val="21"/>
          <w:u w:val="single"/>
        </w:rPr>
        <w:t xml:space="preserve">                  </w:t>
      </w:r>
      <w:r>
        <w:rPr>
          <w:rFonts w:hint="eastAsia" w:ascii="宋体" w:hAnsi="宋体" w:eastAsia="宋体" w:cs="宋体"/>
          <w:szCs w:val="21"/>
        </w:rPr>
        <w:t>元</w:t>
      </w:r>
    </w:p>
    <w:p w14:paraId="75B64CFC">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rPr>
      </w:pPr>
      <w:r>
        <w:rPr>
          <w:rFonts w:hint="eastAsia" w:ascii="宋体" w:hAnsi="宋体" w:eastAsia="宋体" w:cs="宋体"/>
          <w:szCs w:val="21"/>
        </w:rPr>
        <w:t>的投标价格和按合同约定有权得到的</w:t>
      </w:r>
      <w:r>
        <w:rPr>
          <w:rFonts w:hint="eastAsia" w:cs="宋体"/>
          <w:szCs w:val="21"/>
          <w:lang w:eastAsia="zh-CN"/>
        </w:rPr>
        <w:t>其他</w:t>
      </w:r>
      <w:r>
        <w:rPr>
          <w:rFonts w:hint="eastAsia" w:ascii="宋体" w:hAnsi="宋体" w:eastAsia="宋体" w:cs="宋体"/>
          <w:szCs w:val="21"/>
        </w:rPr>
        <w:t>金额，并严格按照合同约定，施工、竣工和交付本工程并维修其中的任何缺陷。</w:t>
      </w:r>
    </w:p>
    <w:p w14:paraId="6837CF6D">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rPr>
      </w:pPr>
      <w:r>
        <w:rPr>
          <w:rFonts w:hint="eastAsia" w:ascii="宋体" w:hAnsi="宋体" w:eastAsia="宋体" w:cs="宋体"/>
          <w:szCs w:val="21"/>
        </w:rPr>
        <w:t>随同本投标函递交 □投标保证金 □投标保函一份 □投标保证保险一份，金额为人民币（大写）：</w:t>
      </w:r>
      <w:r>
        <w:rPr>
          <w:rFonts w:hint="eastAsia" w:ascii="宋体" w:hAnsi="宋体" w:eastAsia="宋体" w:cs="宋体"/>
          <w:szCs w:val="21"/>
          <w:u w:val="single"/>
        </w:rPr>
        <w:t xml:space="preserve">       </w:t>
      </w:r>
      <w:r>
        <w:rPr>
          <w:rFonts w:hint="eastAsia" w:ascii="宋体" w:hAnsi="宋体" w:eastAsia="宋体" w:cs="宋体"/>
          <w:szCs w:val="21"/>
        </w:rPr>
        <w:t>元（￥：</w:t>
      </w:r>
      <w:r>
        <w:rPr>
          <w:rFonts w:hint="eastAsia" w:ascii="宋体" w:hAnsi="宋体" w:eastAsia="宋体" w:cs="宋体"/>
          <w:szCs w:val="21"/>
          <w:u w:val="single"/>
        </w:rPr>
        <w:t xml:space="preserve">    </w:t>
      </w:r>
      <w:r>
        <w:rPr>
          <w:rFonts w:hint="eastAsia" w:ascii="宋体" w:hAnsi="宋体" w:eastAsia="宋体" w:cs="宋体"/>
          <w:szCs w:val="21"/>
        </w:rPr>
        <w:t>元）。□投标承诺。</w:t>
      </w:r>
    </w:p>
    <w:p w14:paraId="1A99C916">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rPr>
      </w:pPr>
      <w:r>
        <w:rPr>
          <w:rFonts w:hint="eastAsia" w:ascii="宋体" w:hAnsi="宋体" w:eastAsia="宋体" w:cs="宋体"/>
          <w:szCs w:val="21"/>
        </w:rPr>
        <w:t>如果我方中标，我方保证按照合同约定的开工日期开始本工程的施工，   □天（日历日）□月□年内竣工，并确保工程质量达到   标准。承担该项工程施工任务的项目经理为（姓名）、 （专业） 国家    级注册建造师。我方同意本投标函在招标文件规定的提交投标文件截止时间后，在招标文件规定的投标有效期期满前对我方具有约束力，且随时准备接受你方发出的中标通知书。</w:t>
      </w:r>
    </w:p>
    <w:p w14:paraId="12012FD0">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rPr>
      </w:pPr>
      <w:r>
        <w:rPr>
          <w:rFonts w:hint="eastAsia" w:ascii="宋体" w:hAnsi="宋体" w:eastAsia="宋体" w:cs="宋体"/>
          <w:szCs w:val="21"/>
        </w:rPr>
        <w:t>随本投标函递交的投标函附录是本投标函的组成部分，对我方构成约束力。</w:t>
      </w:r>
    </w:p>
    <w:p w14:paraId="01E6C0DE">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rPr>
      </w:pPr>
      <w:r>
        <w:rPr>
          <w:rFonts w:hint="eastAsia" w:ascii="宋体" w:hAnsi="宋体" w:eastAsia="宋体" w:cs="宋体"/>
          <w:szCs w:val="21"/>
        </w:rPr>
        <w:t xml:space="preserve"> 我方承诺：若我方中标，承诺在规定时间内按投标人须知前附表规定提交履约保证金。</w:t>
      </w:r>
    </w:p>
    <w:p w14:paraId="2A20427A">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rPr>
      </w:pPr>
      <w:r>
        <w:rPr>
          <w:rFonts w:hint="eastAsia" w:ascii="宋体" w:hAnsi="宋体" w:eastAsia="宋体" w:cs="宋体"/>
          <w:szCs w:val="21"/>
        </w:rPr>
        <w:t>在签署协议书之前，你方的中标通知书连同本投标函，包括投标函附录，对双方具有约束力。</w:t>
      </w:r>
    </w:p>
    <w:p w14:paraId="26AD7460">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rPr>
      </w:pPr>
    </w:p>
    <w:p w14:paraId="4801CC69">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u w:val="single"/>
        </w:rPr>
      </w:pPr>
      <w:r>
        <w:rPr>
          <w:rFonts w:hint="eastAsia" w:ascii="宋体" w:hAnsi="宋体" w:eastAsia="宋体" w:cs="宋体"/>
          <w:szCs w:val="21"/>
        </w:rPr>
        <w:t>投  标  人：</w:t>
      </w:r>
      <w:r>
        <w:rPr>
          <w:rFonts w:hint="eastAsia" w:ascii="宋体" w:hAnsi="宋体" w:eastAsia="宋体" w:cs="宋体"/>
          <w:szCs w:val="21"/>
          <w:u w:val="single"/>
        </w:rPr>
        <w:t xml:space="preserve">               </w:t>
      </w:r>
    </w:p>
    <w:p w14:paraId="2A6C2440">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Cs w:val="21"/>
          <w:u w:val="single"/>
        </w:rPr>
      </w:pPr>
      <w:r>
        <w:rPr>
          <w:rFonts w:hint="eastAsia" w:ascii="宋体" w:hAnsi="宋体" w:eastAsia="宋体" w:cs="宋体"/>
          <w:szCs w:val="21"/>
        </w:rPr>
        <w:t>法定代表人：</w:t>
      </w:r>
      <w:r>
        <w:rPr>
          <w:rFonts w:hint="eastAsia" w:ascii="宋体" w:hAnsi="宋体" w:eastAsia="宋体" w:cs="宋体"/>
          <w:u w:val="single"/>
          <w:lang w:eastAsia="zh-CN"/>
        </w:rPr>
        <w:t xml:space="preserve">               </w:t>
      </w:r>
    </w:p>
    <w:p w14:paraId="6B5A145D">
      <w:pPr>
        <w:keepNext w:val="0"/>
        <w:keepLines w:val="0"/>
        <w:pageBreakBefore w:val="0"/>
        <w:widowControl w:val="0"/>
        <w:kinsoku/>
        <w:wordWrap/>
        <w:overflowPunct/>
        <w:topLinePunct w:val="0"/>
        <w:autoSpaceDE w:val="0"/>
        <w:autoSpaceDN w:val="0"/>
        <w:bidi w:val="0"/>
        <w:adjustRightInd/>
        <w:snapToGrid/>
        <w:spacing w:after="160" w:line="400" w:lineRule="exact"/>
        <w:ind w:firstLine="480" w:firstLineChars="200"/>
        <w:textAlignment w:val="auto"/>
        <w:rPr>
          <w:rFonts w:hint="eastAsia" w:ascii="宋体" w:hAnsi="宋体" w:eastAsia="宋体" w:cs="宋体"/>
          <w:sz w:val="24"/>
        </w:rPr>
        <w:sectPr>
          <w:pgSz w:w="11905" w:h="16838"/>
          <w:pgMar w:top="1417" w:right="1417" w:bottom="1417" w:left="1417" w:header="850" w:footer="850" w:gutter="0"/>
          <w:pgNumType w:fmt="numberInDash"/>
          <w:cols w:space="0" w:num="1"/>
          <w:rtlGutter w:val="0"/>
          <w:docGrid w:linePitch="326" w:charSpace="0"/>
        </w:sectPr>
      </w:pPr>
      <w:r>
        <w:rPr>
          <w:rFonts w:hint="eastAsia" w:ascii="宋体" w:hAnsi="宋体" w:eastAsia="宋体" w:cs="宋体"/>
          <w:szCs w:val="21"/>
        </w:rPr>
        <w:t>日      期：</w:t>
      </w:r>
      <w:r>
        <w:rPr>
          <w:rFonts w:hint="eastAsia" w:ascii="宋体" w:hAnsi="宋体" w:eastAsia="宋体" w:cs="宋体"/>
          <w:u w:val="single"/>
          <w:lang w:eastAsia="zh-CN"/>
        </w:rPr>
        <w:t xml:space="preserve">               </w:t>
      </w:r>
    </w:p>
    <w:p w14:paraId="0A57A3D6">
      <w:pPr>
        <w:pStyle w:val="3"/>
        <w:keepNext/>
        <w:keepLines/>
        <w:pageBreakBefore w:val="0"/>
        <w:widowControl w:val="0"/>
        <w:kinsoku/>
        <w:wordWrap/>
        <w:overflowPunct/>
        <w:topLinePunct w:val="0"/>
        <w:autoSpaceDE w:val="0"/>
        <w:autoSpaceDN w:val="0"/>
        <w:bidi w:val="0"/>
        <w:adjustRightInd/>
        <w:snapToGrid/>
        <w:spacing w:after="160" w:line="560" w:lineRule="exact"/>
        <w:jc w:val="center"/>
        <w:textAlignment w:val="auto"/>
        <w:rPr>
          <w:rFonts w:hint="eastAsia" w:ascii="宋体" w:hAnsi="宋体" w:eastAsia="宋体" w:cs="宋体"/>
        </w:rPr>
      </w:pPr>
      <w:bookmarkStart w:id="1031" w:name="_Toc1072"/>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）（项目名称）开标现场公示信息表</w:t>
      </w:r>
      <w:bookmarkEnd w:id="1031"/>
    </w:p>
    <w:tbl>
      <w:tblPr>
        <w:tblStyle w:val="41"/>
        <w:tblW w:w="96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2260"/>
        <w:gridCol w:w="685"/>
        <w:gridCol w:w="685"/>
        <w:gridCol w:w="871"/>
        <w:gridCol w:w="892"/>
        <w:gridCol w:w="783"/>
        <w:gridCol w:w="783"/>
        <w:gridCol w:w="796"/>
        <w:gridCol w:w="1070"/>
      </w:tblGrid>
      <w:tr w14:paraId="7CD2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800" w:type="dxa"/>
            <w:vAlign w:val="center"/>
          </w:tcPr>
          <w:p w14:paraId="4FB3CB2E">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序号</w:t>
            </w:r>
          </w:p>
        </w:tc>
        <w:tc>
          <w:tcPr>
            <w:tcW w:w="2260" w:type="dxa"/>
            <w:vAlign w:val="center"/>
          </w:tcPr>
          <w:p w14:paraId="07FE19D4">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公示项</w:t>
            </w:r>
          </w:p>
        </w:tc>
        <w:tc>
          <w:tcPr>
            <w:tcW w:w="5495" w:type="dxa"/>
            <w:gridSpan w:val="7"/>
            <w:vAlign w:val="center"/>
          </w:tcPr>
          <w:p w14:paraId="34867BD6">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详细内容</w:t>
            </w:r>
          </w:p>
        </w:tc>
        <w:tc>
          <w:tcPr>
            <w:tcW w:w="1070" w:type="dxa"/>
            <w:vAlign w:val="center"/>
          </w:tcPr>
          <w:p w14:paraId="49F18545">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sz w:val="21"/>
                <w:szCs w:val="21"/>
              </w:rPr>
            </w:pPr>
            <w:r>
              <w:rPr>
                <w:rFonts w:hint="eastAsia" w:ascii="黑体" w:hAnsi="黑体" w:eastAsia="黑体" w:cs="黑体"/>
                <w:sz w:val="21"/>
                <w:szCs w:val="21"/>
              </w:rPr>
              <w:t>备注</w:t>
            </w:r>
          </w:p>
        </w:tc>
      </w:tr>
      <w:tr w14:paraId="22E7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800" w:type="dxa"/>
            <w:vAlign w:val="center"/>
          </w:tcPr>
          <w:p w14:paraId="6F4D2F93">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w:t>
            </w:r>
          </w:p>
        </w:tc>
        <w:tc>
          <w:tcPr>
            <w:tcW w:w="2260" w:type="dxa"/>
            <w:vAlign w:val="center"/>
          </w:tcPr>
          <w:p w14:paraId="2B085931">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营业执照</w:t>
            </w:r>
          </w:p>
        </w:tc>
        <w:tc>
          <w:tcPr>
            <w:tcW w:w="5495" w:type="dxa"/>
            <w:gridSpan w:val="7"/>
            <w:vAlign w:val="center"/>
          </w:tcPr>
          <w:p w14:paraId="7920E99E">
            <w:pPr>
              <w:pStyle w:val="240"/>
              <w:keepNext w:val="0"/>
              <w:keepLines w:val="0"/>
              <w:pageBreakBefore w:val="0"/>
              <w:widowControl w:val="0"/>
              <w:kinsoku/>
              <w:wordWrap w:val="0"/>
              <w:overflowPunct/>
              <w:topLinePunct/>
              <w:autoSpaceDE w:val="0"/>
              <w:autoSpaceDN w:val="0"/>
              <w:bidi w:val="0"/>
              <w:adjustRightInd w:val="0"/>
              <w:snapToGrid w:val="0"/>
              <w:spacing w:after="0" w:line="300" w:lineRule="exact"/>
              <w:ind w:right="0" w:hanging="7"/>
              <w:textAlignment w:val="auto"/>
              <w:rPr>
                <w:rFonts w:hint="eastAsia" w:ascii="宋体" w:hAnsi="宋体" w:eastAsia="宋体" w:cs="宋体"/>
                <w:sz w:val="21"/>
                <w:szCs w:val="21"/>
              </w:rPr>
            </w:pPr>
            <w:r>
              <w:rPr>
                <w:rFonts w:hint="eastAsia" w:ascii="宋体" w:hAnsi="宋体" w:eastAsia="宋体" w:cs="宋体"/>
                <w:sz w:val="21"/>
                <w:szCs w:val="21"/>
                <w:shd w:val="clear" w:color="FFFFFF" w:fill="auto"/>
              </w:rPr>
              <w:t>□提供   □未提供</w:t>
            </w:r>
          </w:p>
        </w:tc>
        <w:tc>
          <w:tcPr>
            <w:tcW w:w="1070" w:type="dxa"/>
            <w:vAlign w:val="center"/>
          </w:tcPr>
          <w:p w14:paraId="1F8C7B53">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rPr>
            </w:pPr>
          </w:p>
        </w:tc>
      </w:tr>
      <w:tr w14:paraId="69AC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jc w:val="center"/>
        </w:trPr>
        <w:tc>
          <w:tcPr>
            <w:tcW w:w="800" w:type="dxa"/>
            <w:vAlign w:val="center"/>
          </w:tcPr>
          <w:p w14:paraId="251C9CEF">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2260" w:type="dxa"/>
            <w:vAlign w:val="center"/>
          </w:tcPr>
          <w:p w14:paraId="7CA5E3A5">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资质证书</w:t>
            </w:r>
          </w:p>
        </w:tc>
        <w:tc>
          <w:tcPr>
            <w:tcW w:w="5495" w:type="dxa"/>
            <w:gridSpan w:val="7"/>
            <w:vAlign w:val="center"/>
          </w:tcPr>
          <w:p w14:paraId="4C318781">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u w:val="single"/>
              </w:rPr>
            </w:pPr>
            <w:r>
              <w:rPr>
                <w:rFonts w:hint="eastAsia" w:ascii="宋体" w:hAnsi="宋体" w:eastAsia="宋体" w:cs="宋体"/>
                <w:sz w:val="21"/>
                <w:szCs w:val="21"/>
                <w:shd w:val="clear" w:color="FFFFFF" w:fill="auto"/>
              </w:rPr>
              <w:t>□提供   □未提供</w:t>
            </w:r>
          </w:p>
          <w:p w14:paraId="5AEDDA54">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rPr>
            </w:pPr>
            <w:r>
              <w:rPr>
                <w:rFonts w:hint="eastAsia" w:ascii="宋体" w:hAnsi="宋体" w:eastAsia="宋体" w:cs="宋体"/>
                <w:sz w:val="21"/>
                <w:szCs w:val="21"/>
                <w:shd w:val="clear" w:color="FFFFFF" w:fill="auto"/>
              </w:rPr>
              <w:t>□</w:t>
            </w:r>
            <w:r>
              <w:rPr>
                <w:rFonts w:hint="eastAsia" w:ascii="宋体" w:hAnsi="宋体" w:eastAsia="宋体" w:cs="宋体"/>
                <w:sz w:val="21"/>
                <w:szCs w:val="21"/>
                <w:u w:val="single"/>
              </w:rPr>
              <w:t xml:space="preserve">              </w:t>
            </w:r>
            <w:r>
              <w:rPr>
                <w:rFonts w:hint="eastAsia" w:ascii="宋体" w:hAnsi="宋体" w:eastAsia="宋体" w:cs="宋体"/>
                <w:sz w:val="21"/>
                <w:szCs w:val="21"/>
              </w:rPr>
              <w:t>施工总承包</w:t>
            </w:r>
            <w:r>
              <w:rPr>
                <w:rFonts w:hint="eastAsia" w:ascii="宋体" w:hAnsi="宋体" w:eastAsia="宋体" w:cs="宋体"/>
                <w:sz w:val="21"/>
                <w:szCs w:val="21"/>
                <w:u w:val="single"/>
              </w:rPr>
              <w:t xml:space="preserve">     </w:t>
            </w:r>
            <w:r>
              <w:rPr>
                <w:rFonts w:hint="eastAsia" w:ascii="宋体" w:hAnsi="宋体" w:eastAsia="宋体" w:cs="宋体"/>
                <w:sz w:val="21"/>
                <w:szCs w:val="21"/>
              </w:rPr>
              <w:t>级别</w:t>
            </w:r>
          </w:p>
          <w:p w14:paraId="4CBAE1D7">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rPr>
            </w:pPr>
            <w:r>
              <w:rPr>
                <w:rFonts w:hint="eastAsia" w:ascii="宋体" w:hAnsi="宋体" w:eastAsia="宋体" w:cs="宋体"/>
                <w:sz w:val="21"/>
                <w:szCs w:val="21"/>
                <w:shd w:val="clear" w:color="FFFFFF" w:fill="auto"/>
              </w:rPr>
              <w:t>□</w:t>
            </w:r>
            <w:r>
              <w:rPr>
                <w:rFonts w:hint="eastAsia" w:ascii="宋体" w:hAnsi="宋体" w:eastAsia="宋体" w:cs="宋体"/>
                <w:sz w:val="21"/>
                <w:szCs w:val="21"/>
                <w:u w:val="single"/>
              </w:rPr>
              <w:t xml:space="preserve">            </w:t>
            </w:r>
            <w:r>
              <w:rPr>
                <w:rFonts w:hint="eastAsia" w:ascii="宋体" w:hAnsi="宋体" w:eastAsia="宋体" w:cs="宋体"/>
                <w:sz w:val="21"/>
                <w:szCs w:val="21"/>
              </w:rPr>
              <w:t>施工专业承包</w:t>
            </w:r>
            <w:r>
              <w:rPr>
                <w:rFonts w:hint="eastAsia" w:ascii="宋体" w:hAnsi="宋体" w:eastAsia="宋体" w:cs="宋体"/>
                <w:sz w:val="21"/>
                <w:szCs w:val="21"/>
                <w:u w:val="single"/>
              </w:rPr>
              <w:t xml:space="preserve">     </w:t>
            </w:r>
            <w:r>
              <w:rPr>
                <w:rFonts w:hint="eastAsia" w:ascii="宋体" w:hAnsi="宋体" w:eastAsia="宋体" w:cs="宋体"/>
                <w:sz w:val="21"/>
                <w:szCs w:val="21"/>
              </w:rPr>
              <w:t>级别</w:t>
            </w:r>
          </w:p>
        </w:tc>
        <w:tc>
          <w:tcPr>
            <w:tcW w:w="1070" w:type="dxa"/>
            <w:vAlign w:val="center"/>
          </w:tcPr>
          <w:p w14:paraId="3AC7A682">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rPr>
            </w:pPr>
          </w:p>
        </w:tc>
      </w:tr>
      <w:tr w14:paraId="1BF8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800" w:type="dxa"/>
            <w:vAlign w:val="center"/>
          </w:tcPr>
          <w:p w14:paraId="65F77C77">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2260" w:type="dxa"/>
            <w:vAlign w:val="center"/>
          </w:tcPr>
          <w:p w14:paraId="30DD4540">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联合体投标</w:t>
            </w:r>
          </w:p>
        </w:tc>
        <w:tc>
          <w:tcPr>
            <w:tcW w:w="5495" w:type="dxa"/>
            <w:gridSpan w:val="7"/>
            <w:vAlign w:val="center"/>
          </w:tcPr>
          <w:p w14:paraId="7D7A9933">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shd w:val="clear" w:color="FFFFFF" w:fill="auto"/>
                <w:lang w:val="en-US" w:eastAsia="zh-CN"/>
              </w:rPr>
            </w:pPr>
            <w:r>
              <w:rPr>
                <w:rFonts w:hint="eastAsia" w:ascii="宋体" w:hAnsi="宋体" w:cs="宋体"/>
                <w:sz w:val="21"/>
                <w:szCs w:val="21"/>
                <w:shd w:val="clear" w:color="FFFFFF" w:fill="auto"/>
                <w:lang w:eastAsia="zh-CN"/>
              </w:rPr>
              <w:t>□</w:t>
            </w:r>
            <w:r>
              <w:rPr>
                <w:rFonts w:hint="eastAsia" w:ascii="宋体" w:hAnsi="宋体" w:cs="宋体"/>
                <w:sz w:val="21"/>
                <w:szCs w:val="21"/>
                <w:shd w:val="clear" w:color="FFFFFF" w:fill="auto"/>
                <w:lang w:val="en-US" w:eastAsia="zh-CN"/>
              </w:rPr>
              <w:t>是</w:t>
            </w:r>
            <w:r>
              <w:rPr>
                <w:rFonts w:hint="eastAsia" w:ascii="宋体" w:hAnsi="宋体" w:eastAsia="宋体" w:cs="宋体"/>
                <w:sz w:val="21"/>
                <w:szCs w:val="21"/>
                <w:shd w:val="clear" w:color="FFFFFF" w:fill="auto"/>
              </w:rPr>
              <w:t xml:space="preserve">   □</w:t>
            </w:r>
            <w:r>
              <w:rPr>
                <w:rFonts w:hint="eastAsia" w:ascii="宋体" w:hAnsi="宋体" w:cs="宋体"/>
                <w:sz w:val="21"/>
                <w:szCs w:val="21"/>
                <w:shd w:val="clear" w:color="FFFFFF" w:fill="auto"/>
                <w:lang w:val="en-US" w:eastAsia="zh-CN"/>
              </w:rPr>
              <w:t>否</w:t>
            </w:r>
          </w:p>
        </w:tc>
        <w:tc>
          <w:tcPr>
            <w:tcW w:w="1070" w:type="dxa"/>
            <w:vAlign w:val="center"/>
          </w:tcPr>
          <w:p w14:paraId="56BA2AD9">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rPr>
            </w:pPr>
          </w:p>
        </w:tc>
      </w:tr>
      <w:tr w14:paraId="2EE4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800" w:type="dxa"/>
            <w:vAlign w:val="center"/>
          </w:tcPr>
          <w:p w14:paraId="730BCCE9">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4</w:t>
            </w:r>
          </w:p>
        </w:tc>
        <w:tc>
          <w:tcPr>
            <w:tcW w:w="2260" w:type="dxa"/>
            <w:vAlign w:val="center"/>
          </w:tcPr>
          <w:p w14:paraId="07F5FF57">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安全生产许可证</w:t>
            </w:r>
          </w:p>
        </w:tc>
        <w:tc>
          <w:tcPr>
            <w:tcW w:w="5495" w:type="dxa"/>
            <w:gridSpan w:val="7"/>
            <w:vAlign w:val="center"/>
          </w:tcPr>
          <w:p w14:paraId="29A33BD7">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u w:val="single"/>
              </w:rPr>
            </w:pPr>
            <w:r>
              <w:rPr>
                <w:rFonts w:hint="eastAsia" w:ascii="宋体" w:hAnsi="宋体" w:eastAsia="宋体" w:cs="宋体"/>
                <w:sz w:val="21"/>
                <w:szCs w:val="21"/>
                <w:shd w:val="clear" w:color="FFFFFF" w:fill="auto"/>
              </w:rPr>
              <w:t>□提供   □未提供</w:t>
            </w:r>
          </w:p>
        </w:tc>
        <w:tc>
          <w:tcPr>
            <w:tcW w:w="1070" w:type="dxa"/>
            <w:vAlign w:val="center"/>
          </w:tcPr>
          <w:p w14:paraId="34EDCD9C">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rPr>
            </w:pPr>
          </w:p>
        </w:tc>
      </w:tr>
      <w:tr w14:paraId="111CD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jc w:val="center"/>
        </w:trPr>
        <w:tc>
          <w:tcPr>
            <w:tcW w:w="800" w:type="dxa"/>
            <w:vAlign w:val="center"/>
          </w:tcPr>
          <w:p w14:paraId="149B8788">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5</w:t>
            </w:r>
          </w:p>
        </w:tc>
        <w:tc>
          <w:tcPr>
            <w:tcW w:w="2260" w:type="dxa"/>
            <w:vAlign w:val="center"/>
          </w:tcPr>
          <w:p w14:paraId="3A50D19A">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项目经理</w:t>
            </w:r>
          </w:p>
        </w:tc>
        <w:tc>
          <w:tcPr>
            <w:tcW w:w="5495" w:type="dxa"/>
            <w:gridSpan w:val="7"/>
            <w:vAlign w:val="center"/>
          </w:tcPr>
          <w:p w14:paraId="4BF01822">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contextualSpacing/>
              <w:textAlignment w:val="auto"/>
              <w:rPr>
                <w:rFonts w:hint="eastAsia" w:ascii="宋体" w:hAnsi="宋体" w:eastAsia="宋体" w:cs="宋体"/>
                <w:sz w:val="21"/>
                <w:szCs w:val="21"/>
              </w:rPr>
            </w:pPr>
            <w:r>
              <w:rPr>
                <w:rFonts w:hint="eastAsia" w:ascii="宋体" w:hAnsi="宋体" w:eastAsia="宋体" w:cs="宋体"/>
                <w:sz w:val="21"/>
                <w:szCs w:val="21"/>
                <w:u w:val="single"/>
              </w:rPr>
              <w:t xml:space="preserve">         </w:t>
            </w:r>
            <w:r>
              <w:rPr>
                <w:rFonts w:hint="eastAsia" w:ascii="宋体" w:hAnsi="宋体" w:eastAsia="宋体" w:cs="宋体"/>
                <w:sz w:val="21"/>
                <w:szCs w:val="21"/>
              </w:rPr>
              <w:t>姓名</w:t>
            </w:r>
            <w:r>
              <w:rPr>
                <w:rFonts w:hint="eastAsia" w:ascii="宋体" w:hAnsi="宋体" w:eastAsia="宋体" w:cs="宋体"/>
                <w:sz w:val="21"/>
                <w:szCs w:val="21"/>
                <w:u w:val="single"/>
              </w:rPr>
              <w:t xml:space="preserve">          </w:t>
            </w:r>
            <w:r>
              <w:rPr>
                <w:rFonts w:hint="eastAsia" w:ascii="宋体" w:hAnsi="宋体" w:eastAsia="宋体" w:cs="宋体"/>
                <w:sz w:val="21"/>
                <w:szCs w:val="21"/>
              </w:rPr>
              <w:t>专业</w:t>
            </w:r>
            <w:r>
              <w:rPr>
                <w:rFonts w:hint="eastAsia" w:ascii="宋体" w:hAnsi="宋体" w:eastAsia="宋体" w:cs="宋体"/>
                <w:sz w:val="21"/>
                <w:szCs w:val="21"/>
                <w:u w:val="single"/>
              </w:rPr>
              <w:t xml:space="preserve">     </w:t>
            </w:r>
            <w:r>
              <w:rPr>
                <w:rFonts w:hint="eastAsia" w:ascii="宋体" w:hAnsi="宋体" w:eastAsia="宋体" w:cs="宋体"/>
                <w:sz w:val="21"/>
                <w:szCs w:val="21"/>
              </w:rPr>
              <w:t>级</w:t>
            </w:r>
          </w:p>
          <w:p w14:paraId="0AB04B5F">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contextualSpacing/>
              <w:textAlignment w:val="auto"/>
              <w:rPr>
                <w:rFonts w:hint="eastAsia" w:ascii="宋体" w:hAnsi="宋体" w:eastAsia="宋体" w:cs="宋体"/>
                <w:sz w:val="21"/>
                <w:szCs w:val="21"/>
              </w:rPr>
            </w:pPr>
            <w:r>
              <w:rPr>
                <w:rFonts w:hint="eastAsia" w:ascii="宋体" w:hAnsi="宋体" w:eastAsia="宋体" w:cs="宋体"/>
                <w:sz w:val="21"/>
                <w:szCs w:val="21"/>
              </w:rPr>
              <w:t>注册建造师证书：      □提供   □未提供</w:t>
            </w:r>
          </w:p>
          <w:p w14:paraId="7FF744DC">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rPr>
            </w:pPr>
            <w:r>
              <w:rPr>
                <w:rFonts w:hint="eastAsia" w:ascii="宋体" w:hAnsi="宋体" w:eastAsia="宋体" w:cs="宋体"/>
                <w:kern w:val="0"/>
                <w:sz w:val="21"/>
                <w:szCs w:val="21"/>
              </w:rPr>
              <w:t>安全考核合格证书B证</w:t>
            </w:r>
            <w:r>
              <w:rPr>
                <w:rFonts w:hint="eastAsia" w:ascii="宋体" w:hAnsi="宋体" w:eastAsia="宋体" w:cs="宋体"/>
                <w:sz w:val="21"/>
                <w:szCs w:val="21"/>
              </w:rPr>
              <w:t>：</w:t>
            </w:r>
            <w:r>
              <w:rPr>
                <w:rFonts w:hint="eastAsia" w:ascii="宋体" w:hAnsi="宋体" w:eastAsia="宋体" w:cs="宋体"/>
                <w:sz w:val="21"/>
                <w:szCs w:val="21"/>
                <w:shd w:val="clear" w:color="FFFFFF" w:fill="auto"/>
              </w:rPr>
              <w:t>□提供   □未提供</w:t>
            </w:r>
          </w:p>
        </w:tc>
        <w:tc>
          <w:tcPr>
            <w:tcW w:w="1070" w:type="dxa"/>
            <w:vAlign w:val="center"/>
          </w:tcPr>
          <w:p w14:paraId="5DFF918C">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textAlignment w:val="auto"/>
              <w:rPr>
                <w:rFonts w:hint="eastAsia" w:ascii="宋体" w:hAnsi="宋体" w:eastAsia="宋体" w:cs="宋体"/>
                <w:sz w:val="21"/>
                <w:szCs w:val="21"/>
              </w:rPr>
            </w:pPr>
          </w:p>
        </w:tc>
      </w:tr>
      <w:tr w14:paraId="1776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800" w:type="dxa"/>
            <w:vAlign w:val="center"/>
          </w:tcPr>
          <w:p w14:paraId="0F681131">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6</w:t>
            </w:r>
          </w:p>
        </w:tc>
        <w:tc>
          <w:tcPr>
            <w:tcW w:w="2260" w:type="dxa"/>
            <w:vAlign w:val="center"/>
          </w:tcPr>
          <w:p w14:paraId="6C2423E9">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color w:val="0000FF"/>
                <w:sz w:val="21"/>
                <w:szCs w:val="21"/>
              </w:rPr>
              <w:t>中小企业声明函</w:t>
            </w:r>
          </w:p>
        </w:tc>
        <w:tc>
          <w:tcPr>
            <w:tcW w:w="5495" w:type="dxa"/>
            <w:gridSpan w:val="7"/>
            <w:vAlign w:val="center"/>
          </w:tcPr>
          <w:p w14:paraId="4A5138F6">
            <w:pPr>
              <w:keepNext w:val="0"/>
              <w:keepLines w:val="0"/>
              <w:pageBreakBefore w:val="0"/>
              <w:widowControl w:val="0"/>
              <w:kinsoku/>
              <w:wordWrap w:val="0"/>
              <w:overflowPunct/>
              <w:topLinePunct/>
              <w:autoSpaceDE w:val="0"/>
              <w:autoSpaceDN w:val="0"/>
              <w:bidi w:val="0"/>
              <w:spacing w:after="0" w:line="300" w:lineRule="exact"/>
              <w:ind w:right="0"/>
              <w:textAlignment w:val="auto"/>
              <w:rPr>
                <w:rFonts w:hint="eastAsia" w:ascii="宋体" w:hAnsi="宋体" w:eastAsia="宋体" w:cs="宋体"/>
                <w:sz w:val="21"/>
                <w:szCs w:val="21"/>
              </w:rPr>
            </w:pPr>
            <w:r>
              <w:rPr>
                <w:rFonts w:hint="eastAsia" w:ascii="宋体" w:hAnsi="宋体" w:eastAsia="宋体" w:cs="宋体"/>
                <w:color w:val="0000FF"/>
                <w:sz w:val="21"/>
                <w:szCs w:val="21"/>
              </w:rPr>
              <w:t>中小企业声明函：</w:t>
            </w:r>
            <w:r>
              <w:rPr>
                <w:rFonts w:hint="eastAsia" w:ascii="宋体" w:hAnsi="宋体" w:eastAsia="宋体" w:cs="宋体"/>
                <w:color w:val="0000FF"/>
                <w:sz w:val="21"/>
                <w:szCs w:val="21"/>
                <w:shd w:val="clear" w:color="FFFFFF" w:fill="auto"/>
              </w:rPr>
              <w:t>□提供   □未提供</w:t>
            </w:r>
          </w:p>
        </w:tc>
        <w:tc>
          <w:tcPr>
            <w:tcW w:w="1070" w:type="dxa"/>
            <w:vAlign w:val="center"/>
          </w:tcPr>
          <w:p w14:paraId="033B42F0">
            <w:pPr>
              <w:keepNext w:val="0"/>
              <w:keepLines w:val="0"/>
              <w:pageBreakBefore w:val="0"/>
              <w:widowControl w:val="0"/>
              <w:kinsoku/>
              <w:wordWrap w:val="0"/>
              <w:overflowPunct/>
              <w:topLinePunct/>
              <w:autoSpaceDE w:val="0"/>
              <w:autoSpaceDN w:val="0"/>
              <w:bidi w:val="0"/>
              <w:spacing w:after="0" w:line="300" w:lineRule="exact"/>
              <w:ind w:right="0"/>
              <w:textAlignment w:val="auto"/>
              <w:rPr>
                <w:rFonts w:hint="eastAsia" w:ascii="宋体" w:hAnsi="宋体" w:eastAsia="宋体" w:cs="宋体"/>
                <w:sz w:val="21"/>
                <w:szCs w:val="21"/>
              </w:rPr>
            </w:pPr>
          </w:p>
        </w:tc>
      </w:tr>
      <w:tr w14:paraId="6DD6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7" w:hRule="atLeast"/>
          <w:jc w:val="center"/>
        </w:trPr>
        <w:tc>
          <w:tcPr>
            <w:tcW w:w="800" w:type="dxa"/>
            <w:vAlign w:val="center"/>
          </w:tcPr>
          <w:p w14:paraId="3A33282D">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7</w:t>
            </w:r>
          </w:p>
        </w:tc>
        <w:tc>
          <w:tcPr>
            <w:tcW w:w="2260" w:type="dxa"/>
            <w:vAlign w:val="center"/>
          </w:tcPr>
          <w:p w14:paraId="20AB23AF">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color w:val="0000FF"/>
                <w:sz w:val="21"/>
                <w:szCs w:val="21"/>
              </w:rPr>
            </w:pPr>
            <w:r>
              <w:rPr>
                <w:rFonts w:hint="eastAsia" w:ascii="宋体" w:hAnsi="宋体" w:eastAsia="宋体" w:cs="宋体"/>
                <w:color w:val="0000FF"/>
                <w:sz w:val="21"/>
                <w:szCs w:val="21"/>
              </w:rPr>
              <w:t>落实企业情况的承诺函</w:t>
            </w:r>
          </w:p>
        </w:tc>
        <w:tc>
          <w:tcPr>
            <w:tcW w:w="5495" w:type="dxa"/>
            <w:gridSpan w:val="7"/>
            <w:vAlign w:val="center"/>
          </w:tcPr>
          <w:p w14:paraId="75C37EDB">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color w:val="0000FF"/>
                <w:sz w:val="21"/>
                <w:szCs w:val="21"/>
              </w:rPr>
            </w:pPr>
            <w:r>
              <w:rPr>
                <w:rFonts w:hint="eastAsia" w:ascii="宋体" w:hAnsi="宋体" w:eastAsia="宋体" w:cs="宋体"/>
                <w:color w:val="0000FF"/>
                <w:sz w:val="21"/>
                <w:szCs w:val="21"/>
              </w:rPr>
              <w:t>落实中小微企业承诺函（工程）：</w:t>
            </w:r>
          </w:p>
          <w:p w14:paraId="4C837660">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color w:val="0000FF"/>
                <w:sz w:val="21"/>
                <w:szCs w:val="21"/>
              </w:rPr>
            </w:pPr>
            <w:r>
              <w:rPr>
                <w:rFonts w:hint="eastAsia" w:ascii="宋体" w:hAnsi="宋体" w:eastAsia="宋体" w:cs="宋体"/>
                <w:color w:val="0000FF"/>
                <w:sz w:val="21"/>
                <w:szCs w:val="21"/>
              </w:rPr>
              <w:t>□提供   □未提供</w:t>
            </w:r>
          </w:p>
          <w:p w14:paraId="69373920">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color w:val="0000FF"/>
                <w:sz w:val="21"/>
                <w:szCs w:val="21"/>
              </w:rPr>
            </w:pPr>
            <w:r>
              <w:rPr>
                <w:rFonts w:hint="eastAsia" w:ascii="宋体" w:hAnsi="宋体" w:eastAsia="宋体" w:cs="宋体"/>
                <w:color w:val="0000FF"/>
                <w:sz w:val="21"/>
                <w:szCs w:val="21"/>
              </w:rPr>
              <w:t>落实小微企业承诺函（工程）：</w:t>
            </w:r>
          </w:p>
          <w:p w14:paraId="04C495E8">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color w:val="0000FF"/>
                <w:sz w:val="21"/>
                <w:szCs w:val="21"/>
              </w:rPr>
            </w:pPr>
            <w:r>
              <w:rPr>
                <w:rFonts w:hint="eastAsia" w:ascii="宋体" w:hAnsi="宋体" w:eastAsia="宋体" w:cs="宋体"/>
                <w:color w:val="0000FF"/>
                <w:sz w:val="21"/>
                <w:szCs w:val="21"/>
              </w:rPr>
              <w:t>□提供   □未提供</w:t>
            </w:r>
          </w:p>
        </w:tc>
        <w:tc>
          <w:tcPr>
            <w:tcW w:w="1070" w:type="dxa"/>
            <w:vAlign w:val="center"/>
          </w:tcPr>
          <w:p w14:paraId="3023EF11">
            <w:pPr>
              <w:keepNext w:val="0"/>
              <w:keepLines w:val="0"/>
              <w:pageBreakBefore w:val="0"/>
              <w:widowControl w:val="0"/>
              <w:kinsoku/>
              <w:wordWrap w:val="0"/>
              <w:overflowPunct/>
              <w:topLinePunct/>
              <w:autoSpaceDE w:val="0"/>
              <w:autoSpaceDN w:val="0"/>
              <w:bidi w:val="0"/>
              <w:spacing w:after="0" w:line="300" w:lineRule="exact"/>
              <w:ind w:right="0"/>
              <w:textAlignment w:val="auto"/>
              <w:rPr>
                <w:rFonts w:hint="eastAsia" w:ascii="宋体" w:hAnsi="宋体" w:eastAsia="宋体" w:cs="宋体"/>
                <w:sz w:val="21"/>
                <w:szCs w:val="21"/>
              </w:rPr>
            </w:pPr>
          </w:p>
        </w:tc>
      </w:tr>
      <w:tr w14:paraId="7879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jc w:val="center"/>
        </w:trPr>
        <w:tc>
          <w:tcPr>
            <w:tcW w:w="800" w:type="dxa"/>
            <w:vMerge w:val="restart"/>
            <w:vAlign w:val="center"/>
          </w:tcPr>
          <w:p w14:paraId="3DBF62FE">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8</w:t>
            </w:r>
          </w:p>
        </w:tc>
        <w:tc>
          <w:tcPr>
            <w:tcW w:w="2260" w:type="dxa"/>
            <w:vMerge w:val="restart"/>
            <w:vAlign w:val="center"/>
          </w:tcPr>
          <w:p w14:paraId="5256DAA6">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项目管理机构配备情况</w:t>
            </w:r>
          </w:p>
          <w:p w14:paraId="343B9B8B">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数量：</w:t>
            </w:r>
            <w:r>
              <w:rPr>
                <w:rFonts w:hint="eastAsia" w:ascii="宋体" w:hAnsi="宋体" w:eastAsia="宋体" w:cs="宋体"/>
                <w:sz w:val="21"/>
                <w:szCs w:val="21"/>
                <w:u w:val="single"/>
              </w:rPr>
              <w:t xml:space="preserve">    </w:t>
            </w:r>
            <w:r>
              <w:rPr>
                <w:rFonts w:hint="eastAsia" w:ascii="宋体" w:hAnsi="宋体" w:eastAsia="宋体" w:cs="宋体"/>
                <w:sz w:val="21"/>
                <w:szCs w:val="21"/>
              </w:rPr>
              <w:t>人</w:t>
            </w:r>
          </w:p>
          <w:p w14:paraId="66E888A7">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u w:val="single"/>
              </w:rPr>
              <w:t>（是/否）</w:t>
            </w:r>
            <w:r>
              <w:rPr>
                <w:rFonts w:hint="eastAsia" w:ascii="宋体" w:hAnsi="宋体" w:eastAsia="宋体" w:cs="宋体"/>
                <w:sz w:val="21"/>
                <w:szCs w:val="21"/>
              </w:rPr>
              <w:t>提供</w:t>
            </w:r>
          </w:p>
        </w:tc>
        <w:tc>
          <w:tcPr>
            <w:tcW w:w="685" w:type="dxa"/>
            <w:vAlign w:val="center"/>
          </w:tcPr>
          <w:p w14:paraId="76382BA9">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序号</w:t>
            </w:r>
          </w:p>
        </w:tc>
        <w:tc>
          <w:tcPr>
            <w:tcW w:w="685" w:type="dxa"/>
            <w:vAlign w:val="center"/>
          </w:tcPr>
          <w:p w14:paraId="34230A61">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姓名</w:t>
            </w:r>
          </w:p>
        </w:tc>
        <w:tc>
          <w:tcPr>
            <w:tcW w:w="871" w:type="dxa"/>
            <w:vAlign w:val="center"/>
          </w:tcPr>
          <w:p w14:paraId="200CEC0D">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拟任</w:t>
            </w:r>
          </w:p>
          <w:p w14:paraId="28FB7842">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职务</w:t>
            </w:r>
          </w:p>
        </w:tc>
        <w:tc>
          <w:tcPr>
            <w:tcW w:w="892" w:type="dxa"/>
            <w:vAlign w:val="center"/>
          </w:tcPr>
          <w:p w14:paraId="2A9C6059">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身份证号码</w:t>
            </w:r>
          </w:p>
        </w:tc>
        <w:tc>
          <w:tcPr>
            <w:tcW w:w="783" w:type="dxa"/>
            <w:vAlign w:val="center"/>
          </w:tcPr>
          <w:p w14:paraId="3A82C611">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证书名称</w:t>
            </w:r>
          </w:p>
        </w:tc>
        <w:tc>
          <w:tcPr>
            <w:tcW w:w="783" w:type="dxa"/>
            <w:vAlign w:val="center"/>
          </w:tcPr>
          <w:p w14:paraId="50BC7627">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证书编号</w:t>
            </w:r>
          </w:p>
        </w:tc>
        <w:tc>
          <w:tcPr>
            <w:tcW w:w="796" w:type="dxa"/>
            <w:vAlign w:val="center"/>
          </w:tcPr>
          <w:p w14:paraId="368D8523">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rPr>
              <w:t>职称</w:t>
            </w:r>
          </w:p>
        </w:tc>
        <w:tc>
          <w:tcPr>
            <w:tcW w:w="1070" w:type="dxa"/>
            <w:vAlign w:val="center"/>
          </w:tcPr>
          <w:p w14:paraId="747DC0B9">
            <w:pPr>
              <w:keepNext w:val="0"/>
              <w:keepLines w:val="0"/>
              <w:pageBreakBefore w:val="0"/>
              <w:widowControl w:val="0"/>
              <w:kinsoku/>
              <w:wordWrap w:val="0"/>
              <w:overflowPunct/>
              <w:topLinePunct/>
              <w:autoSpaceDE w:val="0"/>
              <w:autoSpaceDN w:val="0"/>
              <w:bidi w:val="0"/>
              <w:spacing w:after="0" w:line="300" w:lineRule="exact"/>
              <w:ind w:right="0"/>
              <w:contextualSpacing/>
              <w:jc w:val="center"/>
              <w:textAlignment w:val="auto"/>
              <w:rPr>
                <w:rFonts w:hint="eastAsia" w:ascii="宋体" w:hAnsi="宋体" w:eastAsia="宋体" w:cs="宋体"/>
                <w:b/>
                <w:sz w:val="21"/>
                <w:szCs w:val="21"/>
              </w:rPr>
            </w:pPr>
          </w:p>
        </w:tc>
      </w:tr>
      <w:tr w14:paraId="7801B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jc w:val="center"/>
        </w:trPr>
        <w:tc>
          <w:tcPr>
            <w:tcW w:w="800" w:type="dxa"/>
            <w:vMerge w:val="continue"/>
            <w:vAlign w:val="center"/>
          </w:tcPr>
          <w:p w14:paraId="1F3B96BD">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2260" w:type="dxa"/>
            <w:vMerge w:val="continue"/>
            <w:vAlign w:val="center"/>
          </w:tcPr>
          <w:p w14:paraId="3EE1D542">
            <w:pPr>
              <w:keepNext w:val="0"/>
              <w:keepLines w:val="0"/>
              <w:pageBreakBefore w:val="0"/>
              <w:widowControl w:val="0"/>
              <w:kinsoku/>
              <w:wordWrap w:val="0"/>
              <w:overflowPunct/>
              <w:topLinePunct/>
              <w:autoSpaceDE w:val="0"/>
              <w:autoSpaceDN w:val="0"/>
              <w:bidi w:val="0"/>
              <w:spacing w:after="0" w:line="300" w:lineRule="exact"/>
              <w:ind w:right="0"/>
              <w:jc w:val="center"/>
              <w:textAlignment w:val="auto"/>
              <w:rPr>
                <w:rFonts w:hint="eastAsia" w:ascii="宋体" w:hAnsi="宋体" w:eastAsia="宋体" w:cs="宋体"/>
                <w:sz w:val="21"/>
                <w:szCs w:val="21"/>
              </w:rPr>
            </w:pPr>
          </w:p>
        </w:tc>
        <w:tc>
          <w:tcPr>
            <w:tcW w:w="685" w:type="dxa"/>
            <w:vAlign w:val="center"/>
          </w:tcPr>
          <w:p w14:paraId="3BE28229">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w:t>
            </w:r>
          </w:p>
        </w:tc>
        <w:tc>
          <w:tcPr>
            <w:tcW w:w="685" w:type="dxa"/>
            <w:vAlign w:val="center"/>
          </w:tcPr>
          <w:p w14:paraId="012BE0AE">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871" w:type="dxa"/>
            <w:vAlign w:val="center"/>
          </w:tcPr>
          <w:p w14:paraId="76D95F8A">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项目</w:t>
            </w:r>
          </w:p>
          <w:p w14:paraId="52106665">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经理</w:t>
            </w:r>
          </w:p>
        </w:tc>
        <w:tc>
          <w:tcPr>
            <w:tcW w:w="892" w:type="dxa"/>
            <w:vAlign w:val="center"/>
          </w:tcPr>
          <w:p w14:paraId="36E0585D">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83" w:type="dxa"/>
            <w:vAlign w:val="center"/>
          </w:tcPr>
          <w:p w14:paraId="2E91C00F">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83" w:type="dxa"/>
            <w:vAlign w:val="center"/>
          </w:tcPr>
          <w:p w14:paraId="165A1483">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96" w:type="dxa"/>
            <w:vAlign w:val="center"/>
          </w:tcPr>
          <w:p w14:paraId="53A86714">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1070" w:type="dxa"/>
            <w:vMerge w:val="restart"/>
            <w:vAlign w:val="center"/>
          </w:tcPr>
          <w:p w14:paraId="094F8E66">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contextualSpacing/>
              <w:jc w:val="center"/>
              <w:textAlignment w:val="auto"/>
              <w:rPr>
                <w:rFonts w:hint="eastAsia" w:ascii="宋体" w:hAnsi="宋体" w:eastAsia="宋体" w:cs="宋体"/>
                <w:sz w:val="21"/>
                <w:szCs w:val="21"/>
              </w:rPr>
            </w:pPr>
          </w:p>
        </w:tc>
      </w:tr>
      <w:tr w14:paraId="1D6A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800" w:type="dxa"/>
            <w:vMerge w:val="continue"/>
            <w:vAlign w:val="center"/>
          </w:tcPr>
          <w:p w14:paraId="6E184A00">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2260" w:type="dxa"/>
            <w:vMerge w:val="continue"/>
            <w:vAlign w:val="center"/>
          </w:tcPr>
          <w:p w14:paraId="1392C1C3">
            <w:pPr>
              <w:keepNext w:val="0"/>
              <w:keepLines w:val="0"/>
              <w:pageBreakBefore w:val="0"/>
              <w:widowControl w:val="0"/>
              <w:kinsoku/>
              <w:wordWrap w:val="0"/>
              <w:overflowPunct/>
              <w:topLinePunct/>
              <w:autoSpaceDE w:val="0"/>
              <w:autoSpaceDN w:val="0"/>
              <w:bidi w:val="0"/>
              <w:spacing w:after="0" w:line="300" w:lineRule="exact"/>
              <w:ind w:right="0"/>
              <w:jc w:val="center"/>
              <w:textAlignment w:val="auto"/>
              <w:rPr>
                <w:rFonts w:hint="eastAsia" w:ascii="宋体" w:hAnsi="宋体" w:eastAsia="宋体" w:cs="宋体"/>
                <w:sz w:val="21"/>
                <w:szCs w:val="21"/>
              </w:rPr>
            </w:pPr>
          </w:p>
        </w:tc>
        <w:tc>
          <w:tcPr>
            <w:tcW w:w="685" w:type="dxa"/>
            <w:vAlign w:val="center"/>
          </w:tcPr>
          <w:p w14:paraId="303E8165">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685" w:type="dxa"/>
            <w:vAlign w:val="center"/>
          </w:tcPr>
          <w:p w14:paraId="7D7BBFAA">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871" w:type="dxa"/>
            <w:vAlign w:val="center"/>
          </w:tcPr>
          <w:p w14:paraId="5FC18030">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技术负责人</w:t>
            </w:r>
          </w:p>
        </w:tc>
        <w:tc>
          <w:tcPr>
            <w:tcW w:w="892" w:type="dxa"/>
            <w:vAlign w:val="center"/>
          </w:tcPr>
          <w:p w14:paraId="4F96EE41">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83" w:type="dxa"/>
            <w:vAlign w:val="center"/>
          </w:tcPr>
          <w:p w14:paraId="66631DD9">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83" w:type="dxa"/>
            <w:vAlign w:val="center"/>
          </w:tcPr>
          <w:p w14:paraId="5F84C82A">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96" w:type="dxa"/>
            <w:vAlign w:val="center"/>
          </w:tcPr>
          <w:p w14:paraId="2311138E">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1070" w:type="dxa"/>
            <w:vMerge w:val="continue"/>
            <w:vAlign w:val="center"/>
          </w:tcPr>
          <w:p w14:paraId="3506B61F">
            <w:pPr>
              <w:keepNext w:val="0"/>
              <w:keepLines w:val="0"/>
              <w:pageBreakBefore w:val="0"/>
              <w:widowControl w:val="0"/>
              <w:kinsoku/>
              <w:wordWrap w:val="0"/>
              <w:overflowPunct/>
              <w:topLinePunct/>
              <w:autoSpaceDE w:val="0"/>
              <w:autoSpaceDN w:val="0"/>
              <w:bidi w:val="0"/>
              <w:spacing w:after="0" w:line="300" w:lineRule="exact"/>
              <w:ind w:right="0"/>
              <w:contextualSpacing/>
              <w:jc w:val="center"/>
              <w:textAlignment w:val="auto"/>
              <w:rPr>
                <w:rFonts w:hint="eastAsia" w:ascii="宋体" w:hAnsi="宋体" w:eastAsia="宋体" w:cs="宋体"/>
                <w:sz w:val="21"/>
                <w:szCs w:val="21"/>
              </w:rPr>
            </w:pPr>
          </w:p>
        </w:tc>
      </w:tr>
      <w:tr w14:paraId="611E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00" w:type="dxa"/>
            <w:vMerge w:val="continue"/>
            <w:vAlign w:val="center"/>
          </w:tcPr>
          <w:p w14:paraId="5EF1642C">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2260" w:type="dxa"/>
            <w:vMerge w:val="continue"/>
            <w:vAlign w:val="center"/>
          </w:tcPr>
          <w:p w14:paraId="25987963">
            <w:pPr>
              <w:keepNext w:val="0"/>
              <w:keepLines w:val="0"/>
              <w:pageBreakBefore w:val="0"/>
              <w:widowControl w:val="0"/>
              <w:kinsoku/>
              <w:wordWrap w:val="0"/>
              <w:overflowPunct/>
              <w:topLinePunct/>
              <w:autoSpaceDE w:val="0"/>
              <w:autoSpaceDN w:val="0"/>
              <w:bidi w:val="0"/>
              <w:spacing w:after="0" w:line="300" w:lineRule="exact"/>
              <w:ind w:right="0"/>
              <w:jc w:val="center"/>
              <w:textAlignment w:val="auto"/>
              <w:rPr>
                <w:rFonts w:hint="eastAsia" w:ascii="宋体" w:hAnsi="宋体" w:eastAsia="宋体" w:cs="宋体"/>
                <w:sz w:val="21"/>
                <w:szCs w:val="21"/>
              </w:rPr>
            </w:pPr>
          </w:p>
        </w:tc>
        <w:tc>
          <w:tcPr>
            <w:tcW w:w="685" w:type="dxa"/>
            <w:vAlign w:val="center"/>
          </w:tcPr>
          <w:p w14:paraId="32939B0C">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685" w:type="dxa"/>
            <w:vAlign w:val="center"/>
          </w:tcPr>
          <w:p w14:paraId="5E5E7AFE">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871" w:type="dxa"/>
            <w:vAlign w:val="center"/>
          </w:tcPr>
          <w:p w14:paraId="6FB566B3">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w:t>
            </w:r>
          </w:p>
        </w:tc>
        <w:tc>
          <w:tcPr>
            <w:tcW w:w="892" w:type="dxa"/>
            <w:vAlign w:val="center"/>
          </w:tcPr>
          <w:p w14:paraId="78E27729">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83" w:type="dxa"/>
            <w:vAlign w:val="center"/>
          </w:tcPr>
          <w:p w14:paraId="4B619355">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83" w:type="dxa"/>
            <w:vAlign w:val="center"/>
          </w:tcPr>
          <w:p w14:paraId="438F1157">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96" w:type="dxa"/>
            <w:vAlign w:val="center"/>
          </w:tcPr>
          <w:p w14:paraId="766A040D">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1070" w:type="dxa"/>
            <w:vMerge w:val="continue"/>
            <w:vAlign w:val="center"/>
          </w:tcPr>
          <w:p w14:paraId="41070BA1">
            <w:pPr>
              <w:keepNext w:val="0"/>
              <w:keepLines w:val="0"/>
              <w:pageBreakBefore w:val="0"/>
              <w:widowControl w:val="0"/>
              <w:kinsoku/>
              <w:wordWrap w:val="0"/>
              <w:overflowPunct/>
              <w:topLinePunct/>
              <w:autoSpaceDE w:val="0"/>
              <w:autoSpaceDN w:val="0"/>
              <w:bidi w:val="0"/>
              <w:spacing w:after="0" w:line="300" w:lineRule="exact"/>
              <w:ind w:right="0"/>
              <w:contextualSpacing/>
              <w:jc w:val="center"/>
              <w:textAlignment w:val="auto"/>
              <w:rPr>
                <w:rFonts w:hint="eastAsia" w:ascii="宋体" w:hAnsi="宋体" w:eastAsia="宋体" w:cs="宋体"/>
                <w:sz w:val="21"/>
                <w:szCs w:val="21"/>
              </w:rPr>
            </w:pPr>
          </w:p>
        </w:tc>
      </w:tr>
      <w:tr w14:paraId="66D7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800" w:type="dxa"/>
            <w:vMerge w:val="continue"/>
            <w:vAlign w:val="center"/>
          </w:tcPr>
          <w:p w14:paraId="726F1EE1">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2260" w:type="dxa"/>
            <w:vMerge w:val="continue"/>
            <w:vAlign w:val="center"/>
          </w:tcPr>
          <w:p w14:paraId="1121EE69">
            <w:pPr>
              <w:keepNext w:val="0"/>
              <w:keepLines w:val="0"/>
              <w:pageBreakBefore w:val="0"/>
              <w:widowControl w:val="0"/>
              <w:kinsoku/>
              <w:wordWrap w:val="0"/>
              <w:overflowPunct/>
              <w:topLinePunct/>
              <w:autoSpaceDE w:val="0"/>
              <w:autoSpaceDN w:val="0"/>
              <w:bidi w:val="0"/>
              <w:spacing w:after="0" w:line="300" w:lineRule="exact"/>
              <w:ind w:right="0"/>
              <w:jc w:val="center"/>
              <w:textAlignment w:val="auto"/>
              <w:rPr>
                <w:rFonts w:hint="eastAsia" w:ascii="宋体" w:hAnsi="宋体" w:eastAsia="宋体" w:cs="宋体"/>
                <w:sz w:val="21"/>
                <w:szCs w:val="21"/>
              </w:rPr>
            </w:pPr>
          </w:p>
        </w:tc>
        <w:tc>
          <w:tcPr>
            <w:tcW w:w="685" w:type="dxa"/>
            <w:vAlign w:val="center"/>
          </w:tcPr>
          <w:p w14:paraId="3CC15431">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4</w:t>
            </w:r>
          </w:p>
        </w:tc>
        <w:tc>
          <w:tcPr>
            <w:tcW w:w="685" w:type="dxa"/>
            <w:vAlign w:val="center"/>
          </w:tcPr>
          <w:p w14:paraId="558AEEFC">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871" w:type="dxa"/>
            <w:vAlign w:val="center"/>
          </w:tcPr>
          <w:p w14:paraId="330948DA">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w:t>
            </w:r>
          </w:p>
        </w:tc>
        <w:tc>
          <w:tcPr>
            <w:tcW w:w="892" w:type="dxa"/>
            <w:vAlign w:val="center"/>
          </w:tcPr>
          <w:p w14:paraId="6E8004EB">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83" w:type="dxa"/>
            <w:vAlign w:val="center"/>
          </w:tcPr>
          <w:p w14:paraId="74ED2816">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83" w:type="dxa"/>
            <w:vAlign w:val="center"/>
          </w:tcPr>
          <w:p w14:paraId="7FC933EF">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96" w:type="dxa"/>
            <w:vAlign w:val="center"/>
          </w:tcPr>
          <w:p w14:paraId="6BC40320">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1070" w:type="dxa"/>
            <w:vMerge w:val="continue"/>
            <w:vAlign w:val="center"/>
          </w:tcPr>
          <w:p w14:paraId="6B64FBF9">
            <w:pPr>
              <w:keepNext w:val="0"/>
              <w:keepLines w:val="0"/>
              <w:pageBreakBefore w:val="0"/>
              <w:widowControl w:val="0"/>
              <w:kinsoku/>
              <w:wordWrap w:val="0"/>
              <w:overflowPunct/>
              <w:topLinePunct/>
              <w:autoSpaceDE w:val="0"/>
              <w:autoSpaceDN w:val="0"/>
              <w:bidi w:val="0"/>
              <w:spacing w:after="0" w:line="300" w:lineRule="exact"/>
              <w:ind w:right="0"/>
              <w:contextualSpacing/>
              <w:jc w:val="center"/>
              <w:textAlignment w:val="auto"/>
              <w:rPr>
                <w:rFonts w:hint="eastAsia" w:ascii="宋体" w:hAnsi="宋体" w:eastAsia="宋体" w:cs="宋体"/>
                <w:sz w:val="21"/>
                <w:szCs w:val="21"/>
              </w:rPr>
            </w:pPr>
          </w:p>
        </w:tc>
      </w:tr>
      <w:tr w14:paraId="40CA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800" w:type="dxa"/>
            <w:vMerge w:val="continue"/>
            <w:vAlign w:val="center"/>
          </w:tcPr>
          <w:p w14:paraId="09352F38">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2260" w:type="dxa"/>
            <w:vMerge w:val="continue"/>
            <w:vAlign w:val="center"/>
          </w:tcPr>
          <w:p w14:paraId="321E778F">
            <w:pPr>
              <w:keepNext w:val="0"/>
              <w:keepLines w:val="0"/>
              <w:pageBreakBefore w:val="0"/>
              <w:widowControl w:val="0"/>
              <w:kinsoku/>
              <w:wordWrap w:val="0"/>
              <w:overflowPunct/>
              <w:topLinePunct/>
              <w:autoSpaceDE w:val="0"/>
              <w:autoSpaceDN w:val="0"/>
              <w:bidi w:val="0"/>
              <w:spacing w:after="0" w:line="300" w:lineRule="exact"/>
              <w:ind w:right="0"/>
              <w:jc w:val="center"/>
              <w:textAlignment w:val="auto"/>
              <w:rPr>
                <w:rFonts w:hint="eastAsia" w:ascii="宋体" w:hAnsi="宋体" w:eastAsia="宋体" w:cs="宋体"/>
                <w:sz w:val="21"/>
                <w:szCs w:val="21"/>
              </w:rPr>
            </w:pPr>
          </w:p>
        </w:tc>
        <w:tc>
          <w:tcPr>
            <w:tcW w:w="685" w:type="dxa"/>
            <w:vAlign w:val="center"/>
          </w:tcPr>
          <w:p w14:paraId="3E10FEFB">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w:t>
            </w:r>
          </w:p>
        </w:tc>
        <w:tc>
          <w:tcPr>
            <w:tcW w:w="685" w:type="dxa"/>
            <w:vAlign w:val="center"/>
          </w:tcPr>
          <w:p w14:paraId="1C25AC9E">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871" w:type="dxa"/>
            <w:vAlign w:val="center"/>
          </w:tcPr>
          <w:p w14:paraId="7B1B6112">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892" w:type="dxa"/>
            <w:vAlign w:val="center"/>
          </w:tcPr>
          <w:p w14:paraId="690962BA">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83" w:type="dxa"/>
            <w:vAlign w:val="center"/>
          </w:tcPr>
          <w:p w14:paraId="3AAA0966">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83" w:type="dxa"/>
            <w:vAlign w:val="center"/>
          </w:tcPr>
          <w:p w14:paraId="5634745C">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796" w:type="dxa"/>
            <w:vAlign w:val="center"/>
          </w:tcPr>
          <w:p w14:paraId="5BFEFE83">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p>
        </w:tc>
        <w:tc>
          <w:tcPr>
            <w:tcW w:w="1070" w:type="dxa"/>
            <w:vMerge w:val="continue"/>
            <w:vAlign w:val="center"/>
          </w:tcPr>
          <w:p w14:paraId="5CFEDD9A">
            <w:pPr>
              <w:keepNext w:val="0"/>
              <w:keepLines w:val="0"/>
              <w:pageBreakBefore w:val="0"/>
              <w:widowControl w:val="0"/>
              <w:kinsoku/>
              <w:wordWrap w:val="0"/>
              <w:overflowPunct/>
              <w:topLinePunct/>
              <w:autoSpaceDE w:val="0"/>
              <w:autoSpaceDN w:val="0"/>
              <w:bidi w:val="0"/>
              <w:spacing w:after="0" w:line="300" w:lineRule="exact"/>
              <w:ind w:right="0"/>
              <w:textAlignment w:val="auto"/>
              <w:rPr>
                <w:rFonts w:hint="eastAsia" w:ascii="宋体" w:hAnsi="宋体" w:eastAsia="宋体" w:cs="宋体"/>
                <w:sz w:val="21"/>
                <w:szCs w:val="21"/>
              </w:rPr>
            </w:pPr>
          </w:p>
        </w:tc>
      </w:tr>
      <w:tr w14:paraId="3142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6" w:hRule="atLeast"/>
          <w:jc w:val="center"/>
        </w:trPr>
        <w:tc>
          <w:tcPr>
            <w:tcW w:w="800" w:type="dxa"/>
            <w:vAlign w:val="center"/>
          </w:tcPr>
          <w:p w14:paraId="33D2D3CF">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9</w:t>
            </w:r>
          </w:p>
        </w:tc>
        <w:tc>
          <w:tcPr>
            <w:tcW w:w="2260" w:type="dxa"/>
            <w:vAlign w:val="center"/>
          </w:tcPr>
          <w:p w14:paraId="2D6C6C57">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查询网址、验真码”或社保缴费证明的网址、用户名和密码</w:t>
            </w:r>
          </w:p>
        </w:tc>
        <w:tc>
          <w:tcPr>
            <w:tcW w:w="5495" w:type="dxa"/>
            <w:gridSpan w:val="7"/>
            <w:vAlign w:val="center"/>
          </w:tcPr>
          <w:p w14:paraId="5A051E8F">
            <w:pPr>
              <w:keepNext w:val="0"/>
              <w:keepLines w:val="0"/>
              <w:pageBreakBefore w:val="0"/>
              <w:widowControl w:val="0"/>
              <w:kinsoku/>
              <w:wordWrap w:val="0"/>
              <w:overflowPunct/>
              <w:topLinePunct/>
              <w:autoSpaceDE w:val="0"/>
              <w:autoSpaceDN w:val="0"/>
              <w:bidi w:val="0"/>
              <w:adjustRightInd w:val="0"/>
              <w:snapToGrid w:val="0"/>
              <w:spacing w:after="0" w:line="30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u w:val="single"/>
                <w:shd w:val="clear" w:color="FFFFFF" w:fill="auto"/>
              </w:rPr>
              <w:t>是/否</w:t>
            </w:r>
            <w:r>
              <w:rPr>
                <w:rFonts w:hint="eastAsia" w:ascii="宋体" w:hAnsi="宋体" w:eastAsia="宋体" w:cs="宋体"/>
                <w:sz w:val="21"/>
                <w:szCs w:val="21"/>
                <w:shd w:val="clear" w:color="FFFFFF" w:fill="auto"/>
              </w:rPr>
              <w:t>提供</w:t>
            </w:r>
          </w:p>
        </w:tc>
        <w:tc>
          <w:tcPr>
            <w:tcW w:w="1070" w:type="dxa"/>
            <w:vAlign w:val="center"/>
          </w:tcPr>
          <w:p w14:paraId="790DC73E">
            <w:pPr>
              <w:keepNext w:val="0"/>
              <w:keepLines w:val="0"/>
              <w:pageBreakBefore w:val="0"/>
              <w:widowControl w:val="0"/>
              <w:kinsoku/>
              <w:wordWrap w:val="0"/>
              <w:overflowPunct/>
              <w:topLinePunct/>
              <w:autoSpaceDE w:val="0"/>
              <w:autoSpaceDN w:val="0"/>
              <w:bidi w:val="0"/>
              <w:spacing w:after="0" w:line="300" w:lineRule="exact"/>
              <w:ind w:right="0"/>
              <w:textAlignment w:val="auto"/>
              <w:rPr>
                <w:rFonts w:hint="eastAsia" w:ascii="宋体" w:hAnsi="宋体" w:eastAsia="宋体" w:cs="宋体"/>
                <w:sz w:val="21"/>
                <w:szCs w:val="21"/>
              </w:rPr>
            </w:pPr>
          </w:p>
        </w:tc>
      </w:tr>
      <w:tr w14:paraId="3F9F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0" w:hRule="atLeast"/>
          <w:jc w:val="center"/>
        </w:trPr>
        <w:tc>
          <w:tcPr>
            <w:tcW w:w="800" w:type="dxa"/>
            <w:vAlign w:val="center"/>
          </w:tcPr>
          <w:p w14:paraId="6276408F">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10</w:t>
            </w:r>
          </w:p>
        </w:tc>
        <w:tc>
          <w:tcPr>
            <w:tcW w:w="2260" w:type="dxa"/>
            <w:vAlign w:val="center"/>
          </w:tcPr>
          <w:p w14:paraId="1A3DE24C">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lang w:eastAsia="en-US"/>
              </w:rPr>
            </w:pPr>
            <w:r>
              <w:rPr>
                <w:rFonts w:hint="eastAsia" w:ascii="宋体" w:hAnsi="宋体" w:eastAsia="宋体" w:cs="宋体"/>
                <w:sz w:val="21"/>
                <w:szCs w:val="21"/>
                <w:lang w:eastAsia="en-US"/>
              </w:rPr>
              <w:t>投标人类似业绩</w:t>
            </w:r>
          </w:p>
        </w:tc>
        <w:tc>
          <w:tcPr>
            <w:tcW w:w="5495" w:type="dxa"/>
            <w:gridSpan w:val="7"/>
            <w:vAlign w:val="center"/>
          </w:tcPr>
          <w:p w14:paraId="261F8CBE">
            <w:pPr>
              <w:keepNext w:val="0"/>
              <w:keepLines w:val="0"/>
              <w:pageBreakBefore w:val="0"/>
              <w:widowControl w:val="0"/>
              <w:kinsoku/>
              <w:wordWrap w:val="0"/>
              <w:overflowPunct/>
              <w:topLinePunct/>
              <w:autoSpaceDE w:val="0"/>
              <w:autoSpaceDN w:val="0"/>
              <w:bidi w:val="0"/>
              <w:spacing w:after="0" w:line="300" w:lineRule="exact"/>
              <w:ind w:right="0"/>
              <w:contextualSpacing/>
              <w:textAlignment w:val="auto"/>
              <w:rPr>
                <w:rFonts w:hint="eastAsia" w:ascii="宋体" w:hAnsi="宋体" w:eastAsia="宋体" w:cs="宋体"/>
                <w:sz w:val="21"/>
                <w:szCs w:val="21"/>
              </w:rPr>
            </w:pPr>
            <w:r>
              <w:rPr>
                <w:rFonts w:hint="eastAsia" w:ascii="宋体" w:hAnsi="宋体" w:eastAsia="宋体" w:cs="宋体"/>
                <w:sz w:val="21"/>
                <w:szCs w:val="21"/>
              </w:rPr>
              <w:t>数量：</w:t>
            </w:r>
            <w:r>
              <w:rPr>
                <w:rFonts w:hint="eastAsia" w:ascii="宋体" w:hAnsi="宋体" w:eastAsia="宋体" w:cs="宋体"/>
                <w:sz w:val="21"/>
                <w:szCs w:val="21"/>
                <w:u w:val="single"/>
              </w:rPr>
              <w:t xml:space="preserve">   </w:t>
            </w:r>
            <w:r>
              <w:rPr>
                <w:rFonts w:hint="eastAsia" w:ascii="宋体" w:hAnsi="宋体" w:eastAsia="宋体" w:cs="宋体"/>
                <w:sz w:val="21"/>
                <w:szCs w:val="21"/>
              </w:rPr>
              <w:t>个</w:t>
            </w:r>
          </w:p>
          <w:p w14:paraId="3A52DC06">
            <w:pPr>
              <w:keepNext w:val="0"/>
              <w:keepLines w:val="0"/>
              <w:pageBreakBefore w:val="0"/>
              <w:widowControl w:val="0"/>
              <w:kinsoku/>
              <w:wordWrap w:val="0"/>
              <w:overflowPunct/>
              <w:topLinePunct/>
              <w:autoSpaceDE w:val="0"/>
              <w:autoSpaceDN w:val="0"/>
              <w:bidi w:val="0"/>
              <w:spacing w:after="0" w:line="300" w:lineRule="exact"/>
              <w:ind w:right="0"/>
              <w:contextualSpacing/>
              <w:textAlignment w:val="auto"/>
              <w:rPr>
                <w:rFonts w:hint="eastAsia" w:ascii="宋体" w:hAnsi="宋体" w:eastAsia="宋体" w:cs="宋体"/>
                <w:sz w:val="21"/>
                <w:szCs w:val="21"/>
              </w:rPr>
            </w:pPr>
            <w:commentRangeStart w:id="0"/>
            <w:r>
              <w:rPr>
                <w:rFonts w:hint="eastAsia" w:ascii="宋体" w:hAnsi="宋体" w:eastAsia="宋体" w:cs="宋体"/>
                <w:sz w:val="21"/>
                <w:szCs w:val="21"/>
              </w:rPr>
              <w:t>1.项目名称：</w:t>
            </w:r>
            <w:r>
              <w:rPr>
                <w:rFonts w:hint="eastAsia" w:ascii="宋体" w:hAnsi="宋体" w:eastAsia="宋体" w:cs="宋体"/>
                <w:sz w:val="21"/>
                <w:szCs w:val="21"/>
                <w:u w:val="single"/>
              </w:rPr>
              <w:t xml:space="preserve">              ；</w:t>
            </w:r>
            <w:r>
              <w:rPr>
                <w:rFonts w:hint="eastAsia" w:ascii="宋体" w:hAnsi="宋体" w:eastAsia="宋体" w:cs="宋体"/>
                <w:sz w:val="21"/>
                <w:szCs w:val="21"/>
              </w:rPr>
              <w:t>竣工时间：</w:t>
            </w:r>
            <w:r>
              <w:rPr>
                <w:rFonts w:hint="eastAsia" w:ascii="宋体" w:hAnsi="宋体" w:eastAsia="宋体" w:cs="宋体"/>
                <w:sz w:val="21"/>
                <w:szCs w:val="21"/>
                <w:u w:val="single"/>
              </w:rPr>
              <w:t xml:space="preserve">      ；</w:t>
            </w:r>
            <w:r>
              <w:rPr>
                <w:rFonts w:hint="eastAsia" w:ascii="宋体" w:hAnsi="宋体" w:eastAsia="宋体" w:cs="宋体"/>
                <w:sz w:val="21"/>
                <w:szCs w:val="21"/>
              </w:rPr>
              <w:t>合同金额：</w:t>
            </w:r>
            <w:r>
              <w:rPr>
                <w:rFonts w:hint="eastAsia" w:ascii="宋体" w:hAnsi="宋体" w:eastAsia="宋体" w:cs="宋体"/>
                <w:sz w:val="21"/>
                <w:szCs w:val="21"/>
                <w:u w:val="single"/>
              </w:rPr>
              <w:t xml:space="preserve">     ；</w:t>
            </w:r>
            <w:r>
              <w:rPr>
                <w:rFonts w:hint="eastAsia" w:ascii="宋体" w:hAnsi="宋体" w:eastAsia="宋体" w:cs="宋体"/>
                <w:sz w:val="21"/>
                <w:szCs w:val="21"/>
              </w:rPr>
              <w:t>□全国建筑市场监管公共服务平台查询截图或   □提供**********。</w:t>
            </w:r>
            <w:commentRangeEnd w:id="0"/>
            <w:r>
              <w:rPr>
                <w:rFonts w:hint="eastAsia" w:ascii="宋体" w:hAnsi="宋体" w:eastAsia="宋体" w:cs="宋体"/>
                <w:sz w:val="21"/>
                <w:szCs w:val="21"/>
              </w:rPr>
              <w:commentReference w:id="0"/>
            </w:r>
          </w:p>
          <w:p w14:paraId="5D1361CE">
            <w:pPr>
              <w:keepNext w:val="0"/>
              <w:keepLines w:val="0"/>
              <w:pageBreakBefore w:val="0"/>
              <w:widowControl w:val="0"/>
              <w:kinsoku/>
              <w:wordWrap w:val="0"/>
              <w:overflowPunct/>
              <w:topLinePunct/>
              <w:autoSpaceDE w:val="0"/>
              <w:autoSpaceDN w:val="0"/>
              <w:bidi w:val="0"/>
              <w:spacing w:after="0" w:line="300" w:lineRule="exact"/>
              <w:ind w:right="0"/>
              <w:contextualSpacing/>
              <w:textAlignment w:val="auto"/>
              <w:rPr>
                <w:rFonts w:hint="eastAsia" w:ascii="宋体" w:hAnsi="宋体" w:eastAsia="宋体" w:cs="宋体"/>
                <w:b/>
                <w:bCs/>
                <w:sz w:val="21"/>
                <w:szCs w:val="21"/>
              </w:rPr>
            </w:pPr>
            <w:r>
              <w:rPr>
                <w:rFonts w:hint="eastAsia" w:ascii="宋体" w:hAnsi="宋体" w:eastAsia="宋体" w:cs="宋体"/>
                <w:sz w:val="21"/>
                <w:szCs w:val="21"/>
              </w:rPr>
              <w:t>2.……</w:t>
            </w:r>
          </w:p>
        </w:tc>
        <w:tc>
          <w:tcPr>
            <w:tcW w:w="1070" w:type="dxa"/>
            <w:vAlign w:val="center"/>
          </w:tcPr>
          <w:p w14:paraId="0C089C21">
            <w:pPr>
              <w:keepNext w:val="0"/>
              <w:keepLines w:val="0"/>
              <w:pageBreakBefore w:val="0"/>
              <w:widowControl w:val="0"/>
              <w:kinsoku/>
              <w:wordWrap w:val="0"/>
              <w:overflowPunct/>
              <w:topLinePunct/>
              <w:autoSpaceDE w:val="0"/>
              <w:autoSpaceDN w:val="0"/>
              <w:bidi w:val="0"/>
              <w:spacing w:after="0" w:line="300" w:lineRule="exact"/>
              <w:ind w:right="0"/>
              <w:jc w:val="center"/>
              <w:textAlignment w:val="auto"/>
              <w:rPr>
                <w:rFonts w:hint="eastAsia" w:ascii="宋体" w:hAnsi="宋体" w:eastAsia="宋体" w:cs="宋体"/>
                <w:sz w:val="21"/>
                <w:szCs w:val="21"/>
              </w:rPr>
            </w:pPr>
          </w:p>
        </w:tc>
      </w:tr>
      <w:tr w14:paraId="0310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0" w:hRule="atLeast"/>
          <w:jc w:val="center"/>
        </w:trPr>
        <w:tc>
          <w:tcPr>
            <w:tcW w:w="800" w:type="dxa"/>
            <w:vAlign w:val="center"/>
          </w:tcPr>
          <w:p w14:paraId="116D0B23">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11</w:t>
            </w:r>
          </w:p>
        </w:tc>
        <w:tc>
          <w:tcPr>
            <w:tcW w:w="2260" w:type="dxa"/>
            <w:vAlign w:val="center"/>
          </w:tcPr>
          <w:p w14:paraId="36C720E0">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项目经理业绩</w:t>
            </w:r>
          </w:p>
        </w:tc>
        <w:tc>
          <w:tcPr>
            <w:tcW w:w="5495" w:type="dxa"/>
            <w:gridSpan w:val="7"/>
            <w:vAlign w:val="center"/>
          </w:tcPr>
          <w:p w14:paraId="22CE4EE6">
            <w:pPr>
              <w:keepNext w:val="0"/>
              <w:keepLines w:val="0"/>
              <w:pageBreakBefore w:val="0"/>
              <w:widowControl w:val="0"/>
              <w:kinsoku/>
              <w:wordWrap w:val="0"/>
              <w:overflowPunct/>
              <w:topLinePunct/>
              <w:autoSpaceDE w:val="0"/>
              <w:autoSpaceDN w:val="0"/>
              <w:bidi w:val="0"/>
              <w:spacing w:after="0" w:line="300" w:lineRule="exact"/>
              <w:ind w:right="0"/>
              <w:contextualSpacing/>
              <w:textAlignment w:val="auto"/>
              <w:rPr>
                <w:rFonts w:hint="eastAsia" w:ascii="宋体" w:hAnsi="宋体" w:eastAsia="宋体" w:cs="宋体"/>
                <w:sz w:val="21"/>
                <w:szCs w:val="21"/>
              </w:rPr>
            </w:pPr>
            <w:r>
              <w:rPr>
                <w:rFonts w:hint="eastAsia" w:ascii="宋体" w:hAnsi="宋体" w:eastAsia="宋体" w:cs="宋体"/>
                <w:sz w:val="21"/>
                <w:szCs w:val="21"/>
              </w:rPr>
              <w:t>数量：</w:t>
            </w:r>
            <w:r>
              <w:rPr>
                <w:rFonts w:hint="eastAsia" w:ascii="宋体" w:hAnsi="宋体" w:eastAsia="宋体" w:cs="宋体"/>
                <w:sz w:val="21"/>
                <w:szCs w:val="21"/>
                <w:u w:val="single"/>
              </w:rPr>
              <w:t xml:space="preserve">   </w:t>
            </w:r>
            <w:r>
              <w:rPr>
                <w:rFonts w:hint="eastAsia" w:ascii="宋体" w:hAnsi="宋体" w:eastAsia="宋体" w:cs="宋体"/>
                <w:sz w:val="21"/>
                <w:szCs w:val="21"/>
              </w:rPr>
              <w:t>个</w:t>
            </w:r>
          </w:p>
          <w:p w14:paraId="111F7E3B">
            <w:pPr>
              <w:keepNext w:val="0"/>
              <w:keepLines w:val="0"/>
              <w:pageBreakBefore w:val="0"/>
              <w:widowControl w:val="0"/>
              <w:kinsoku/>
              <w:wordWrap w:val="0"/>
              <w:overflowPunct/>
              <w:topLinePunct/>
              <w:autoSpaceDE w:val="0"/>
              <w:autoSpaceDN w:val="0"/>
              <w:bidi w:val="0"/>
              <w:spacing w:after="0" w:line="300" w:lineRule="exact"/>
              <w:ind w:right="0"/>
              <w:contextualSpacing/>
              <w:textAlignment w:val="auto"/>
              <w:rPr>
                <w:rFonts w:hint="eastAsia" w:ascii="宋体" w:hAnsi="宋体" w:eastAsia="宋体" w:cs="宋体"/>
                <w:sz w:val="21"/>
                <w:szCs w:val="21"/>
              </w:rPr>
            </w:pPr>
            <w:commentRangeStart w:id="1"/>
            <w:r>
              <w:rPr>
                <w:rFonts w:hint="eastAsia" w:ascii="宋体" w:hAnsi="宋体" w:eastAsia="宋体" w:cs="宋体"/>
                <w:sz w:val="21"/>
                <w:szCs w:val="21"/>
              </w:rPr>
              <w:t>1.项目名称：</w:t>
            </w:r>
            <w:r>
              <w:rPr>
                <w:rFonts w:hint="eastAsia" w:ascii="宋体" w:hAnsi="宋体" w:eastAsia="宋体" w:cs="宋体"/>
                <w:sz w:val="21"/>
                <w:szCs w:val="21"/>
                <w:u w:val="single"/>
              </w:rPr>
              <w:t xml:space="preserve">              ；</w:t>
            </w:r>
            <w:r>
              <w:rPr>
                <w:rFonts w:hint="eastAsia" w:ascii="宋体" w:hAnsi="宋体" w:eastAsia="宋体" w:cs="宋体"/>
                <w:sz w:val="21"/>
                <w:szCs w:val="21"/>
              </w:rPr>
              <w:t>竣工时间：</w:t>
            </w:r>
            <w:r>
              <w:rPr>
                <w:rFonts w:hint="eastAsia" w:ascii="宋体" w:hAnsi="宋体" w:eastAsia="宋体" w:cs="宋体"/>
                <w:sz w:val="21"/>
                <w:szCs w:val="21"/>
                <w:u w:val="single"/>
              </w:rPr>
              <w:t xml:space="preserve">      ；</w:t>
            </w:r>
            <w:r>
              <w:rPr>
                <w:rFonts w:hint="eastAsia" w:ascii="宋体" w:hAnsi="宋体" w:eastAsia="宋体" w:cs="宋体"/>
                <w:sz w:val="21"/>
                <w:szCs w:val="21"/>
              </w:rPr>
              <w:t>合同金额：</w:t>
            </w:r>
            <w:r>
              <w:rPr>
                <w:rFonts w:hint="eastAsia" w:ascii="宋体" w:hAnsi="宋体" w:eastAsia="宋体" w:cs="宋体"/>
                <w:sz w:val="21"/>
                <w:szCs w:val="21"/>
                <w:u w:val="single"/>
              </w:rPr>
              <w:t xml:space="preserve">     ；</w:t>
            </w:r>
            <w:r>
              <w:rPr>
                <w:rFonts w:hint="eastAsia" w:ascii="宋体" w:hAnsi="宋体" w:eastAsia="宋体" w:cs="宋体"/>
                <w:sz w:val="21"/>
                <w:szCs w:val="21"/>
              </w:rPr>
              <w:t>□全国建筑市场监管公共服务平台查询截图或   □提供**********。</w:t>
            </w:r>
            <w:commentRangeEnd w:id="1"/>
            <w:r>
              <w:rPr>
                <w:rFonts w:hint="eastAsia" w:ascii="宋体" w:hAnsi="宋体" w:eastAsia="宋体" w:cs="宋体"/>
                <w:sz w:val="21"/>
                <w:szCs w:val="21"/>
              </w:rPr>
              <w:commentReference w:id="1"/>
            </w:r>
          </w:p>
          <w:p w14:paraId="0ACD7CE7">
            <w:pPr>
              <w:keepNext w:val="0"/>
              <w:keepLines w:val="0"/>
              <w:pageBreakBefore w:val="0"/>
              <w:widowControl w:val="0"/>
              <w:kinsoku/>
              <w:wordWrap w:val="0"/>
              <w:overflowPunct/>
              <w:topLinePunct/>
              <w:autoSpaceDE w:val="0"/>
              <w:autoSpaceDN w:val="0"/>
              <w:bidi w:val="0"/>
              <w:spacing w:after="0" w:line="300" w:lineRule="exact"/>
              <w:ind w:right="0"/>
              <w:contextualSpacing/>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1070" w:type="dxa"/>
            <w:vAlign w:val="center"/>
          </w:tcPr>
          <w:p w14:paraId="5E4CAC47">
            <w:pPr>
              <w:keepNext w:val="0"/>
              <w:keepLines w:val="0"/>
              <w:pageBreakBefore w:val="0"/>
              <w:widowControl w:val="0"/>
              <w:kinsoku/>
              <w:wordWrap w:val="0"/>
              <w:overflowPunct/>
              <w:topLinePunct/>
              <w:autoSpaceDE w:val="0"/>
              <w:autoSpaceDN w:val="0"/>
              <w:bidi w:val="0"/>
              <w:spacing w:after="0" w:line="300" w:lineRule="exact"/>
              <w:ind w:right="0"/>
              <w:jc w:val="center"/>
              <w:textAlignment w:val="auto"/>
              <w:rPr>
                <w:rFonts w:hint="eastAsia" w:ascii="宋体" w:hAnsi="宋体" w:eastAsia="宋体" w:cs="宋体"/>
                <w:sz w:val="21"/>
                <w:szCs w:val="21"/>
              </w:rPr>
            </w:pPr>
          </w:p>
        </w:tc>
      </w:tr>
      <w:tr w14:paraId="2F23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800" w:type="dxa"/>
            <w:vAlign w:val="center"/>
          </w:tcPr>
          <w:p w14:paraId="6A1AC390">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2</w:t>
            </w:r>
          </w:p>
        </w:tc>
        <w:tc>
          <w:tcPr>
            <w:tcW w:w="2260" w:type="dxa"/>
            <w:vAlign w:val="center"/>
          </w:tcPr>
          <w:p w14:paraId="1BBD2A98">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奖项</w:t>
            </w:r>
          </w:p>
        </w:tc>
        <w:tc>
          <w:tcPr>
            <w:tcW w:w="5495" w:type="dxa"/>
            <w:gridSpan w:val="7"/>
            <w:vAlign w:val="center"/>
          </w:tcPr>
          <w:p w14:paraId="3AA2DFA6">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国家级奖项：数量：   个 </w:t>
            </w:r>
          </w:p>
          <w:p w14:paraId="73D76543">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奖 项 名 称 ：            ； </w:t>
            </w:r>
          </w:p>
          <w:p w14:paraId="4AE9FBC1">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获 奖 时 间 ：              ； </w:t>
            </w:r>
          </w:p>
          <w:p w14:paraId="35A6AA4E">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2、........ </w:t>
            </w:r>
          </w:p>
          <w:p w14:paraId="3104FC4D">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省级奖项：数量：   个 </w:t>
            </w:r>
          </w:p>
          <w:p w14:paraId="50780E44">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1、奖 项 名 称 ：            ； </w:t>
            </w:r>
          </w:p>
          <w:p w14:paraId="5B26F56B">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获 奖 时 间 ：              ； </w:t>
            </w:r>
          </w:p>
          <w:p w14:paraId="70823DE8">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2、........ </w:t>
            </w:r>
          </w:p>
          <w:p w14:paraId="513B3E8E">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地级市级奖项：数量：   个 </w:t>
            </w:r>
          </w:p>
          <w:p w14:paraId="19A19EDF">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1、奖 项 名 称 ：            ； </w:t>
            </w:r>
          </w:p>
          <w:p w14:paraId="3E4CC277">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获 奖 时 间 ：              ； </w:t>
            </w:r>
          </w:p>
          <w:p w14:paraId="67B9C8FB">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shd w:val="clear" w:color="FFFFFF" w:fill="auto"/>
              </w:rPr>
            </w:pPr>
            <w:r>
              <w:rPr>
                <w:rFonts w:hint="eastAsia" w:ascii="宋体" w:hAnsi="宋体" w:eastAsia="宋体" w:cs="宋体"/>
                <w:sz w:val="21"/>
                <w:szCs w:val="21"/>
                <w:lang w:val="en-US" w:eastAsia="zh-CN"/>
              </w:rPr>
              <w:t xml:space="preserve">2、........ </w:t>
            </w:r>
          </w:p>
        </w:tc>
        <w:tc>
          <w:tcPr>
            <w:tcW w:w="1070" w:type="dxa"/>
            <w:vAlign w:val="center"/>
          </w:tcPr>
          <w:p w14:paraId="2714FF26">
            <w:pPr>
              <w:keepNext w:val="0"/>
              <w:keepLines w:val="0"/>
              <w:pageBreakBefore w:val="0"/>
              <w:widowControl w:val="0"/>
              <w:kinsoku/>
              <w:wordWrap w:val="0"/>
              <w:overflowPunct/>
              <w:topLinePunct/>
              <w:autoSpaceDE w:val="0"/>
              <w:autoSpaceDN w:val="0"/>
              <w:bidi w:val="0"/>
              <w:spacing w:after="0" w:line="300" w:lineRule="exact"/>
              <w:ind w:right="0"/>
              <w:jc w:val="center"/>
              <w:textAlignment w:val="auto"/>
              <w:rPr>
                <w:rFonts w:hint="eastAsia" w:ascii="宋体" w:hAnsi="宋体" w:eastAsia="宋体" w:cs="宋体"/>
                <w:sz w:val="21"/>
                <w:szCs w:val="21"/>
              </w:rPr>
            </w:pPr>
          </w:p>
        </w:tc>
      </w:tr>
      <w:tr w14:paraId="4583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800" w:type="dxa"/>
            <w:vAlign w:val="center"/>
          </w:tcPr>
          <w:p w14:paraId="75184954">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13</w:t>
            </w:r>
          </w:p>
        </w:tc>
        <w:tc>
          <w:tcPr>
            <w:tcW w:w="2260" w:type="dxa"/>
            <w:shd w:val="clear" w:color="auto" w:fill="auto"/>
            <w:vAlign w:val="center"/>
          </w:tcPr>
          <w:p w14:paraId="09FF316E">
            <w:pPr>
              <w:keepNext w:val="0"/>
              <w:keepLines w:val="0"/>
              <w:pageBreakBefore w:val="0"/>
              <w:widowControl w:val="0"/>
              <w:kinsoku/>
              <w:wordWrap w:val="0"/>
              <w:overflowPunct/>
              <w:topLinePunct/>
              <w:autoSpaceDE w:val="0"/>
              <w:autoSpaceDN w:val="0"/>
              <w:bidi w:val="0"/>
              <w:adjustRightInd w:val="0"/>
              <w:snapToGrid w:val="0"/>
              <w:spacing w:after="0" w:line="300" w:lineRule="exact"/>
              <w:ind w:left="0" w:leftChars="0" w:right="0"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授权代表姓名、身份证号</w:t>
            </w:r>
          </w:p>
        </w:tc>
        <w:tc>
          <w:tcPr>
            <w:tcW w:w="5495" w:type="dxa"/>
            <w:gridSpan w:val="7"/>
            <w:shd w:val="clear" w:color="auto" w:fill="auto"/>
            <w:vAlign w:val="center"/>
          </w:tcPr>
          <w:p w14:paraId="635B0391">
            <w:pPr>
              <w:pStyle w:val="139"/>
              <w:keepNext w:val="0"/>
              <w:keepLines w:val="0"/>
              <w:pageBreakBefore w:val="0"/>
              <w:widowControl w:val="0"/>
              <w:kinsoku/>
              <w:overflowPunct/>
              <w:autoSpaceDE w:val="0"/>
              <w:autoSpaceDN w:val="0"/>
              <w:bidi w:val="0"/>
              <w:spacing w:line="300" w:lineRule="exact"/>
              <w:ind w:right="0" w:firstLine="0" w:firstLineChars="0"/>
              <w:jc w:val="left"/>
              <w:textAlignment w:val="auto"/>
              <w:rPr>
                <w:rFonts w:hint="eastAsia" w:ascii="仿宋" w:hAnsi="仿宋" w:eastAsia="仿宋" w:cs="仿宋"/>
                <w:color w:val="auto"/>
                <w:kern w:val="2"/>
                <w:sz w:val="21"/>
                <w:szCs w:val="21"/>
                <w:u w:val="single"/>
                <w:lang w:val="en-US" w:eastAsia="zh-CN" w:bidi="ar-SA"/>
              </w:rPr>
            </w:pPr>
          </w:p>
        </w:tc>
        <w:tc>
          <w:tcPr>
            <w:tcW w:w="1070" w:type="dxa"/>
            <w:vAlign w:val="center"/>
          </w:tcPr>
          <w:p w14:paraId="3C455993">
            <w:pPr>
              <w:keepNext w:val="0"/>
              <w:keepLines w:val="0"/>
              <w:pageBreakBefore w:val="0"/>
              <w:widowControl w:val="0"/>
              <w:kinsoku/>
              <w:wordWrap w:val="0"/>
              <w:overflowPunct/>
              <w:topLinePunct/>
              <w:autoSpaceDE w:val="0"/>
              <w:autoSpaceDN w:val="0"/>
              <w:bidi w:val="0"/>
              <w:spacing w:after="0" w:line="300" w:lineRule="exact"/>
              <w:ind w:right="0"/>
              <w:jc w:val="center"/>
              <w:textAlignment w:val="auto"/>
              <w:rPr>
                <w:rFonts w:hint="eastAsia" w:ascii="宋体" w:hAnsi="宋体" w:eastAsia="宋体" w:cs="宋体"/>
                <w:sz w:val="21"/>
                <w:szCs w:val="21"/>
              </w:rPr>
            </w:pPr>
          </w:p>
        </w:tc>
      </w:tr>
      <w:tr w14:paraId="1875C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9625" w:type="dxa"/>
            <w:gridSpan w:val="10"/>
            <w:vAlign w:val="center"/>
          </w:tcPr>
          <w:p w14:paraId="298C3016">
            <w:pPr>
              <w:keepNext w:val="0"/>
              <w:keepLines w:val="0"/>
              <w:pageBreakBefore w:val="0"/>
              <w:widowControl w:val="0"/>
              <w:kinsoku/>
              <w:wordWrap w:val="0"/>
              <w:overflowPunct/>
              <w:topLinePunct/>
              <w:autoSpaceDE w:val="0"/>
              <w:autoSpaceDN w:val="0"/>
              <w:bidi w:val="0"/>
              <w:spacing w:after="0" w:line="300" w:lineRule="exact"/>
              <w:ind w:right="0"/>
              <w:jc w:val="left"/>
              <w:textAlignment w:val="auto"/>
              <w:rPr>
                <w:rFonts w:hint="eastAsia" w:ascii="宋体" w:hAnsi="宋体" w:eastAsia="宋体" w:cs="宋体"/>
                <w:sz w:val="21"/>
                <w:szCs w:val="21"/>
              </w:rPr>
            </w:pPr>
            <w:r>
              <w:rPr>
                <w:rFonts w:hint="eastAsia" w:ascii="宋体" w:hAnsi="宋体" w:eastAsia="宋体" w:cs="宋体"/>
                <w:sz w:val="21"/>
                <w:szCs w:val="21"/>
                <w:shd w:val="clear" w:color="FFFFFF" w:fill="auto"/>
              </w:rPr>
              <w:t>我单位承诺本表数据与所提供原件信息一致。</w:t>
            </w:r>
          </w:p>
        </w:tc>
      </w:tr>
    </w:tbl>
    <w:p w14:paraId="050B1A44">
      <w:pPr>
        <w:wordWrap w:val="0"/>
        <w:topLinePunct/>
        <w:spacing w:line="400" w:lineRule="exact"/>
        <w:ind w:firstLine="420" w:firstLineChars="200"/>
        <w:rPr>
          <w:rFonts w:hint="eastAsia" w:ascii="宋体" w:hAnsi="宋体" w:eastAsia="宋体" w:cs="宋体"/>
          <w:sz w:val="21"/>
          <w:szCs w:val="21"/>
        </w:rPr>
      </w:pPr>
    </w:p>
    <w:p w14:paraId="3922C3FD">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Cs w:val="21"/>
          <w:u w:val="single"/>
        </w:rPr>
      </w:pPr>
      <w:r>
        <w:rPr>
          <w:rFonts w:hint="eastAsia" w:ascii="宋体" w:hAnsi="宋体" w:eastAsia="宋体" w:cs="宋体"/>
          <w:szCs w:val="21"/>
        </w:rPr>
        <w:t>投  标  人：</w:t>
      </w:r>
      <w:r>
        <w:rPr>
          <w:rFonts w:hint="eastAsia" w:ascii="宋体" w:hAnsi="宋体" w:eastAsia="宋体" w:cs="宋体"/>
          <w:szCs w:val="21"/>
          <w:u w:val="single"/>
        </w:rPr>
        <w:t xml:space="preserve">               </w:t>
      </w:r>
    </w:p>
    <w:p w14:paraId="638414D6">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Cs w:val="21"/>
          <w:u w:val="single"/>
        </w:rPr>
      </w:pPr>
      <w:r>
        <w:rPr>
          <w:rFonts w:hint="eastAsia" w:ascii="宋体" w:hAnsi="宋体" w:eastAsia="宋体" w:cs="宋体"/>
          <w:szCs w:val="21"/>
        </w:rPr>
        <w:t>法定代表人：</w:t>
      </w:r>
      <w:r>
        <w:rPr>
          <w:rFonts w:hint="eastAsia" w:ascii="宋体" w:hAnsi="宋体" w:eastAsia="宋体" w:cs="宋体"/>
          <w:szCs w:val="21"/>
          <w:u w:val="single"/>
        </w:rPr>
        <w:t xml:space="preserve">              </w:t>
      </w:r>
    </w:p>
    <w:p w14:paraId="45151E6A">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      期：</w:t>
      </w:r>
    </w:p>
    <w:p w14:paraId="6D49AEFE">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注：1.投标人在系统内制作投标文件时需要在系统内公示《开标现场公示信息表》</w:t>
      </w:r>
      <w:r>
        <w:rPr>
          <w:rFonts w:hint="eastAsia" w:ascii="宋体" w:hAnsi="宋体" w:eastAsia="宋体" w:cs="宋体"/>
          <w:sz w:val="24"/>
          <w:szCs w:val="24"/>
          <w:lang w:eastAsia="zh-CN"/>
        </w:rPr>
        <w:t>，</w:t>
      </w:r>
      <w:r>
        <w:rPr>
          <w:rFonts w:hint="eastAsia" w:ascii="宋体" w:hAnsi="宋体" w:eastAsia="宋体" w:cs="宋体"/>
          <w:sz w:val="24"/>
          <w:szCs w:val="24"/>
        </w:rPr>
        <w:t>未经公示的内容不作为评审依据。在开标过程中《开标现场公示信息表》与《投标函》一起在“不见面开标”系统内同时向所有投标人进行公示。</w:t>
      </w:r>
    </w:p>
    <w:p w14:paraId="2508A78A">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szCs w:val="24"/>
        </w:rPr>
        <w:sectPr>
          <w:pgSz w:w="11905" w:h="16838"/>
          <w:pgMar w:top="1417" w:right="1417" w:bottom="1417" w:left="1417" w:header="850" w:footer="850" w:gutter="0"/>
          <w:pgNumType w:fmt="numberInDash"/>
          <w:cols w:space="0" w:num="1"/>
          <w:rtlGutter w:val="0"/>
          <w:docGrid w:linePitch="574" w:charSpace="0"/>
        </w:sectPr>
      </w:pPr>
      <w:r>
        <w:rPr>
          <w:rFonts w:hint="eastAsia" w:ascii="宋体" w:hAnsi="宋体" w:eastAsia="宋体" w:cs="宋体"/>
          <w:sz w:val="24"/>
          <w:szCs w:val="24"/>
          <w:lang w:val="en-US" w:eastAsia="zh-CN"/>
        </w:rPr>
        <w:t>2</w:t>
      </w:r>
      <w:r>
        <w:rPr>
          <w:rFonts w:hint="eastAsia" w:ascii="宋体" w:hAnsi="宋体" w:eastAsia="宋体" w:cs="宋体"/>
          <w:sz w:val="24"/>
          <w:szCs w:val="24"/>
        </w:rPr>
        <w:t>.投标人认为有其他需要开标现场公示的信息可以在后面进行增加或补充，表格内容可不限于但至少包括上述内容。</w:t>
      </w:r>
    </w:p>
    <w:p w14:paraId="05C90FE9">
      <w:pPr>
        <w:pStyle w:val="3"/>
        <w:keepNext/>
        <w:keepLines/>
        <w:pageBreakBefore w:val="0"/>
        <w:widowControl w:val="0"/>
        <w:kinsoku/>
        <w:wordWrap/>
        <w:overflowPunct/>
        <w:topLinePunct w:val="0"/>
        <w:autoSpaceDE w:val="0"/>
        <w:autoSpaceDN w:val="0"/>
        <w:bidi w:val="0"/>
        <w:adjustRightInd/>
        <w:snapToGrid/>
        <w:spacing w:after="160" w:line="560" w:lineRule="exact"/>
        <w:jc w:val="center"/>
        <w:textAlignment w:val="auto"/>
        <w:rPr>
          <w:rFonts w:hint="eastAsia" w:ascii="宋体" w:hAnsi="宋体" w:eastAsia="宋体" w:cs="宋体"/>
        </w:rPr>
      </w:pPr>
      <w:bookmarkStart w:id="1032" w:name="_Toc31490"/>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）信用信息报告</w:t>
      </w:r>
      <w:bookmarkEnd w:id="1032"/>
    </w:p>
    <w:p w14:paraId="323BB585">
      <w:pPr>
        <w:wordWrap w:val="0"/>
        <w:topLinePunct/>
        <w:spacing w:line="400" w:lineRule="exact"/>
        <w:ind w:firstLine="480" w:firstLineChars="200"/>
        <w:rPr>
          <w:rFonts w:hint="eastAsia" w:ascii="宋体" w:hAnsi="宋体" w:eastAsia="宋体" w:cs="宋体"/>
          <w:szCs w:val="21"/>
        </w:rPr>
      </w:pPr>
    </w:p>
    <w:p w14:paraId="59A75B29">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关于在招标投标和政府采购活动中实行应用信用信息报告制度的通知》（烟发改公管〔2022〕334号）的有关规定，投标人可通过“信用中国”网站www.creditchina.gov.cn的“信用信息”栏目，查询并免费下载的信用信息报告，也可使用具有国家认可资质的第三方信用服务机构出具的信用信息报告，并将其作为投标文件中投标函的内容，在系统内与投标函一并进行上传并在开标现场公示。</w:t>
      </w:r>
    </w:p>
    <w:p w14:paraId="7A906119">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信用信息报告生成日期：自招标公告发布之日起至递交投标文件截止之日止。</w:t>
      </w:r>
    </w:p>
    <w:p w14:paraId="263D9969">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注：投标人在系统内制作投标文件时需要在系统内与投标函一并上传“信用信息报告”。投标人对提供信用信息报告的真实性负责。开标过程中“信用信息报告”须在“不见面开标”系统内向所有投标人进行公示。</w:t>
      </w:r>
    </w:p>
    <w:p w14:paraId="43A610E6">
      <w:pPr>
        <w:pStyle w:val="52"/>
        <w:keepNext w:val="0"/>
        <w:keepLines w:val="0"/>
        <w:pageBreakBefore w:val="0"/>
        <w:widowControl w:val="0"/>
        <w:kinsoku/>
        <w:overflowPunct/>
        <w:autoSpaceDE w:val="0"/>
        <w:autoSpaceDN w:val="0"/>
        <w:bidi w:val="0"/>
        <w:adjustRightInd/>
        <w:snapToGrid/>
        <w:spacing w:line="560" w:lineRule="exact"/>
        <w:ind w:firstLine="404"/>
        <w:textAlignment w:val="auto"/>
        <w:rPr>
          <w:rFonts w:hint="eastAsia" w:ascii="宋体" w:hAnsi="宋体" w:cs="宋体"/>
          <w:szCs w:val="21"/>
        </w:rPr>
      </w:pPr>
      <w:r>
        <w:rPr>
          <w:rFonts w:hint="eastAsia" w:ascii="宋体" w:hAnsi="宋体" w:eastAsia="宋体" w:cs="宋体"/>
          <w:sz w:val="24"/>
          <w:szCs w:val="24"/>
        </w:rPr>
        <w:t>“信用信息报告”随投标文件由招标人及代理机构存档备案。</w:t>
      </w:r>
    </w:p>
    <w:p w14:paraId="789D86AC">
      <w:pPr>
        <w:pStyle w:val="2"/>
        <w:numPr>
          <w:ilvl w:val="0"/>
          <w:numId w:val="3"/>
        </w:numPr>
        <w:bidi w:val="0"/>
        <w:ind w:left="0" w:leftChars="0" w:firstLine="0" w:firstLineChars="0"/>
        <w:jc w:val="center"/>
        <w:rPr>
          <w:rFonts w:hint="eastAsia" w:ascii="宋体" w:hAnsi="宋体" w:eastAsia="宋体" w:cs="宋体"/>
          <w:b/>
          <w:bCs/>
          <w:sz w:val="30"/>
        </w:rPr>
      </w:pPr>
      <w:r>
        <w:rPr>
          <w:rFonts w:hint="eastAsia" w:ascii="宋体" w:hAnsi="宋体" w:eastAsia="宋体" w:cs="宋体"/>
          <w:sz w:val="30"/>
        </w:rPr>
        <w:br w:type="page"/>
      </w:r>
      <w:bookmarkStart w:id="1033" w:name="_Toc2878"/>
      <w:r>
        <w:rPr>
          <w:rFonts w:hint="eastAsia" w:ascii="宋体" w:hAnsi="宋体" w:eastAsia="宋体" w:cs="宋体"/>
        </w:rPr>
        <w:t>法定代表人身份证明</w:t>
      </w:r>
      <w:bookmarkEnd w:id="1033"/>
    </w:p>
    <w:p w14:paraId="6087ACF4">
      <w:pPr>
        <w:spacing w:line="490" w:lineRule="exact"/>
        <w:rPr>
          <w:rFonts w:hint="eastAsia" w:ascii="宋体" w:hAnsi="宋体" w:eastAsia="宋体" w:cs="宋体"/>
          <w:sz w:val="20"/>
        </w:rPr>
      </w:pPr>
    </w:p>
    <w:p w14:paraId="610703E6">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投标人名称：</w:t>
      </w:r>
      <w:r>
        <w:rPr>
          <w:rFonts w:hint="eastAsia" w:ascii="宋体" w:hAnsi="宋体" w:eastAsia="宋体" w:cs="宋体"/>
          <w:sz w:val="24"/>
          <w:u w:val="single"/>
        </w:rPr>
        <w:t xml:space="preserve">                              </w:t>
      </w:r>
    </w:p>
    <w:p w14:paraId="534B78A7">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单位性质：</w:t>
      </w:r>
      <w:r>
        <w:rPr>
          <w:rFonts w:hint="eastAsia" w:ascii="宋体" w:hAnsi="宋体" w:eastAsia="宋体" w:cs="宋体"/>
          <w:sz w:val="24"/>
          <w:u w:val="single"/>
        </w:rPr>
        <w:t xml:space="preserve">                                </w:t>
      </w:r>
    </w:p>
    <w:p w14:paraId="6B415D6F">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szCs w:val="24"/>
        </w:rPr>
        <w:t xml:space="preserve">地    </w:t>
      </w:r>
      <w:r>
        <w:rPr>
          <w:rFonts w:hint="eastAsia" w:ascii="宋体" w:hAnsi="宋体" w:eastAsia="宋体" w:cs="宋体"/>
          <w:sz w:val="24"/>
        </w:rPr>
        <w:t>址：</w:t>
      </w:r>
      <w:r>
        <w:rPr>
          <w:rFonts w:hint="eastAsia" w:ascii="宋体" w:hAnsi="宋体" w:eastAsia="宋体" w:cs="宋体"/>
          <w:sz w:val="24"/>
          <w:u w:val="single"/>
        </w:rPr>
        <w:t xml:space="preserve">                                </w:t>
      </w:r>
    </w:p>
    <w:p w14:paraId="22500B67">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成立时间：</w:t>
      </w:r>
      <w:r>
        <w:rPr>
          <w:rFonts w:hint="eastAsia" w:ascii="宋体" w:hAnsi="宋体" w:eastAsia="宋体" w:cs="宋体"/>
          <w:sz w:val="24"/>
          <w:u w:val="single"/>
        </w:rPr>
        <w:t xml:space="preserve">            </w:t>
      </w:r>
      <w:r>
        <w:rPr>
          <w:rFonts w:hint="eastAsia" w:ascii="宋体" w:hAnsi="宋体" w:eastAsia="宋体" w:cs="宋体"/>
          <w:sz w:val="24"/>
        </w:rPr>
        <w:t>年</w:t>
      </w:r>
      <w:r>
        <w:rPr>
          <w:rFonts w:hint="eastAsia" w:ascii="宋体" w:hAnsi="宋体" w:eastAsia="宋体" w:cs="宋体"/>
          <w:sz w:val="24"/>
          <w:u w:val="single"/>
        </w:rPr>
        <w:t xml:space="preserve">        </w:t>
      </w:r>
      <w:r>
        <w:rPr>
          <w:rFonts w:hint="eastAsia" w:ascii="宋体" w:hAnsi="宋体" w:eastAsia="宋体" w:cs="宋体"/>
          <w:sz w:val="24"/>
        </w:rPr>
        <w:t>月</w:t>
      </w:r>
      <w:r>
        <w:rPr>
          <w:rFonts w:hint="eastAsia" w:ascii="宋体" w:hAnsi="宋体" w:eastAsia="宋体" w:cs="宋体"/>
          <w:sz w:val="24"/>
          <w:u w:val="single"/>
        </w:rPr>
        <w:t xml:space="preserve">         </w:t>
      </w:r>
      <w:r>
        <w:rPr>
          <w:rFonts w:hint="eastAsia" w:ascii="宋体" w:hAnsi="宋体" w:eastAsia="宋体" w:cs="宋体"/>
          <w:sz w:val="24"/>
        </w:rPr>
        <w:t>日</w:t>
      </w:r>
    </w:p>
    <w:p w14:paraId="42EC29E4">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经营期限：</w:t>
      </w:r>
      <w:r>
        <w:rPr>
          <w:rFonts w:hint="eastAsia" w:ascii="宋体" w:hAnsi="宋体" w:eastAsia="宋体" w:cs="宋体"/>
          <w:sz w:val="24"/>
          <w:u w:val="single"/>
        </w:rPr>
        <w:t xml:space="preserve">                                </w:t>
      </w:r>
    </w:p>
    <w:p w14:paraId="14CA8725">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u w:val="single"/>
        </w:rPr>
      </w:pPr>
      <w:r>
        <w:rPr>
          <w:rFonts w:hint="eastAsia" w:ascii="宋体" w:hAnsi="宋体" w:eastAsia="宋体" w:cs="宋体"/>
          <w:sz w:val="24"/>
        </w:rPr>
        <w:t>姓名：</w:t>
      </w:r>
      <w:r>
        <w:rPr>
          <w:rFonts w:hint="eastAsia" w:ascii="宋体" w:hAnsi="宋体" w:eastAsia="宋体" w:cs="宋体"/>
          <w:sz w:val="24"/>
          <w:u w:val="single"/>
        </w:rPr>
        <w:t xml:space="preserve">            </w:t>
      </w:r>
      <w:r>
        <w:rPr>
          <w:rFonts w:hint="eastAsia" w:ascii="宋体" w:hAnsi="宋体" w:eastAsia="宋体" w:cs="宋体"/>
          <w:sz w:val="24"/>
        </w:rPr>
        <w:t>性别：</w:t>
      </w:r>
      <w:r>
        <w:rPr>
          <w:rFonts w:hint="eastAsia" w:ascii="宋体" w:hAnsi="宋体" w:eastAsia="宋体" w:cs="宋体"/>
          <w:sz w:val="24"/>
          <w:u w:val="single"/>
        </w:rPr>
        <w:t xml:space="preserve">            </w:t>
      </w:r>
      <w:r>
        <w:rPr>
          <w:rFonts w:hint="eastAsia" w:ascii="宋体" w:hAnsi="宋体" w:eastAsia="宋体" w:cs="宋体"/>
          <w:sz w:val="24"/>
        </w:rPr>
        <w:t>年龄：</w:t>
      </w:r>
      <w:r>
        <w:rPr>
          <w:rFonts w:hint="eastAsia" w:ascii="宋体" w:hAnsi="宋体" w:eastAsia="宋体" w:cs="宋体"/>
          <w:sz w:val="24"/>
          <w:u w:val="single"/>
        </w:rPr>
        <w:t xml:space="preserve">           </w:t>
      </w:r>
    </w:p>
    <w:p w14:paraId="71CC9DD9">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szCs w:val="24"/>
        </w:rPr>
        <w:t>身份证</w:t>
      </w:r>
      <w:r>
        <w:rPr>
          <w:rFonts w:hint="eastAsia" w:ascii="宋体" w:hAnsi="宋体" w:eastAsia="宋体" w:cs="宋体"/>
          <w:sz w:val="24"/>
        </w:rPr>
        <w:t>号码：</w:t>
      </w:r>
      <w:r>
        <w:rPr>
          <w:rFonts w:hint="eastAsia" w:ascii="宋体" w:hAnsi="宋体" w:eastAsia="宋体" w:cs="宋体"/>
          <w:sz w:val="24"/>
          <w:u w:val="single"/>
        </w:rPr>
        <w:t xml:space="preserve">                </w:t>
      </w:r>
    </w:p>
    <w:p w14:paraId="6253B4C5">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职务：</w:t>
      </w:r>
      <w:r>
        <w:rPr>
          <w:rFonts w:hint="eastAsia" w:ascii="宋体" w:hAnsi="宋体" w:eastAsia="宋体" w:cs="宋体"/>
          <w:sz w:val="24"/>
          <w:u w:val="single"/>
        </w:rPr>
        <w:t xml:space="preserve">            </w:t>
      </w:r>
      <w:r>
        <w:rPr>
          <w:rFonts w:hint="eastAsia" w:ascii="宋体" w:hAnsi="宋体" w:eastAsia="宋体" w:cs="宋体"/>
          <w:sz w:val="24"/>
        </w:rPr>
        <w:t>系</w:t>
      </w:r>
      <w:r>
        <w:rPr>
          <w:rFonts w:hint="eastAsia" w:ascii="宋体" w:hAnsi="宋体" w:eastAsia="宋体" w:cs="宋体"/>
          <w:sz w:val="24"/>
          <w:u w:val="single"/>
        </w:rPr>
        <w:t xml:space="preserve">               </w:t>
      </w:r>
      <w:r>
        <w:rPr>
          <w:rFonts w:hint="eastAsia" w:ascii="宋体" w:hAnsi="宋体" w:eastAsia="宋体" w:cs="宋体"/>
          <w:sz w:val="24"/>
        </w:rPr>
        <w:t>（投标人名称）的法定代表人。</w:t>
      </w:r>
    </w:p>
    <w:p w14:paraId="3E2C7F7A">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szCs w:val="24"/>
        </w:rPr>
        <w:t>特此</w:t>
      </w:r>
      <w:r>
        <w:rPr>
          <w:rFonts w:hint="eastAsia" w:ascii="宋体" w:hAnsi="宋体" w:eastAsia="宋体" w:cs="宋体"/>
          <w:sz w:val="24"/>
        </w:rPr>
        <w:t>证明。</w:t>
      </w:r>
    </w:p>
    <w:p w14:paraId="22E03591">
      <w:pPr>
        <w:rPr>
          <w:rFonts w:hint="eastAsia" w:ascii="宋体" w:hAnsi="宋体" w:eastAsia="宋体" w:cs="宋体"/>
          <w:sz w:val="24"/>
        </w:rPr>
      </w:pP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24"/>
      </w:tblGrid>
      <w:tr w14:paraId="643A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6" w:hRule="atLeast"/>
          <w:jc w:val="center"/>
        </w:trPr>
        <w:tc>
          <w:tcPr>
            <w:tcW w:w="6024" w:type="dxa"/>
            <w:vAlign w:val="center"/>
          </w:tcPr>
          <w:p w14:paraId="4771626A">
            <w:pPr>
              <w:pStyle w:val="23"/>
              <w:jc w:val="center"/>
              <w:rPr>
                <w:rFonts w:hint="eastAsia" w:ascii="宋体" w:hAnsi="宋体" w:eastAsia="宋体" w:cs="宋体"/>
                <w:b/>
                <w:sz w:val="24"/>
              </w:rPr>
            </w:pPr>
            <w:r>
              <w:rPr>
                <w:rFonts w:hint="eastAsia" w:ascii="宋体" w:hAnsi="宋体" w:eastAsia="宋体" w:cs="宋体"/>
                <w:b/>
                <w:sz w:val="24"/>
              </w:rPr>
              <w:t>法定代表人二代身份证（正、反面）扫描件</w:t>
            </w:r>
          </w:p>
        </w:tc>
      </w:tr>
    </w:tbl>
    <w:p w14:paraId="66E0FA85">
      <w:pPr>
        <w:spacing w:line="500" w:lineRule="exact"/>
        <w:ind w:firstLine="480" w:firstLineChars="200"/>
        <w:rPr>
          <w:rFonts w:hint="eastAsia" w:ascii="宋体" w:hAnsi="宋体" w:eastAsia="宋体" w:cs="宋体"/>
          <w:sz w:val="24"/>
        </w:rPr>
      </w:pPr>
    </w:p>
    <w:p w14:paraId="59CB712E">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u w:val="single"/>
        </w:rPr>
      </w:pPr>
      <w:r>
        <w:rPr>
          <w:rFonts w:hint="eastAsia" w:ascii="宋体" w:hAnsi="宋体" w:eastAsia="宋体" w:cs="宋体"/>
          <w:sz w:val="24"/>
          <w:szCs w:val="24"/>
        </w:rPr>
        <w:t>投  标</w:t>
      </w:r>
      <w:r>
        <w:rPr>
          <w:rFonts w:hint="eastAsia" w:ascii="宋体" w:hAnsi="宋体" w:eastAsia="宋体" w:cs="宋体"/>
          <w:sz w:val="24"/>
        </w:rPr>
        <w:t xml:space="preserve">  人：</w:t>
      </w:r>
      <w:r>
        <w:rPr>
          <w:rFonts w:hint="eastAsia" w:ascii="宋体" w:hAnsi="宋体" w:eastAsia="宋体" w:cs="宋体"/>
          <w:sz w:val="24"/>
          <w:u w:val="single"/>
        </w:rPr>
        <w:t xml:space="preserve">               </w:t>
      </w:r>
    </w:p>
    <w:p w14:paraId="28EED87F">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u w:val="single"/>
        </w:rPr>
      </w:pPr>
      <w:r>
        <w:rPr>
          <w:rFonts w:hint="eastAsia" w:ascii="宋体" w:hAnsi="宋体" w:eastAsia="宋体" w:cs="宋体"/>
          <w:sz w:val="24"/>
        </w:rPr>
        <w:t>法定</w:t>
      </w:r>
      <w:r>
        <w:rPr>
          <w:rFonts w:hint="eastAsia" w:ascii="宋体" w:hAnsi="宋体" w:eastAsia="宋体" w:cs="宋体"/>
          <w:sz w:val="24"/>
          <w:szCs w:val="24"/>
        </w:rPr>
        <w:t>代表人</w:t>
      </w:r>
      <w:r>
        <w:rPr>
          <w:rFonts w:hint="eastAsia" w:ascii="宋体" w:hAnsi="宋体" w:eastAsia="宋体" w:cs="宋体"/>
          <w:sz w:val="24"/>
        </w:rPr>
        <w:t>：</w:t>
      </w:r>
      <w:r>
        <w:rPr>
          <w:rFonts w:hint="eastAsia" w:ascii="宋体" w:hAnsi="宋体" w:eastAsia="宋体" w:cs="宋体"/>
          <w:sz w:val="24"/>
          <w:u w:val="single"/>
        </w:rPr>
        <w:t xml:space="preserve">              </w:t>
      </w:r>
    </w:p>
    <w:p w14:paraId="2783DAB0">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szCs w:val="24"/>
        </w:rPr>
        <w:t xml:space="preserve">日      </w:t>
      </w:r>
      <w:r>
        <w:rPr>
          <w:rFonts w:hint="eastAsia" w:ascii="宋体" w:hAnsi="宋体" w:eastAsia="宋体" w:cs="宋体"/>
          <w:sz w:val="24"/>
        </w:rPr>
        <w:t>期：</w:t>
      </w:r>
      <w:r>
        <w:rPr>
          <w:rFonts w:hint="eastAsia" w:ascii="宋体" w:hAnsi="宋体" w:eastAsia="宋体" w:cs="宋体"/>
          <w:sz w:val="24"/>
          <w:u w:val="single"/>
        </w:rPr>
        <w:t xml:space="preserve">              </w:t>
      </w:r>
    </w:p>
    <w:p w14:paraId="618B0AF4">
      <w:pPr>
        <w:widowControl/>
        <w:topLinePunct/>
        <w:spacing w:line="440" w:lineRule="atLeast"/>
        <w:ind w:firstLine="3600" w:firstLineChars="1500"/>
        <w:jc w:val="right"/>
        <w:rPr>
          <w:rFonts w:hint="eastAsia" w:ascii="宋体" w:hAnsi="宋体" w:eastAsia="宋体" w:cs="宋体"/>
          <w:kern w:val="0"/>
          <w:szCs w:val="21"/>
        </w:rPr>
      </w:pPr>
      <w:r>
        <w:rPr>
          <w:rFonts w:hint="eastAsia" w:ascii="宋体" w:hAnsi="宋体" w:eastAsia="宋体" w:cs="宋体"/>
          <w:szCs w:val="21"/>
        </w:rPr>
        <w:br w:type="page"/>
      </w:r>
    </w:p>
    <w:p w14:paraId="359B2964">
      <w:pPr>
        <w:widowControl/>
        <w:topLinePunct/>
        <w:spacing w:line="440" w:lineRule="atLeast"/>
        <w:ind w:firstLine="3600" w:firstLineChars="1500"/>
        <w:jc w:val="right"/>
        <w:rPr>
          <w:rFonts w:hint="eastAsia" w:ascii="宋体" w:hAnsi="宋体" w:eastAsia="宋体" w:cs="宋体"/>
          <w:kern w:val="0"/>
          <w:szCs w:val="21"/>
        </w:rPr>
        <w:sectPr>
          <w:pgSz w:w="11905" w:h="16838"/>
          <w:pgMar w:top="1417" w:right="1417" w:bottom="1417" w:left="1417" w:header="850" w:footer="850" w:gutter="0"/>
          <w:pgNumType w:fmt="numberInDash"/>
          <w:cols w:space="0" w:num="1"/>
          <w:rtlGutter w:val="0"/>
          <w:docGrid w:linePitch="574" w:charSpace="0"/>
        </w:sectPr>
      </w:pPr>
    </w:p>
    <w:p w14:paraId="4D8240C5">
      <w:pPr>
        <w:pStyle w:val="2"/>
        <w:numPr>
          <w:ilvl w:val="0"/>
          <w:numId w:val="3"/>
        </w:numPr>
        <w:bidi w:val="0"/>
        <w:ind w:left="0" w:leftChars="0" w:firstLine="0" w:firstLineChars="0"/>
        <w:jc w:val="center"/>
        <w:rPr>
          <w:rFonts w:hint="eastAsia" w:ascii="宋体" w:hAnsi="宋体" w:eastAsia="宋体" w:cs="宋体"/>
        </w:rPr>
      </w:pPr>
      <w:bookmarkStart w:id="1034" w:name="_Toc22238"/>
      <w:bookmarkStart w:id="1035" w:name="_Toc211498759"/>
      <w:r>
        <w:rPr>
          <w:rFonts w:hint="eastAsia" w:ascii="宋体" w:hAnsi="宋体" w:eastAsia="宋体" w:cs="宋体"/>
        </w:rPr>
        <w:t>授权委托书（如委托）</w:t>
      </w:r>
      <w:bookmarkEnd w:id="1034"/>
      <w:bookmarkEnd w:id="1035"/>
    </w:p>
    <w:p w14:paraId="4506745C">
      <w:pPr>
        <w:rPr>
          <w:rFonts w:hint="eastAsia"/>
        </w:rPr>
      </w:pPr>
    </w:p>
    <w:p w14:paraId="3BA30E8D">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本人</w:t>
      </w:r>
      <w:r>
        <w:rPr>
          <w:rFonts w:hint="eastAsia" w:ascii="宋体" w:hAnsi="宋体" w:eastAsia="宋体" w:cs="宋体"/>
          <w:sz w:val="24"/>
          <w:u w:val="single"/>
        </w:rPr>
        <w:t xml:space="preserve">               </w:t>
      </w:r>
      <w:r>
        <w:rPr>
          <w:rFonts w:hint="eastAsia" w:ascii="宋体" w:hAnsi="宋体" w:eastAsia="宋体" w:cs="宋体"/>
          <w:sz w:val="24"/>
        </w:rPr>
        <w:t>（姓名）系</w:t>
      </w:r>
      <w:r>
        <w:rPr>
          <w:rFonts w:hint="eastAsia" w:ascii="宋体" w:hAnsi="宋体" w:eastAsia="宋体" w:cs="宋体"/>
          <w:sz w:val="24"/>
          <w:u w:val="single"/>
        </w:rPr>
        <w:t xml:space="preserve">                    </w:t>
      </w:r>
      <w:r>
        <w:rPr>
          <w:rFonts w:hint="eastAsia" w:ascii="宋体" w:hAnsi="宋体" w:eastAsia="宋体" w:cs="宋体"/>
          <w:sz w:val="24"/>
        </w:rPr>
        <w:t>（投标人名称） 的法定代表人，现委托</w:t>
      </w:r>
      <w:r>
        <w:rPr>
          <w:rFonts w:hint="eastAsia" w:ascii="宋体" w:hAnsi="宋体" w:eastAsia="宋体" w:cs="宋体"/>
          <w:sz w:val="24"/>
          <w:u w:val="single"/>
        </w:rPr>
        <w:t xml:space="preserve">             </w:t>
      </w:r>
      <w:r>
        <w:rPr>
          <w:rFonts w:hint="eastAsia" w:ascii="宋体" w:hAnsi="宋体" w:eastAsia="宋体" w:cs="宋体"/>
          <w:sz w:val="24"/>
        </w:rPr>
        <w:t xml:space="preserve">（姓名）为我方代理人。代理人根据授权，以我方名义签署、澄清、说明、补正、递交、撤回、修改 </w:t>
      </w:r>
      <w:r>
        <w:rPr>
          <w:rFonts w:hint="eastAsia" w:ascii="宋体" w:hAnsi="宋体" w:eastAsia="宋体" w:cs="宋体"/>
          <w:sz w:val="24"/>
          <w:u w:val="single"/>
        </w:rPr>
        <w:t xml:space="preserve">           </w:t>
      </w:r>
      <w:r>
        <w:rPr>
          <w:rFonts w:hint="eastAsia" w:ascii="宋体" w:hAnsi="宋体" w:eastAsia="宋体" w:cs="宋体"/>
          <w:sz w:val="24"/>
        </w:rPr>
        <w:t>（项目名称）</w:t>
      </w:r>
      <w:r>
        <w:rPr>
          <w:rFonts w:hint="eastAsia" w:ascii="宋体" w:hAnsi="宋体" w:eastAsia="宋体" w:cs="宋体"/>
          <w:sz w:val="24"/>
          <w:u w:val="single"/>
        </w:rPr>
        <w:t xml:space="preserve">             </w:t>
      </w:r>
      <w:r>
        <w:rPr>
          <w:rFonts w:hint="eastAsia" w:ascii="宋体" w:hAnsi="宋体" w:eastAsia="宋体" w:cs="宋体"/>
          <w:sz w:val="24"/>
        </w:rPr>
        <w:t>（标段名称）投标文件、签订合同和处理有关事宜，其法律后果由我方承担。</w:t>
      </w:r>
    </w:p>
    <w:p w14:paraId="3ADBB958">
      <w:pPr>
        <w:spacing w:line="500" w:lineRule="exact"/>
        <w:ind w:firstLine="480" w:firstLineChars="200"/>
        <w:rPr>
          <w:rFonts w:hint="eastAsia" w:ascii="宋体" w:hAnsi="宋体" w:eastAsia="宋体" w:cs="宋体"/>
          <w:sz w:val="24"/>
        </w:rPr>
      </w:pPr>
      <w:r>
        <w:rPr>
          <w:rFonts w:hint="eastAsia" w:ascii="宋体" w:hAnsi="宋体" w:eastAsia="宋体" w:cs="宋体"/>
          <w:sz w:val="24"/>
        </w:rPr>
        <w:t>委托期限：</w:t>
      </w:r>
      <w:r>
        <w:rPr>
          <w:rFonts w:hint="eastAsia" w:ascii="宋体" w:hAnsi="宋体" w:eastAsia="宋体" w:cs="宋体"/>
          <w:sz w:val="24"/>
          <w:u w:val="single"/>
        </w:rPr>
        <w:t xml:space="preserve">                   </w:t>
      </w:r>
      <w:r>
        <w:rPr>
          <w:rFonts w:hint="eastAsia" w:ascii="宋体" w:hAnsi="宋体" w:eastAsia="宋体" w:cs="宋体"/>
          <w:sz w:val="24"/>
        </w:rPr>
        <w:t xml:space="preserve"> 。</w:t>
      </w:r>
    </w:p>
    <w:p w14:paraId="047913DE">
      <w:pPr>
        <w:spacing w:line="500" w:lineRule="exact"/>
        <w:ind w:firstLine="480" w:firstLineChars="200"/>
        <w:rPr>
          <w:rFonts w:hint="eastAsia" w:ascii="宋体" w:hAnsi="宋体" w:eastAsia="宋体" w:cs="宋体"/>
          <w:sz w:val="24"/>
        </w:rPr>
      </w:pPr>
      <w:r>
        <w:rPr>
          <w:rFonts w:hint="eastAsia" w:ascii="宋体" w:hAnsi="宋体" w:eastAsia="宋体" w:cs="宋体"/>
          <w:sz w:val="24"/>
        </w:rPr>
        <w:t>代理人无转委托权。</w:t>
      </w:r>
    </w:p>
    <w:p w14:paraId="76BCBDC6">
      <w:pPr>
        <w:spacing w:line="490" w:lineRule="exact"/>
        <w:ind w:firstLine="480" w:firstLineChars="200"/>
        <w:rPr>
          <w:rFonts w:hint="eastAsia" w:ascii="宋体" w:hAnsi="宋体" w:eastAsia="宋体" w:cs="宋体"/>
          <w:sz w:val="24"/>
        </w:rPr>
      </w:pPr>
    </w:p>
    <w:p w14:paraId="5CB74439">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附：法定</w:t>
      </w:r>
      <w:r>
        <w:rPr>
          <w:rFonts w:hint="eastAsia" w:ascii="宋体" w:hAnsi="宋体" w:eastAsia="宋体" w:cs="宋体"/>
          <w:sz w:val="24"/>
          <w:szCs w:val="24"/>
        </w:rPr>
        <w:t>代表人</w:t>
      </w:r>
      <w:r>
        <w:rPr>
          <w:rFonts w:hint="eastAsia" w:ascii="宋体" w:hAnsi="宋体" w:eastAsia="宋体" w:cs="宋体"/>
          <w:sz w:val="24"/>
        </w:rPr>
        <w:t>及委托代理人的身份证扫描件。</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70"/>
        <w:gridCol w:w="735"/>
        <w:gridCol w:w="3570"/>
      </w:tblGrid>
      <w:tr w14:paraId="1555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513" w:hRule="atLeast"/>
          <w:jc w:val="center"/>
        </w:trPr>
        <w:tc>
          <w:tcPr>
            <w:tcW w:w="3570" w:type="dxa"/>
            <w:vAlign w:val="center"/>
          </w:tcPr>
          <w:p w14:paraId="52AC8034">
            <w:pPr>
              <w:jc w:val="center"/>
              <w:rPr>
                <w:rFonts w:hint="eastAsia" w:ascii="宋体" w:hAnsi="宋体" w:eastAsia="宋体" w:cs="宋体"/>
                <w:b/>
                <w:sz w:val="24"/>
              </w:rPr>
            </w:pPr>
            <w:r>
              <w:rPr>
                <w:rFonts w:hint="eastAsia" w:ascii="宋体" w:hAnsi="宋体" w:eastAsia="宋体" w:cs="宋体"/>
                <w:b/>
                <w:sz w:val="24"/>
              </w:rPr>
              <w:t>法定代表人身份证（正、反面）扫描件</w:t>
            </w:r>
          </w:p>
        </w:tc>
        <w:tc>
          <w:tcPr>
            <w:tcW w:w="735" w:type="dxa"/>
            <w:tcBorders>
              <w:top w:val="nil"/>
              <w:bottom w:val="nil"/>
            </w:tcBorders>
          </w:tcPr>
          <w:p w14:paraId="5CE47B8B">
            <w:pPr>
              <w:ind w:firstLine="480"/>
              <w:jc w:val="center"/>
              <w:rPr>
                <w:rFonts w:hint="eastAsia" w:ascii="宋体" w:hAnsi="宋体" w:eastAsia="宋体" w:cs="宋体"/>
                <w:b/>
                <w:sz w:val="24"/>
              </w:rPr>
            </w:pPr>
          </w:p>
        </w:tc>
        <w:tc>
          <w:tcPr>
            <w:tcW w:w="3570" w:type="dxa"/>
            <w:vAlign w:val="center"/>
          </w:tcPr>
          <w:p w14:paraId="0E97BC87">
            <w:pPr>
              <w:jc w:val="center"/>
              <w:rPr>
                <w:rFonts w:hint="eastAsia" w:ascii="宋体" w:hAnsi="宋体" w:eastAsia="宋体" w:cs="宋体"/>
                <w:b/>
                <w:sz w:val="24"/>
              </w:rPr>
            </w:pPr>
            <w:r>
              <w:rPr>
                <w:rFonts w:hint="eastAsia" w:ascii="宋体" w:hAnsi="宋体" w:eastAsia="宋体" w:cs="宋体"/>
                <w:b/>
                <w:sz w:val="24"/>
              </w:rPr>
              <w:t>委托代理人身份证（正、反面）扫描件</w:t>
            </w:r>
          </w:p>
        </w:tc>
      </w:tr>
    </w:tbl>
    <w:p w14:paraId="24784D53">
      <w:pPr>
        <w:spacing w:line="400" w:lineRule="exact"/>
        <w:rPr>
          <w:rFonts w:hint="eastAsia" w:ascii="宋体" w:hAnsi="宋体" w:eastAsia="宋体" w:cs="宋体"/>
          <w:sz w:val="24"/>
        </w:rPr>
      </w:pPr>
    </w:p>
    <w:p w14:paraId="6DF90D33">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u w:val="single"/>
        </w:rPr>
      </w:pPr>
      <w:r>
        <w:rPr>
          <w:rFonts w:hint="eastAsia" w:ascii="宋体" w:hAnsi="宋体" w:eastAsia="宋体" w:cs="宋体"/>
          <w:sz w:val="24"/>
          <w:szCs w:val="24"/>
        </w:rPr>
        <w:t>投  标</w:t>
      </w:r>
      <w:r>
        <w:rPr>
          <w:rFonts w:hint="eastAsia" w:ascii="宋体" w:hAnsi="宋体" w:eastAsia="宋体" w:cs="宋体"/>
          <w:sz w:val="24"/>
        </w:rPr>
        <w:t xml:space="preserve">  人：</w:t>
      </w:r>
      <w:r>
        <w:rPr>
          <w:rFonts w:hint="eastAsia" w:ascii="宋体" w:hAnsi="宋体" w:eastAsia="宋体" w:cs="宋体"/>
          <w:sz w:val="24"/>
          <w:u w:val="single"/>
        </w:rPr>
        <w:t xml:space="preserve">               </w:t>
      </w:r>
    </w:p>
    <w:p w14:paraId="3A52A4C8">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u w:val="single"/>
        </w:rPr>
      </w:pPr>
      <w:r>
        <w:rPr>
          <w:rFonts w:hint="eastAsia" w:ascii="宋体" w:hAnsi="宋体" w:eastAsia="宋体" w:cs="宋体"/>
          <w:sz w:val="24"/>
        </w:rPr>
        <w:t>法定代表人：</w:t>
      </w:r>
      <w:r>
        <w:rPr>
          <w:rFonts w:hint="eastAsia" w:ascii="宋体" w:hAnsi="宋体" w:eastAsia="宋体" w:cs="宋体"/>
          <w:sz w:val="24"/>
          <w:u w:val="single"/>
        </w:rPr>
        <w:t xml:space="preserve">              </w:t>
      </w:r>
    </w:p>
    <w:p w14:paraId="4710AAC3">
      <w:pPr>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eastAsia="宋体" w:cs="宋体"/>
          <w:sz w:val="24"/>
        </w:rPr>
      </w:pPr>
      <w:r>
        <w:rPr>
          <w:rFonts w:hint="eastAsia" w:ascii="宋体" w:hAnsi="宋体" w:eastAsia="宋体" w:cs="宋体"/>
          <w:sz w:val="24"/>
          <w:szCs w:val="24"/>
        </w:rPr>
        <w:t xml:space="preserve">日      </w:t>
      </w:r>
      <w:r>
        <w:rPr>
          <w:rFonts w:hint="eastAsia" w:ascii="宋体" w:hAnsi="宋体" w:eastAsia="宋体" w:cs="宋体"/>
          <w:sz w:val="24"/>
        </w:rPr>
        <w:t>期：</w:t>
      </w:r>
      <w:r>
        <w:rPr>
          <w:rFonts w:hint="eastAsia" w:ascii="宋体" w:hAnsi="宋体" w:eastAsia="宋体" w:cs="宋体"/>
          <w:sz w:val="24"/>
          <w:u w:val="single"/>
        </w:rPr>
        <w:t xml:space="preserve">              </w:t>
      </w:r>
    </w:p>
    <w:p w14:paraId="1A9FE8CC">
      <w:pPr>
        <w:spacing w:line="400" w:lineRule="exact"/>
        <w:rPr>
          <w:rFonts w:hint="eastAsia" w:ascii="宋体" w:hAnsi="宋体" w:eastAsia="宋体" w:cs="宋体"/>
        </w:rPr>
      </w:pPr>
    </w:p>
    <w:p w14:paraId="767BF8EE">
      <w:pPr>
        <w:keepNext w:val="0"/>
        <w:keepLines w:val="0"/>
        <w:pageBreakBefore w:val="0"/>
        <w:widowControl w:val="0"/>
        <w:kinsoku/>
        <w:wordWrap w:val="0"/>
        <w:overflowPunct/>
        <w:topLinePunct/>
        <w:autoSpaceDE w:val="0"/>
        <w:autoSpaceDN w:val="0"/>
        <w:bidi w:val="0"/>
        <w:adjustRightInd/>
        <w:snapToGrid/>
        <w:spacing w:line="560" w:lineRule="exact"/>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备注：</w:t>
      </w:r>
    </w:p>
    <w:p w14:paraId="40AD4F53">
      <w:pPr>
        <w:keepNext w:val="0"/>
        <w:keepLines w:val="0"/>
        <w:pageBreakBefore w:val="0"/>
        <w:widowControl w:val="0"/>
        <w:kinsoku/>
        <w:wordWrap w:val="0"/>
        <w:overflowPunct/>
        <w:topLinePunct/>
        <w:autoSpaceDE w:val="0"/>
        <w:autoSpaceDN w:val="0"/>
        <w:bidi w:val="0"/>
        <w:adjustRightInd/>
        <w:snapToGrid/>
        <w:spacing w:line="560" w:lineRule="exact"/>
        <w:ind w:firstLine="482" w:firstLineChars="200"/>
        <w:textAlignment w:val="auto"/>
        <w:rPr>
          <w:rFonts w:hint="eastAsia" w:ascii="宋体" w:hAnsi="宋体" w:eastAsia="宋体" w:cs="宋体"/>
          <w:sz w:val="30"/>
        </w:rPr>
      </w:pPr>
      <w:r>
        <w:rPr>
          <w:rFonts w:hint="eastAsia" w:cs="宋体"/>
          <w:b/>
          <w:szCs w:val="21"/>
          <w:lang w:eastAsia="zh-CN"/>
        </w:rPr>
        <w:t>1.</w:t>
      </w:r>
      <w:r>
        <w:rPr>
          <w:rFonts w:hint="eastAsia" w:ascii="宋体" w:hAnsi="宋体" w:eastAsia="宋体" w:cs="宋体"/>
          <w:b/>
          <w:szCs w:val="21"/>
        </w:rPr>
        <w:t>联合体投标的由联合体牵头人的法定代表人出具授权委托书。</w:t>
      </w:r>
      <w:r>
        <w:rPr>
          <w:rFonts w:hint="eastAsia" w:ascii="宋体" w:hAnsi="宋体" w:eastAsia="宋体" w:cs="宋体"/>
          <w:sz w:val="30"/>
        </w:rPr>
        <w:br w:type="page"/>
      </w:r>
    </w:p>
    <w:p w14:paraId="19933372">
      <w:pPr>
        <w:pStyle w:val="2"/>
        <w:bidi w:val="0"/>
        <w:ind w:left="0" w:leftChars="0" w:firstLine="0" w:firstLineChars="0"/>
        <w:jc w:val="center"/>
        <w:rPr>
          <w:rFonts w:hint="eastAsia" w:ascii="宋体" w:hAnsi="宋体" w:eastAsia="宋体" w:cs="宋体"/>
        </w:rPr>
      </w:pPr>
      <w:bookmarkStart w:id="1036" w:name="_Toc211498760"/>
      <w:bookmarkStart w:id="1037" w:name="_Toc12210"/>
      <w:r>
        <w:rPr>
          <w:rFonts w:hint="eastAsia" w:ascii="宋体" w:hAnsi="宋体" w:eastAsia="宋体" w:cs="宋体"/>
        </w:rPr>
        <w:t>4.</w:t>
      </w:r>
      <w:r>
        <w:rPr>
          <w:rFonts w:hint="eastAsia" w:ascii="宋体" w:hAnsi="宋体" w:eastAsia="宋体" w:cs="宋体"/>
          <w:lang w:val="en-US" w:eastAsia="zh-CN"/>
        </w:rPr>
        <w:t xml:space="preserve"> </w:t>
      </w:r>
      <w:r>
        <w:rPr>
          <w:rFonts w:hint="eastAsia" w:ascii="宋体" w:hAnsi="宋体" w:eastAsia="宋体" w:cs="宋体"/>
        </w:rPr>
        <w:t>联合体协议书（</w:t>
      </w:r>
      <w:r>
        <w:rPr>
          <w:rFonts w:hint="eastAsia" w:ascii="宋体" w:hAnsi="宋体" w:eastAsia="宋体" w:cs="宋体"/>
        </w:rPr>
        <w:sym w:font="Wingdings 2" w:char="00A3"/>
      </w:r>
      <w:r>
        <w:rPr>
          <w:rFonts w:hint="eastAsia" w:ascii="宋体" w:hAnsi="宋体" w:eastAsia="宋体" w:cs="宋体"/>
        </w:rPr>
        <w:t>联合体投标适用）</w:t>
      </w:r>
      <w:bookmarkEnd w:id="1036"/>
      <w:bookmarkEnd w:id="1037"/>
    </w:p>
    <w:p w14:paraId="6C6C5495">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u w:val="single"/>
        </w:rPr>
        <w:t xml:space="preserve">                                           </w:t>
      </w:r>
      <w:r>
        <w:rPr>
          <w:rFonts w:hint="eastAsia" w:ascii="宋体" w:hAnsi="宋体" w:eastAsia="宋体" w:cs="宋体"/>
          <w:sz w:val="24"/>
          <w:szCs w:val="24"/>
        </w:rPr>
        <w:t>（所有成员单位名称）</w:t>
      </w:r>
      <w:r>
        <w:rPr>
          <w:rFonts w:hint="eastAsia" w:ascii="宋体" w:hAnsi="宋体" w:eastAsia="宋体" w:cs="宋体"/>
          <w:sz w:val="24"/>
          <w:szCs w:val="24"/>
          <w:u w:val="single"/>
        </w:rPr>
        <w:t>经过友好协商，</w:t>
      </w:r>
      <w:r>
        <w:rPr>
          <w:rFonts w:hint="eastAsia" w:ascii="宋体" w:hAnsi="宋体" w:eastAsia="宋体" w:cs="宋体"/>
          <w:sz w:val="24"/>
          <w:szCs w:val="24"/>
        </w:rPr>
        <w:t>自愿组成</w:t>
      </w:r>
      <w:r>
        <w:rPr>
          <w:rFonts w:hint="eastAsia" w:ascii="宋体" w:hAnsi="宋体" w:eastAsia="宋体" w:cs="宋体"/>
          <w:sz w:val="24"/>
          <w:szCs w:val="24"/>
          <w:u w:val="single"/>
        </w:rPr>
        <w:t xml:space="preserve">                   </w:t>
      </w:r>
      <w:r>
        <w:rPr>
          <w:rFonts w:hint="eastAsia" w:ascii="宋体" w:hAnsi="宋体" w:eastAsia="宋体" w:cs="宋体"/>
          <w:sz w:val="24"/>
          <w:szCs w:val="24"/>
        </w:rPr>
        <w:t>（联合体名称）联合体，共同参加</w:t>
      </w:r>
      <w:r>
        <w:rPr>
          <w:rFonts w:hint="eastAsia" w:ascii="宋体" w:hAnsi="宋体" w:eastAsia="宋体" w:cs="宋体"/>
          <w:sz w:val="24"/>
          <w:szCs w:val="24"/>
          <w:u w:val="single"/>
        </w:rPr>
        <w:t xml:space="preserve">                </w:t>
      </w:r>
      <w:r>
        <w:rPr>
          <w:rFonts w:hint="eastAsia" w:ascii="宋体" w:hAnsi="宋体" w:eastAsia="宋体" w:cs="宋体"/>
          <w:sz w:val="24"/>
          <w:szCs w:val="24"/>
        </w:rPr>
        <w:t>（项目名称）</w:t>
      </w:r>
      <w:r>
        <w:rPr>
          <w:rFonts w:hint="eastAsia" w:ascii="宋体" w:hAnsi="宋体" w:eastAsia="宋体" w:cs="宋体"/>
          <w:sz w:val="24"/>
          <w:szCs w:val="24"/>
          <w:u w:val="single"/>
        </w:rPr>
        <w:t xml:space="preserve">          </w:t>
      </w:r>
      <w:r>
        <w:rPr>
          <w:rFonts w:hint="eastAsia" w:ascii="宋体" w:hAnsi="宋体" w:eastAsia="宋体" w:cs="宋体"/>
          <w:sz w:val="24"/>
          <w:szCs w:val="24"/>
        </w:rPr>
        <w:t>（标段名称）施工投标。现就联合体投标事宜订立如下协议。</w:t>
      </w:r>
    </w:p>
    <w:p w14:paraId="34541C59">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u w:val="single"/>
        </w:rPr>
        <w:t xml:space="preserve">           </w:t>
      </w:r>
      <w:r>
        <w:rPr>
          <w:rFonts w:hint="eastAsia" w:ascii="宋体" w:hAnsi="宋体" w:eastAsia="宋体" w:cs="宋体"/>
          <w:sz w:val="24"/>
          <w:szCs w:val="24"/>
        </w:rPr>
        <w:t>（某成员单位名称）为</w:t>
      </w:r>
      <w:r>
        <w:rPr>
          <w:rFonts w:hint="eastAsia" w:ascii="宋体" w:hAnsi="宋体" w:eastAsia="宋体" w:cs="宋体"/>
          <w:sz w:val="24"/>
          <w:szCs w:val="24"/>
          <w:u w:val="single"/>
        </w:rPr>
        <w:t xml:space="preserve">           </w:t>
      </w:r>
      <w:r>
        <w:rPr>
          <w:rFonts w:hint="eastAsia" w:ascii="宋体" w:hAnsi="宋体" w:eastAsia="宋体" w:cs="宋体"/>
          <w:sz w:val="24"/>
          <w:szCs w:val="24"/>
        </w:rPr>
        <w:t>（联合体名称）牵头人。</w:t>
      </w:r>
    </w:p>
    <w:p w14:paraId="326E0EA4">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2.联合体各成员授权牵头人代表联合体参加投标活动，签署文件，提交和接收相</w:t>
      </w:r>
      <w:bookmarkStart w:id="1038" w:name="_Toc384308378"/>
      <w:bookmarkStart w:id="1039" w:name="_Toc300835212"/>
      <w:bookmarkStart w:id="1040" w:name="_Toc361508755"/>
      <w:r>
        <w:rPr>
          <w:rFonts w:hint="eastAsia" w:ascii="宋体" w:hAnsi="宋体" w:eastAsia="宋体" w:cs="宋体"/>
          <w:sz w:val="24"/>
          <w:szCs w:val="24"/>
        </w:rPr>
        <w:t>关的</w:t>
      </w:r>
      <w:bookmarkStart w:id="1041" w:name="_Toc369531700"/>
      <w:bookmarkStart w:id="1042" w:name="_Toc7749"/>
      <w:bookmarkStart w:id="1043" w:name="_Toc352691664"/>
      <w:r>
        <w:rPr>
          <w:rFonts w:hint="eastAsia" w:ascii="宋体" w:hAnsi="宋体" w:eastAsia="宋体" w:cs="宋体"/>
          <w:sz w:val="24"/>
          <w:szCs w:val="24"/>
        </w:rPr>
        <w:t>资料、信息及</w:t>
      </w:r>
      <w:bookmarkEnd w:id="1041"/>
      <w:bookmarkEnd w:id="1042"/>
      <w:bookmarkEnd w:id="1043"/>
      <w:r>
        <w:rPr>
          <w:rFonts w:hint="eastAsia" w:ascii="宋体" w:hAnsi="宋体" w:eastAsia="宋体" w:cs="宋体"/>
          <w:sz w:val="24"/>
          <w:szCs w:val="24"/>
        </w:rPr>
        <w:t>指</w:t>
      </w:r>
      <w:bookmarkEnd w:id="1038"/>
      <w:bookmarkEnd w:id="1039"/>
      <w:bookmarkEnd w:id="1040"/>
      <w:r>
        <w:rPr>
          <w:rFonts w:hint="eastAsia" w:ascii="宋体" w:hAnsi="宋体" w:eastAsia="宋体" w:cs="宋体"/>
          <w:sz w:val="24"/>
          <w:szCs w:val="24"/>
        </w:rPr>
        <w:t>示，进行合同谈判活动，负责合同实施阶段的组织和协调工作，以及处理与本招标项目有关的一切事宜。</w:t>
      </w:r>
    </w:p>
    <w:p w14:paraId="7EDACB2B">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在本招标项目投标阶段，联合体牵头人合法代表联合体各成员负责本工程投标文件编制活动，代表联合体提交和接收相关的资料、信息及指示，并处理与投标和中标有关的一切事务；联合体中标后，联合体牵头人负责合同订立和合同实施阶段的主办、组织和协调工作。</w:t>
      </w:r>
    </w:p>
    <w:p w14:paraId="7B083749">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联合体将严格按照招标文件的各项要求，递交投标文件，履行投标义务和中标后的合同，共同承担合同规定的一切义务和责任，联合体各成员单位按照内部职责的部分，承担各自所负的责任和风险，并向招标人承担连带责任。</w:t>
      </w:r>
    </w:p>
    <w:p w14:paraId="13FA3ACE">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5.联合体各成员单位内部的职责分工如下：</w:t>
      </w:r>
    </w:p>
    <w:p w14:paraId="47C58C07">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单位1：   （单位全称）   </w:t>
      </w:r>
    </w:p>
    <w:p w14:paraId="064E28FF">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承担的详细工作范围为：（细化）</w:t>
      </w:r>
    </w:p>
    <w:p w14:paraId="18B2B1A3">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拟配备的人员名单及岗位安排：        </w:t>
      </w:r>
    </w:p>
    <w:p w14:paraId="2C0638E0">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单位2：   （单位全称）   </w:t>
      </w:r>
    </w:p>
    <w:p w14:paraId="44347F2C">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承担的详细工作范围为：（细化）</w:t>
      </w:r>
    </w:p>
    <w:p w14:paraId="670C47D9">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拟配备的人员名单及岗位安排：        </w:t>
      </w:r>
    </w:p>
    <w:p w14:paraId="608C3D70">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583AFD13">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按照本条上述分工，联合体成员单位各自所承担的合同工作量比例如下：</w:t>
      </w:r>
      <w:r>
        <w:rPr>
          <w:rFonts w:hint="eastAsia" w:ascii="宋体" w:hAnsi="宋体" w:eastAsia="宋体" w:cs="宋体"/>
          <w:sz w:val="24"/>
          <w:szCs w:val="24"/>
          <w:u w:val="single"/>
        </w:rPr>
        <w:t xml:space="preserve">            </w:t>
      </w:r>
      <w:r>
        <w:rPr>
          <w:rFonts w:hint="eastAsia" w:ascii="宋体" w:hAnsi="宋体" w:eastAsia="宋体" w:cs="宋体"/>
          <w:sz w:val="24"/>
          <w:szCs w:val="24"/>
        </w:rPr>
        <w:t>。</w:t>
      </w:r>
    </w:p>
    <w:p w14:paraId="6D71D031">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6.投标工作和联合体在中标后工程实施过程中的有关费用按各自承担的工作量分摊。</w:t>
      </w:r>
    </w:p>
    <w:p w14:paraId="1F16973E">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7.联合体中标后，本联合体协议是合同的附件，对联合体各成员单位有合同约束力。</w:t>
      </w:r>
    </w:p>
    <w:p w14:paraId="4ACCA7A8">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8.本协议书自签署之日起生效，联合体未中标或者中标时合同履行完毕后自动失效。</w:t>
      </w:r>
    </w:p>
    <w:p w14:paraId="183B2695">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9.本协议书一式 </w:t>
      </w:r>
      <w:r>
        <w:rPr>
          <w:rFonts w:hint="eastAsia" w:ascii="宋体" w:hAnsi="宋体" w:eastAsia="宋体" w:cs="宋体"/>
          <w:sz w:val="24"/>
          <w:szCs w:val="24"/>
          <w:u w:val="single"/>
        </w:rPr>
        <w:t xml:space="preserve">    </w:t>
      </w:r>
      <w:r>
        <w:rPr>
          <w:rFonts w:hint="eastAsia" w:ascii="宋体" w:hAnsi="宋体" w:eastAsia="宋体" w:cs="宋体"/>
          <w:sz w:val="24"/>
          <w:szCs w:val="24"/>
        </w:rPr>
        <w:t>份，联合体成员和招标人各执一份。</w:t>
      </w:r>
    </w:p>
    <w:p w14:paraId="7CC28511">
      <w:pPr>
        <w:pStyle w:val="52"/>
        <w:keepNext w:val="0"/>
        <w:keepLines w:val="0"/>
        <w:pageBreakBefore w:val="0"/>
        <w:widowControl w:val="0"/>
        <w:kinsoku/>
        <w:wordWrap w:val="0"/>
        <w:overflowPunct/>
        <w:topLinePunct/>
        <w:autoSpaceDE w:val="0"/>
        <w:autoSpaceDN w:val="0"/>
        <w:bidi w:val="0"/>
        <w:adjustRightInd/>
        <w:snapToGrid/>
        <w:spacing w:line="560" w:lineRule="exact"/>
        <w:ind w:firstLine="480" w:firstLineChars="200"/>
        <w:textAlignment w:val="auto"/>
        <w:rPr>
          <w:rFonts w:hint="eastAsia" w:ascii="宋体" w:hAnsi="宋体" w:cs="宋体"/>
          <w:sz w:val="24"/>
          <w:szCs w:val="24"/>
        </w:rPr>
      </w:pPr>
    </w:p>
    <w:p w14:paraId="43958178">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牵头人名称：                              （盖单位章）</w:t>
      </w:r>
    </w:p>
    <w:p w14:paraId="4350AD6E">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法定代表人或其委托代理人：                 （签字）</w:t>
      </w:r>
    </w:p>
    <w:p w14:paraId="70EAA04F">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p>
    <w:p w14:paraId="631CF888">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成员二名称：                              （盖单位章）</w:t>
      </w:r>
    </w:p>
    <w:p w14:paraId="3B3B04E0">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法定代表人或其委托代理人：                 （签字）</w:t>
      </w:r>
    </w:p>
    <w:p w14:paraId="118B415E">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78121D19">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      期：      年    月    日</w:t>
      </w:r>
    </w:p>
    <w:p w14:paraId="64EC3FBD">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p>
    <w:p w14:paraId="17F15621">
      <w:pPr>
        <w:keepNext w:val="0"/>
        <w:keepLines w:val="0"/>
        <w:pageBreakBefore w:val="0"/>
        <w:widowControl w:val="0"/>
        <w:kinsoku/>
        <w:overflow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备注：本协议书由委托代理人签字的，应附法定代表人签字的授权委托书。</w:t>
      </w:r>
    </w:p>
    <w:p w14:paraId="136EB03A">
      <w:pPr>
        <w:keepNext w:val="0"/>
        <w:keepLines w:val="0"/>
        <w:pageBreakBefore w:val="0"/>
        <w:widowControl w:val="0"/>
        <w:kinsoku/>
        <w:overflowPunct/>
        <w:autoSpaceDE w:val="0"/>
        <w:autoSpaceDN w:val="0"/>
        <w:bidi w:val="0"/>
        <w:adjustRightInd/>
        <w:snapToGrid/>
        <w:spacing w:line="560" w:lineRule="exact"/>
        <w:ind w:firstLine="480" w:firstLineChars="200"/>
        <w:textAlignment w:val="auto"/>
        <w:rPr>
          <w:rFonts w:hint="eastAsia" w:ascii="宋体" w:hAnsi="宋体" w:eastAsia="宋体" w:cs="宋体"/>
          <w:sz w:val="24"/>
          <w:szCs w:val="24"/>
        </w:rPr>
      </w:pPr>
    </w:p>
    <w:p w14:paraId="5EB764D2">
      <w:pPr>
        <w:rPr>
          <w:rFonts w:hint="eastAsia" w:ascii="宋体" w:hAnsi="宋体" w:eastAsia="宋体" w:cs="宋体"/>
          <w:szCs w:val="21"/>
        </w:rPr>
      </w:pPr>
      <w:r>
        <w:rPr>
          <w:rFonts w:hint="eastAsia" w:ascii="宋体" w:hAnsi="宋体" w:eastAsia="宋体" w:cs="宋体"/>
          <w:szCs w:val="21"/>
        </w:rPr>
        <w:br w:type="page"/>
      </w:r>
    </w:p>
    <w:p w14:paraId="410CEFA0">
      <w:pPr>
        <w:pStyle w:val="2"/>
        <w:numPr>
          <w:ilvl w:val="0"/>
          <w:numId w:val="0"/>
        </w:numPr>
        <w:bidi w:val="0"/>
        <w:ind w:leftChars="0"/>
        <w:jc w:val="center"/>
        <w:rPr>
          <w:rFonts w:hint="eastAsia" w:ascii="宋体" w:hAnsi="宋体" w:eastAsia="宋体" w:cs="宋体"/>
          <w:lang w:val="en-US" w:eastAsia="zh-CN"/>
        </w:rPr>
      </w:pPr>
      <w:bookmarkStart w:id="1044" w:name="_Toc211498761"/>
      <w:bookmarkStart w:id="1045" w:name="_Toc8205"/>
      <w:r>
        <w:rPr>
          <w:rFonts w:hint="eastAsia" w:ascii="宋体" w:hAnsi="宋体" w:cs="宋体"/>
          <w:lang w:val="en-US" w:eastAsia="zh-CN"/>
        </w:rPr>
        <w:t>4.</w:t>
      </w:r>
      <w:r>
        <w:rPr>
          <w:rFonts w:hint="eastAsia" w:ascii="宋体" w:hAnsi="宋体" w:eastAsia="宋体" w:cs="宋体"/>
        </w:rPr>
        <w:t>投标保证</w:t>
      </w:r>
      <w:bookmarkEnd w:id="1044"/>
      <w:r>
        <w:rPr>
          <w:rFonts w:hint="eastAsia" w:ascii="宋体" w:hAnsi="宋体" w:eastAsia="宋体" w:cs="宋体"/>
          <w:lang w:val="en-US" w:eastAsia="zh-CN"/>
        </w:rPr>
        <w:t>金</w:t>
      </w:r>
      <w:bookmarkEnd w:id="1045"/>
    </w:p>
    <w:p w14:paraId="6211D62C">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bookmarkStart w:id="1046" w:name="_Hlk210328606"/>
    </w:p>
    <w:p w14:paraId="4F4A2457">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采用现金的，请附投标人基本账户开户许可证复印件（或</w:t>
      </w:r>
      <w:r>
        <w:rPr>
          <w:rFonts w:hint="eastAsia" w:cs="宋体"/>
          <w:sz w:val="24"/>
          <w:szCs w:val="24"/>
          <w:lang w:eastAsia="zh-CN"/>
        </w:rPr>
        <w:t>基本账户</w:t>
      </w:r>
      <w:r>
        <w:rPr>
          <w:rFonts w:hint="eastAsia" w:ascii="宋体" w:hAnsi="宋体" w:eastAsia="宋体" w:cs="宋体"/>
          <w:sz w:val="24"/>
          <w:szCs w:val="24"/>
        </w:rPr>
        <w:t>开户银行打印的账户信息，包含户名、账号、基本存款账户编号等信息）以及投标保证金银行对账单复印件</w:t>
      </w:r>
    </w:p>
    <w:p w14:paraId="634846C4">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采用保函的，附投标保函复印件</w:t>
      </w:r>
    </w:p>
    <w:p w14:paraId="274FDF65">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采用保证保险，请附投标保证保险复印件</w:t>
      </w:r>
    </w:p>
    <w:p w14:paraId="5D77A3D6">
      <w:pPr>
        <w:keepNext w:val="0"/>
        <w:keepLines w:val="0"/>
        <w:pageBreakBefore w:val="0"/>
        <w:widowControl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采用承诺的，附投标承诺复印件（格式附后）</w:t>
      </w:r>
      <w:bookmarkEnd w:id="1046"/>
    </w:p>
    <w:p w14:paraId="614C7541">
      <w:pPr>
        <w:widowControl/>
        <w:spacing w:after="0" w:line="240" w:lineRule="auto"/>
        <w:ind w:firstLine="0" w:firstLineChars="0"/>
        <w:jc w:val="left"/>
        <w:rPr>
          <w:rFonts w:hint="eastAsia" w:ascii="宋体" w:hAnsi="宋体" w:eastAsia="宋体" w:cs="宋体"/>
          <w:sz w:val="24"/>
        </w:rPr>
      </w:pPr>
      <w:r>
        <w:rPr>
          <w:rFonts w:hint="eastAsia" w:ascii="宋体" w:hAnsi="宋体" w:eastAsia="宋体" w:cs="宋体"/>
          <w:sz w:val="24"/>
        </w:rPr>
        <w:br w:type="page"/>
      </w:r>
    </w:p>
    <w:p w14:paraId="7CEA4864">
      <w:pPr>
        <w:wordWrap w:val="0"/>
        <w:topLinePunct/>
        <w:spacing w:line="520" w:lineRule="exact"/>
        <w:ind w:left="0" w:leftChars="0" w:firstLine="0" w:firstLineChars="0"/>
        <w:jc w:val="center"/>
        <w:rPr>
          <w:rFonts w:hint="eastAsia" w:ascii="宋体" w:hAnsi="宋体" w:eastAsia="宋体" w:cs="宋体"/>
          <w:b/>
          <w:bCs/>
          <w:sz w:val="28"/>
          <w:szCs w:val="28"/>
        </w:rPr>
      </w:pPr>
      <w:r>
        <w:rPr>
          <w:rFonts w:hint="eastAsia" w:ascii="宋体" w:hAnsi="宋体" w:eastAsia="宋体" w:cs="宋体"/>
          <w:b/>
          <w:bCs/>
          <w:sz w:val="28"/>
          <w:szCs w:val="28"/>
        </w:rPr>
        <w:t>投标承诺</w:t>
      </w:r>
    </w:p>
    <w:p w14:paraId="0492F4F3">
      <w:pPr>
        <w:pStyle w:val="52"/>
        <w:wordWrap w:val="0"/>
        <w:topLinePunct/>
        <w:ind w:firstLine="0" w:firstLineChars="0"/>
        <w:rPr>
          <w:rFonts w:hint="eastAsia" w:ascii="宋体" w:hAnsi="宋体" w:cs="宋体"/>
          <w:szCs w:val="21"/>
        </w:rPr>
      </w:pPr>
    </w:p>
    <w:p w14:paraId="6305CE92">
      <w:pPr>
        <w:keepNext w:val="0"/>
        <w:keepLines w:val="0"/>
        <w:pageBreakBefore w:val="0"/>
        <w:kinsoku/>
        <w:wordWrap w:val="0"/>
        <w:overflowPunct/>
        <w:topLinePunct/>
        <w:autoSpaceDE w:val="0"/>
        <w:autoSpaceDN w:val="0"/>
        <w:bidi w:val="0"/>
        <w:adjustRightInd/>
        <w:snapToGrid/>
        <w:spacing w:after="0" w:line="560" w:lineRule="exact"/>
        <w:textAlignment w:val="auto"/>
        <w:rPr>
          <w:rFonts w:hint="eastAsia" w:ascii="宋体" w:hAnsi="宋体" w:eastAsia="宋体" w:cs="宋体"/>
          <w:sz w:val="24"/>
          <w:szCs w:val="24"/>
        </w:rPr>
      </w:pPr>
      <w:r>
        <w:rPr>
          <w:rFonts w:hint="eastAsia" w:ascii="宋体" w:hAnsi="宋体" w:eastAsia="宋体" w:cs="宋体"/>
          <w:sz w:val="24"/>
          <w:szCs w:val="24"/>
          <w:u w:val="single"/>
        </w:rPr>
        <w:t xml:space="preserve">                （招标人名称）</w:t>
      </w:r>
      <w:r>
        <w:rPr>
          <w:rFonts w:hint="eastAsia" w:ascii="宋体" w:hAnsi="宋体" w:eastAsia="宋体" w:cs="宋体"/>
          <w:sz w:val="24"/>
          <w:szCs w:val="24"/>
        </w:rPr>
        <w:t xml:space="preserve"> ：</w:t>
      </w:r>
    </w:p>
    <w:p w14:paraId="1CDAEAED">
      <w:pPr>
        <w:keepNext w:val="0"/>
        <w:keepLines w:val="0"/>
        <w:pageBreakBefore w:val="0"/>
        <w:kinsoku/>
        <w:wordWrap w:val="0"/>
        <w:overflowPunct/>
        <w:topLinePunct/>
        <w:autoSpaceDE w:val="0"/>
        <w:autoSpaceDN w:val="0"/>
        <w:bidi w:val="0"/>
        <w:adjustRightInd/>
        <w:snapToGrid/>
        <w:spacing w:after="0" w:line="560" w:lineRule="exact"/>
        <w:textAlignment w:val="auto"/>
        <w:rPr>
          <w:rFonts w:hint="eastAsia" w:ascii="宋体" w:hAnsi="宋体" w:eastAsia="宋体" w:cs="宋体"/>
          <w:sz w:val="24"/>
          <w:szCs w:val="24"/>
        </w:rPr>
      </w:pPr>
    </w:p>
    <w:p w14:paraId="54F886FC">
      <w:pPr>
        <w:keepNext w:val="0"/>
        <w:keepLines w:val="0"/>
        <w:pageBreakBefore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u w:val="single"/>
        </w:rPr>
      </w:pPr>
      <w:r>
        <w:rPr>
          <w:rFonts w:hint="eastAsia" w:ascii="宋体" w:hAnsi="宋体" w:eastAsia="宋体" w:cs="宋体"/>
          <w:sz w:val="24"/>
          <w:szCs w:val="24"/>
        </w:rPr>
        <w:t>经慎重研究，我公司</w:t>
      </w:r>
      <w:r>
        <w:rPr>
          <w:rFonts w:hint="eastAsia" w:ascii="宋体" w:hAnsi="宋体" w:eastAsia="宋体" w:cs="宋体"/>
          <w:sz w:val="24"/>
          <w:szCs w:val="24"/>
          <w:u w:val="single"/>
        </w:rPr>
        <w:t xml:space="preserve">                      （投标人名称，以下称“投标人”）</w:t>
      </w:r>
      <w:r>
        <w:rPr>
          <w:rFonts w:hint="eastAsia" w:ascii="宋体" w:hAnsi="宋体" w:eastAsia="宋体" w:cs="宋体"/>
          <w:sz w:val="24"/>
          <w:szCs w:val="24"/>
        </w:rPr>
        <w:t>决定于</w:t>
      </w:r>
      <w:r>
        <w:rPr>
          <w:rFonts w:hint="eastAsia" w:ascii="宋体" w:hAnsi="宋体" w:eastAsia="宋体" w:cs="宋体"/>
          <w:sz w:val="24"/>
          <w:szCs w:val="24"/>
          <w:u w:val="single"/>
        </w:rPr>
        <w:t xml:space="preserve">      </w:t>
      </w:r>
      <w:r>
        <w:rPr>
          <w:rFonts w:hint="eastAsia" w:ascii="宋体" w:hAnsi="宋体" w:eastAsia="宋体" w:cs="宋体"/>
          <w:sz w:val="24"/>
          <w:szCs w:val="24"/>
        </w:rPr>
        <w:t>年</w:t>
      </w:r>
      <w:r>
        <w:rPr>
          <w:rFonts w:hint="eastAsia" w:ascii="宋体" w:hAnsi="宋体" w:eastAsia="宋体" w:cs="宋体"/>
          <w:sz w:val="24"/>
          <w:szCs w:val="24"/>
          <w:u w:val="single"/>
        </w:rPr>
        <w:t xml:space="preserve">    </w:t>
      </w:r>
      <w:r>
        <w:rPr>
          <w:rFonts w:hint="eastAsia" w:ascii="宋体" w:hAnsi="宋体" w:eastAsia="宋体" w:cs="宋体"/>
          <w:sz w:val="24"/>
          <w:szCs w:val="24"/>
        </w:rPr>
        <w:t>月</w:t>
      </w:r>
      <w:r>
        <w:rPr>
          <w:rFonts w:hint="eastAsia" w:ascii="宋体" w:hAnsi="宋体" w:eastAsia="宋体" w:cs="宋体"/>
          <w:sz w:val="24"/>
          <w:szCs w:val="24"/>
          <w:u w:val="single"/>
        </w:rPr>
        <w:t xml:space="preserve">    </w:t>
      </w:r>
      <w:r>
        <w:rPr>
          <w:rFonts w:hint="eastAsia" w:ascii="宋体" w:hAnsi="宋体" w:eastAsia="宋体" w:cs="宋体"/>
          <w:sz w:val="24"/>
          <w:szCs w:val="24"/>
        </w:rPr>
        <w:t>日参与你方组织的</w:t>
      </w:r>
      <w:r>
        <w:rPr>
          <w:rFonts w:hint="eastAsia" w:ascii="宋体" w:hAnsi="宋体" w:eastAsia="宋体" w:cs="宋体"/>
          <w:sz w:val="24"/>
          <w:szCs w:val="24"/>
          <w:u w:val="single"/>
        </w:rPr>
        <w:t xml:space="preserve">            </w:t>
      </w:r>
    </w:p>
    <w:p w14:paraId="1C87E5A5">
      <w:pPr>
        <w:keepNext w:val="0"/>
        <w:keepLines w:val="0"/>
        <w:pageBreakBefore w:val="0"/>
        <w:kinsoku/>
        <w:wordWrap w:val="0"/>
        <w:overflowPunct/>
        <w:topLinePunct/>
        <w:autoSpaceDE w:val="0"/>
        <w:autoSpaceDN w:val="0"/>
        <w:bidi w:val="0"/>
        <w:adjustRightInd/>
        <w:snapToGrid/>
        <w:spacing w:after="0" w:line="560" w:lineRule="exact"/>
        <w:textAlignment w:val="auto"/>
        <w:rPr>
          <w:rFonts w:hint="eastAsia" w:ascii="宋体" w:hAnsi="宋体" w:eastAsia="宋体" w:cs="宋体"/>
          <w:sz w:val="24"/>
          <w:szCs w:val="24"/>
          <w:u w:val="single"/>
        </w:rPr>
      </w:pPr>
      <w:r>
        <w:rPr>
          <w:rFonts w:hint="eastAsia" w:ascii="宋体" w:hAnsi="宋体" w:eastAsia="宋体" w:cs="宋体"/>
          <w:sz w:val="24"/>
          <w:szCs w:val="24"/>
          <w:u w:val="single"/>
        </w:rPr>
        <w:t xml:space="preserve">    （项目名称）          （标段名称）的招标投标，我方郑重承诺如下：</w:t>
      </w:r>
    </w:p>
    <w:p w14:paraId="3614933B">
      <w:pPr>
        <w:keepNext w:val="0"/>
        <w:keepLines w:val="0"/>
        <w:pageBreakBefore w:val="0"/>
        <w:kinsoku/>
        <w:wordWrap w:val="0"/>
        <w:overflowPunct/>
        <w:topLinePunct/>
        <w:autoSpaceDE w:val="0"/>
        <w:autoSpaceDN w:val="0"/>
        <w:bidi w:val="0"/>
        <w:adjustRightInd/>
        <w:snapToGrid/>
        <w:spacing w:after="0" w:line="560" w:lineRule="exact"/>
        <w:ind w:firstLine="560"/>
        <w:textAlignment w:val="auto"/>
        <w:rPr>
          <w:rFonts w:hint="eastAsia" w:ascii="宋体" w:hAnsi="宋体" w:eastAsia="宋体" w:cs="宋体"/>
          <w:sz w:val="24"/>
          <w:szCs w:val="24"/>
        </w:rPr>
      </w:pPr>
      <w:r>
        <w:rPr>
          <w:rFonts w:hint="eastAsia" w:ascii="宋体" w:hAnsi="宋体" w:eastAsia="宋体" w:cs="宋体"/>
          <w:sz w:val="24"/>
          <w:szCs w:val="24"/>
        </w:rPr>
        <w:t>1.我单位经（行业主管部门信用评价）被评为（信用评价等级或分数）企业，近3年内未发生工程质量和施工安全事故并无行政处罚，自愿遵守招标文件要求，自愿通过提供承诺方式，享受全部免缴投标保证金待遇。</w:t>
      </w:r>
    </w:p>
    <w:p w14:paraId="3A4312C5">
      <w:pPr>
        <w:keepNext w:val="0"/>
        <w:keepLines w:val="0"/>
        <w:pageBreakBefore w:val="0"/>
        <w:kinsoku/>
        <w:wordWrap w:val="0"/>
        <w:overflowPunct/>
        <w:topLinePunct/>
        <w:autoSpaceDE w:val="0"/>
        <w:autoSpaceDN w:val="0"/>
        <w:bidi w:val="0"/>
        <w:adjustRightInd/>
        <w:snapToGrid/>
        <w:spacing w:after="0" w:line="560" w:lineRule="exact"/>
        <w:ind w:firstLine="560"/>
        <w:textAlignment w:val="auto"/>
        <w:rPr>
          <w:rFonts w:hint="eastAsia" w:ascii="宋体" w:hAnsi="宋体" w:eastAsia="宋体" w:cs="宋体"/>
          <w:sz w:val="24"/>
          <w:szCs w:val="24"/>
        </w:rPr>
      </w:pPr>
      <w:r>
        <w:rPr>
          <w:rFonts w:hint="eastAsia" w:ascii="宋体" w:hAnsi="宋体" w:eastAsia="宋体" w:cs="宋体"/>
          <w:sz w:val="24"/>
          <w:szCs w:val="24"/>
        </w:rPr>
        <w:t>2.我单位将严格遵守《中华人民共和国招标投标法》等</w:t>
      </w:r>
      <w:r>
        <w:rPr>
          <w:rFonts w:hint="eastAsia" w:cs="宋体"/>
          <w:sz w:val="24"/>
          <w:szCs w:val="24"/>
          <w:lang w:eastAsia="zh-CN"/>
        </w:rPr>
        <w:t>法律法规</w:t>
      </w:r>
      <w:r>
        <w:rPr>
          <w:rFonts w:hint="eastAsia" w:ascii="宋体" w:hAnsi="宋体" w:eastAsia="宋体" w:cs="宋体"/>
          <w:sz w:val="24"/>
          <w:szCs w:val="24"/>
        </w:rPr>
        <w:t>和规章的要求，履行投标义务。如有提供虚假或伪造信用评价，或者出现投标截止后撤销投标文件、中标后无正当理由不与招标人订立合同、在签订合同时向招标人提出附加条件或其他法律法规规定的投标保证金不予退还的行为，我单位愿意接受相关行政监管部门处理，承担因此造成的一切法律后果。</w:t>
      </w:r>
    </w:p>
    <w:p w14:paraId="67BA916F">
      <w:pPr>
        <w:keepNext w:val="0"/>
        <w:keepLines w:val="0"/>
        <w:pageBreakBefore w:val="0"/>
        <w:kinsoku/>
        <w:wordWrap w:val="0"/>
        <w:overflowPunct/>
        <w:topLinePunct/>
        <w:autoSpaceDE w:val="0"/>
        <w:autoSpaceDN w:val="0"/>
        <w:bidi w:val="0"/>
        <w:adjustRightInd/>
        <w:snapToGrid/>
        <w:spacing w:after="0" w:line="560" w:lineRule="exact"/>
        <w:ind w:firstLine="560"/>
        <w:textAlignment w:val="auto"/>
        <w:rPr>
          <w:rFonts w:hint="eastAsia" w:ascii="宋体" w:hAnsi="宋体" w:eastAsia="宋体" w:cs="宋体"/>
          <w:sz w:val="24"/>
          <w:szCs w:val="24"/>
        </w:rPr>
      </w:pPr>
      <w:r>
        <w:rPr>
          <w:rFonts w:hint="eastAsia" w:ascii="宋体" w:hAnsi="宋体" w:eastAsia="宋体" w:cs="宋体"/>
          <w:sz w:val="24"/>
          <w:szCs w:val="24"/>
        </w:rPr>
        <w:t>如果发生不履行相关投标义务的行为，自愿接受按法律法规和招标文件作出的处理。</w:t>
      </w:r>
    </w:p>
    <w:p w14:paraId="3B49022B">
      <w:pPr>
        <w:keepNext w:val="0"/>
        <w:keepLines w:val="0"/>
        <w:pageBreakBefore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p>
    <w:p w14:paraId="567DA495">
      <w:pPr>
        <w:keepNext w:val="0"/>
        <w:keepLines w:val="0"/>
        <w:pageBreakBefore w:val="0"/>
        <w:kinsoku/>
        <w:wordWrap w:val="0"/>
        <w:overflowPunct/>
        <w:topLinePunct/>
        <w:autoSpaceDE w:val="0"/>
        <w:autoSpaceDN w:val="0"/>
        <w:bidi w:val="0"/>
        <w:adjustRightInd/>
        <w:snapToGrid/>
        <w:spacing w:after="0" w:line="560" w:lineRule="exact"/>
        <w:ind w:firstLine="480" w:firstLineChars="200"/>
        <w:textAlignment w:val="auto"/>
        <w:rPr>
          <w:rFonts w:hint="eastAsia" w:ascii="宋体" w:hAnsi="宋体" w:eastAsia="宋体" w:cs="宋体"/>
          <w:sz w:val="24"/>
          <w:szCs w:val="24"/>
        </w:rPr>
      </w:pPr>
    </w:p>
    <w:p w14:paraId="613DF7F3">
      <w:pPr>
        <w:bidi w:val="0"/>
        <w:rPr>
          <w:rFonts w:hint="eastAsia" w:ascii="宋体" w:hAnsi="宋体" w:eastAsia="宋体" w:cs="宋体"/>
          <w:lang w:eastAsia="zh-CN"/>
        </w:rPr>
      </w:pPr>
      <w:r>
        <w:rPr>
          <w:rFonts w:hint="eastAsia" w:ascii="宋体" w:hAnsi="宋体" w:eastAsia="宋体" w:cs="宋体"/>
        </w:rPr>
        <w:t>投</w:t>
      </w:r>
      <w:r>
        <w:rPr>
          <w:rFonts w:hint="eastAsia" w:ascii="宋体" w:hAnsi="宋体" w:cs="宋体"/>
          <w:lang w:val="en-US" w:eastAsia="zh-CN"/>
        </w:rPr>
        <w:t xml:space="preserve"> </w:t>
      </w:r>
      <w:r>
        <w:rPr>
          <w:rFonts w:hint="eastAsia" w:ascii="宋体" w:hAnsi="宋体" w:eastAsia="宋体" w:cs="宋体"/>
        </w:rPr>
        <w:t>标</w:t>
      </w:r>
      <w:r>
        <w:rPr>
          <w:rFonts w:hint="eastAsia" w:ascii="宋体" w:hAnsi="宋体" w:cs="宋体"/>
          <w:lang w:val="en-US" w:eastAsia="zh-CN"/>
        </w:rPr>
        <w:t xml:space="preserve"> </w:t>
      </w:r>
      <w:r>
        <w:rPr>
          <w:rFonts w:hint="eastAsia" w:ascii="宋体" w:hAnsi="宋体" w:eastAsia="宋体" w:cs="宋体"/>
        </w:rPr>
        <w:t>人：</w:t>
      </w:r>
      <w:r>
        <w:rPr>
          <w:rFonts w:hint="eastAsia" w:ascii="宋体" w:hAnsi="宋体" w:eastAsia="宋体" w:cs="宋体"/>
          <w:u w:val="single"/>
          <w:lang w:eastAsia="zh-CN"/>
        </w:rPr>
        <w:t xml:space="preserve">                  </w:t>
      </w:r>
      <w:r>
        <w:rPr>
          <w:rFonts w:hint="eastAsia" w:ascii="宋体" w:hAnsi="宋体" w:eastAsia="宋体" w:cs="宋体"/>
          <w:lang w:eastAsia="zh-CN"/>
        </w:rPr>
        <w:t xml:space="preserve"> </w:t>
      </w:r>
    </w:p>
    <w:p w14:paraId="15FD0D6F">
      <w:pPr>
        <w:bidi w:val="0"/>
        <w:rPr>
          <w:rFonts w:hint="eastAsia" w:ascii="宋体" w:hAnsi="宋体" w:eastAsia="宋体" w:cs="宋体"/>
          <w:lang w:eastAsia="zh-CN"/>
        </w:rPr>
      </w:pPr>
      <w:r>
        <w:rPr>
          <w:rFonts w:hint="eastAsia" w:ascii="宋体" w:hAnsi="宋体" w:eastAsia="宋体" w:cs="宋体"/>
        </w:rPr>
        <w:t>法人代表：</w:t>
      </w:r>
      <w:r>
        <w:rPr>
          <w:rFonts w:hint="eastAsia" w:ascii="宋体" w:hAnsi="宋体" w:eastAsia="宋体" w:cs="宋体"/>
          <w:u w:val="single"/>
          <w:lang w:eastAsia="zh-CN"/>
        </w:rPr>
        <w:t xml:space="preserve">                  </w:t>
      </w:r>
      <w:r>
        <w:rPr>
          <w:rFonts w:hint="eastAsia" w:ascii="宋体" w:hAnsi="宋体" w:eastAsia="宋体" w:cs="宋体"/>
          <w:lang w:eastAsia="zh-CN"/>
        </w:rPr>
        <w:t xml:space="preserve"> </w:t>
      </w:r>
    </w:p>
    <w:p w14:paraId="1EB81208">
      <w:pPr>
        <w:bidi w:val="0"/>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日    期：</w:t>
      </w:r>
      <w:r>
        <w:rPr>
          <w:rFonts w:hint="eastAsia" w:ascii="宋体" w:hAnsi="宋体" w:eastAsia="宋体" w:cs="宋体"/>
          <w:bCs w:val="0"/>
          <w:kern w:val="2"/>
          <w:sz w:val="24"/>
          <w:szCs w:val="24"/>
          <w:u w:val="single"/>
          <w:lang w:val="en-US" w:eastAsia="zh-CN" w:bidi="ar-SA"/>
        </w:rPr>
        <w:t xml:space="preserve">    </w:t>
      </w:r>
      <w:r>
        <w:rPr>
          <w:rFonts w:hint="eastAsia" w:ascii="宋体" w:hAnsi="宋体" w:eastAsia="宋体" w:cs="宋体"/>
          <w:bCs w:val="0"/>
          <w:kern w:val="2"/>
          <w:sz w:val="24"/>
          <w:szCs w:val="24"/>
          <w:lang w:val="en-US" w:eastAsia="zh-CN" w:bidi="ar-SA"/>
        </w:rPr>
        <w:t>年</w:t>
      </w:r>
      <w:r>
        <w:rPr>
          <w:rFonts w:hint="eastAsia" w:ascii="宋体" w:hAnsi="宋体" w:eastAsia="宋体" w:cs="宋体"/>
          <w:bCs w:val="0"/>
          <w:kern w:val="2"/>
          <w:sz w:val="24"/>
          <w:szCs w:val="24"/>
          <w:u w:val="single"/>
          <w:lang w:val="en-US" w:eastAsia="zh-CN" w:bidi="ar-SA"/>
        </w:rPr>
        <w:t xml:space="preserve">    </w:t>
      </w:r>
      <w:r>
        <w:rPr>
          <w:rFonts w:hint="eastAsia" w:ascii="宋体" w:hAnsi="宋体" w:eastAsia="宋体" w:cs="宋体"/>
          <w:bCs w:val="0"/>
          <w:kern w:val="2"/>
          <w:sz w:val="24"/>
          <w:szCs w:val="24"/>
          <w:lang w:val="en-US" w:eastAsia="zh-CN" w:bidi="ar-SA"/>
        </w:rPr>
        <w:t>月</w:t>
      </w:r>
      <w:r>
        <w:rPr>
          <w:rFonts w:hint="eastAsia" w:ascii="宋体" w:hAnsi="宋体" w:eastAsia="宋体" w:cs="宋体"/>
          <w:bCs w:val="0"/>
          <w:kern w:val="2"/>
          <w:sz w:val="24"/>
          <w:szCs w:val="24"/>
          <w:u w:val="single"/>
          <w:lang w:val="en-US" w:eastAsia="zh-CN" w:bidi="ar-SA"/>
        </w:rPr>
        <w:t xml:space="preserve">    </w:t>
      </w:r>
      <w:r>
        <w:rPr>
          <w:rFonts w:hint="eastAsia" w:ascii="宋体" w:hAnsi="宋体" w:eastAsia="宋体" w:cs="宋体"/>
          <w:bCs w:val="0"/>
          <w:kern w:val="2"/>
          <w:sz w:val="24"/>
          <w:szCs w:val="24"/>
          <w:lang w:val="en-US" w:eastAsia="zh-CN" w:bidi="ar-SA"/>
        </w:rPr>
        <w:t>日</w:t>
      </w:r>
    </w:p>
    <w:p w14:paraId="4B6C9B25">
      <w:pPr>
        <w:keepNext w:val="0"/>
        <w:keepLines w:val="0"/>
        <w:pageBreakBefore w:val="0"/>
        <w:widowControl/>
        <w:kinsoku/>
        <w:overflowPunct/>
        <w:autoSpaceDE w:val="0"/>
        <w:autoSpaceDN w:val="0"/>
        <w:bidi w:val="0"/>
        <w:adjustRightInd/>
        <w:snapToGrid/>
        <w:spacing w:after="0" w:line="560" w:lineRule="exact"/>
        <w:ind w:firstLine="480" w:firstLineChars="200"/>
        <w:jc w:val="left"/>
        <w:textAlignment w:val="auto"/>
        <w:rPr>
          <w:rFonts w:hint="eastAsia" w:ascii="宋体" w:hAnsi="宋体" w:eastAsia="宋体" w:cs="宋体"/>
          <w:sz w:val="24"/>
        </w:rPr>
      </w:pPr>
      <w:r>
        <w:rPr>
          <w:rFonts w:hint="eastAsia" w:ascii="宋体" w:hAnsi="宋体" w:eastAsia="宋体" w:cs="宋体"/>
          <w:sz w:val="24"/>
        </w:rPr>
        <w:br w:type="page"/>
      </w:r>
    </w:p>
    <w:p w14:paraId="38B399FB">
      <w:pPr>
        <w:pStyle w:val="2"/>
        <w:numPr>
          <w:ilvl w:val="0"/>
          <w:numId w:val="3"/>
        </w:numPr>
        <w:bidi w:val="0"/>
        <w:ind w:left="0" w:leftChars="0" w:firstLine="0" w:firstLineChars="0"/>
        <w:jc w:val="center"/>
        <w:rPr>
          <w:rFonts w:hint="eastAsia" w:ascii="宋体" w:hAnsi="宋体" w:eastAsia="宋体" w:cs="宋体"/>
        </w:rPr>
      </w:pPr>
      <w:bookmarkStart w:id="1047" w:name="_Toc211498769"/>
      <w:bookmarkStart w:id="1048" w:name="_Toc5285"/>
      <w:r>
        <w:rPr>
          <w:rFonts w:hint="eastAsia" w:ascii="宋体" w:hAnsi="宋体" w:eastAsia="宋体" w:cs="宋体"/>
        </w:rPr>
        <w:t>投标人基本情况表</w:t>
      </w:r>
      <w:bookmarkEnd w:id="1047"/>
      <w:bookmarkEnd w:id="1048"/>
    </w:p>
    <w:tbl>
      <w:tblPr>
        <w:tblStyle w:val="41"/>
        <w:tblW w:w="85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091"/>
        <w:gridCol w:w="1050"/>
        <w:gridCol w:w="1279"/>
        <w:gridCol w:w="1664"/>
        <w:gridCol w:w="764"/>
        <w:gridCol w:w="992"/>
      </w:tblGrid>
      <w:tr w14:paraId="06FE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728" w:type="dxa"/>
            <w:vAlign w:val="center"/>
          </w:tcPr>
          <w:p w14:paraId="10030700">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投标人名称</w:t>
            </w:r>
          </w:p>
        </w:tc>
        <w:tc>
          <w:tcPr>
            <w:tcW w:w="6840" w:type="dxa"/>
            <w:gridSpan w:val="6"/>
            <w:vAlign w:val="center"/>
          </w:tcPr>
          <w:p w14:paraId="65A7EAE9">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610F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728" w:type="dxa"/>
            <w:vAlign w:val="center"/>
          </w:tcPr>
          <w:p w14:paraId="46A3BEA4">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注册地址</w:t>
            </w:r>
          </w:p>
        </w:tc>
        <w:tc>
          <w:tcPr>
            <w:tcW w:w="3420" w:type="dxa"/>
            <w:gridSpan w:val="3"/>
            <w:vAlign w:val="center"/>
          </w:tcPr>
          <w:p w14:paraId="3795B681">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664" w:type="dxa"/>
            <w:vAlign w:val="center"/>
          </w:tcPr>
          <w:p w14:paraId="52C3FE0B">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邮政编码</w:t>
            </w:r>
          </w:p>
        </w:tc>
        <w:tc>
          <w:tcPr>
            <w:tcW w:w="1756" w:type="dxa"/>
            <w:gridSpan w:val="2"/>
            <w:vAlign w:val="center"/>
          </w:tcPr>
          <w:p w14:paraId="17F53A53">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2A1A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1728" w:type="dxa"/>
            <w:vMerge w:val="restart"/>
            <w:vAlign w:val="center"/>
          </w:tcPr>
          <w:p w14:paraId="1EF44AC3">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联系方式</w:t>
            </w:r>
          </w:p>
        </w:tc>
        <w:tc>
          <w:tcPr>
            <w:tcW w:w="1091" w:type="dxa"/>
            <w:vAlign w:val="center"/>
          </w:tcPr>
          <w:p w14:paraId="44142CD0">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联系人</w:t>
            </w:r>
          </w:p>
        </w:tc>
        <w:tc>
          <w:tcPr>
            <w:tcW w:w="2329" w:type="dxa"/>
            <w:gridSpan w:val="2"/>
            <w:vAlign w:val="center"/>
          </w:tcPr>
          <w:p w14:paraId="2B8A5FA0">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664" w:type="dxa"/>
            <w:vAlign w:val="center"/>
          </w:tcPr>
          <w:p w14:paraId="6D03E435">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电 话</w:t>
            </w:r>
          </w:p>
        </w:tc>
        <w:tc>
          <w:tcPr>
            <w:tcW w:w="1756" w:type="dxa"/>
            <w:gridSpan w:val="2"/>
            <w:vAlign w:val="center"/>
          </w:tcPr>
          <w:p w14:paraId="36AA3D4C">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25D5F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728" w:type="dxa"/>
            <w:vMerge w:val="continue"/>
            <w:vAlign w:val="center"/>
          </w:tcPr>
          <w:p w14:paraId="76C11224">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091" w:type="dxa"/>
            <w:vAlign w:val="center"/>
          </w:tcPr>
          <w:p w14:paraId="0197B54B">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传  真</w:t>
            </w:r>
          </w:p>
        </w:tc>
        <w:tc>
          <w:tcPr>
            <w:tcW w:w="2329" w:type="dxa"/>
            <w:gridSpan w:val="2"/>
            <w:vAlign w:val="center"/>
          </w:tcPr>
          <w:p w14:paraId="58D783B2">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664" w:type="dxa"/>
            <w:vAlign w:val="center"/>
          </w:tcPr>
          <w:p w14:paraId="1AD4890E">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网 址</w:t>
            </w:r>
          </w:p>
        </w:tc>
        <w:tc>
          <w:tcPr>
            <w:tcW w:w="1756" w:type="dxa"/>
            <w:gridSpan w:val="2"/>
            <w:vAlign w:val="center"/>
          </w:tcPr>
          <w:p w14:paraId="3E5B2EFC">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4B4D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728" w:type="dxa"/>
            <w:vAlign w:val="center"/>
          </w:tcPr>
          <w:p w14:paraId="22431EB3">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组织结构</w:t>
            </w:r>
          </w:p>
        </w:tc>
        <w:tc>
          <w:tcPr>
            <w:tcW w:w="6840" w:type="dxa"/>
            <w:gridSpan w:val="6"/>
            <w:vAlign w:val="center"/>
          </w:tcPr>
          <w:p w14:paraId="0D518695">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157F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728" w:type="dxa"/>
            <w:vAlign w:val="center"/>
          </w:tcPr>
          <w:p w14:paraId="747E8611">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法定代表人</w:t>
            </w:r>
          </w:p>
        </w:tc>
        <w:tc>
          <w:tcPr>
            <w:tcW w:w="1091" w:type="dxa"/>
            <w:vAlign w:val="center"/>
          </w:tcPr>
          <w:p w14:paraId="0103492C">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姓名</w:t>
            </w:r>
          </w:p>
        </w:tc>
        <w:tc>
          <w:tcPr>
            <w:tcW w:w="1050" w:type="dxa"/>
            <w:vAlign w:val="center"/>
          </w:tcPr>
          <w:p w14:paraId="1E8EAB2D">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279" w:type="dxa"/>
            <w:vAlign w:val="center"/>
          </w:tcPr>
          <w:p w14:paraId="1A0C0249">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技术职称</w:t>
            </w:r>
          </w:p>
        </w:tc>
        <w:tc>
          <w:tcPr>
            <w:tcW w:w="1664" w:type="dxa"/>
            <w:vAlign w:val="center"/>
          </w:tcPr>
          <w:p w14:paraId="6466F523">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764" w:type="dxa"/>
            <w:vAlign w:val="center"/>
          </w:tcPr>
          <w:p w14:paraId="165A72AE">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电话</w:t>
            </w:r>
          </w:p>
        </w:tc>
        <w:tc>
          <w:tcPr>
            <w:tcW w:w="992" w:type="dxa"/>
            <w:vAlign w:val="center"/>
          </w:tcPr>
          <w:p w14:paraId="51083BEB">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42E16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728" w:type="dxa"/>
            <w:vAlign w:val="center"/>
          </w:tcPr>
          <w:p w14:paraId="06FE5322">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技术负责人</w:t>
            </w:r>
          </w:p>
        </w:tc>
        <w:tc>
          <w:tcPr>
            <w:tcW w:w="1091" w:type="dxa"/>
            <w:vAlign w:val="center"/>
          </w:tcPr>
          <w:p w14:paraId="218CFB18">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姓名</w:t>
            </w:r>
          </w:p>
        </w:tc>
        <w:tc>
          <w:tcPr>
            <w:tcW w:w="1050" w:type="dxa"/>
            <w:vAlign w:val="center"/>
          </w:tcPr>
          <w:p w14:paraId="62AC331A">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279" w:type="dxa"/>
            <w:vAlign w:val="center"/>
          </w:tcPr>
          <w:p w14:paraId="1A938ED6">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技术职称</w:t>
            </w:r>
          </w:p>
        </w:tc>
        <w:tc>
          <w:tcPr>
            <w:tcW w:w="1664" w:type="dxa"/>
            <w:vAlign w:val="center"/>
          </w:tcPr>
          <w:p w14:paraId="2E4D3793">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764" w:type="dxa"/>
            <w:vAlign w:val="center"/>
          </w:tcPr>
          <w:p w14:paraId="6DBA1A14">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电话</w:t>
            </w:r>
          </w:p>
        </w:tc>
        <w:tc>
          <w:tcPr>
            <w:tcW w:w="992" w:type="dxa"/>
            <w:vAlign w:val="center"/>
          </w:tcPr>
          <w:p w14:paraId="1A0B6AB7">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54E3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28" w:type="dxa"/>
            <w:vAlign w:val="center"/>
          </w:tcPr>
          <w:p w14:paraId="5AC91529">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成立时间</w:t>
            </w:r>
          </w:p>
        </w:tc>
        <w:tc>
          <w:tcPr>
            <w:tcW w:w="2141" w:type="dxa"/>
            <w:gridSpan w:val="2"/>
            <w:vAlign w:val="center"/>
          </w:tcPr>
          <w:p w14:paraId="6AF90B2C">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4699" w:type="dxa"/>
            <w:gridSpan w:val="4"/>
            <w:vAlign w:val="center"/>
          </w:tcPr>
          <w:p w14:paraId="5894A441">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员工总人数：</w:t>
            </w:r>
          </w:p>
        </w:tc>
      </w:tr>
      <w:tr w14:paraId="5C8A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1728" w:type="dxa"/>
            <w:vAlign w:val="center"/>
          </w:tcPr>
          <w:p w14:paraId="65103891">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企业资质等级</w:t>
            </w:r>
          </w:p>
        </w:tc>
        <w:tc>
          <w:tcPr>
            <w:tcW w:w="2141" w:type="dxa"/>
            <w:gridSpan w:val="2"/>
            <w:vAlign w:val="center"/>
          </w:tcPr>
          <w:p w14:paraId="5BDB7435">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279" w:type="dxa"/>
            <w:vMerge w:val="restart"/>
            <w:vAlign w:val="center"/>
          </w:tcPr>
          <w:p w14:paraId="2AE16F54">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其中</w:t>
            </w:r>
          </w:p>
        </w:tc>
        <w:tc>
          <w:tcPr>
            <w:tcW w:w="1664" w:type="dxa"/>
            <w:vAlign w:val="center"/>
          </w:tcPr>
          <w:p w14:paraId="1A2EDB1C">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项目经理</w:t>
            </w:r>
          </w:p>
        </w:tc>
        <w:tc>
          <w:tcPr>
            <w:tcW w:w="1756" w:type="dxa"/>
            <w:gridSpan w:val="2"/>
            <w:vAlign w:val="center"/>
          </w:tcPr>
          <w:p w14:paraId="5CECDEB5">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53E5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1728" w:type="dxa"/>
            <w:vAlign w:val="center"/>
          </w:tcPr>
          <w:p w14:paraId="7FF104CD">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统一社会信用代码</w:t>
            </w:r>
          </w:p>
        </w:tc>
        <w:tc>
          <w:tcPr>
            <w:tcW w:w="2141" w:type="dxa"/>
            <w:gridSpan w:val="2"/>
            <w:vAlign w:val="center"/>
          </w:tcPr>
          <w:p w14:paraId="76D19928">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279" w:type="dxa"/>
            <w:vMerge w:val="continue"/>
            <w:vAlign w:val="center"/>
          </w:tcPr>
          <w:p w14:paraId="62ED3C4D">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664" w:type="dxa"/>
            <w:vAlign w:val="center"/>
          </w:tcPr>
          <w:p w14:paraId="18E05B20">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高级职称人员</w:t>
            </w:r>
          </w:p>
        </w:tc>
        <w:tc>
          <w:tcPr>
            <w:tcW w:w="1756" w:type="dxa"/>
            <w:gridSpan w:val="2"/>
            <w:vAlign w:val="center"/>
          </w:tcPr>
          <w:p w14:paraId="0E7456DA">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24A5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1728" w:type="dxa"/>
            <w:vAlign w:val="center"/>
          </w:tcPr>
          <w:p w14:paraId="03BF28E8">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注册资金</w:t>
            </w:r>
          </w:p>
        </w:tc>
        <w:tc>
          <w:tcPr>
            <w:tcW w:w="2141" w:type="dxa"/>
            <w:gridSpan w:val="2"/>
            <w:vAlign w:val="center"/>
          </w:tcPr>
          <w:p w14:paraId="50C2C682">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279" w:type="dxa"/>
            <w:vMerge w:val="continue"/>
            <w:vAlign w:val="center"/>
          </w:tcPr>
          <w:p w14:paraId="0D662E17">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664" w:type="dxa"/>
            <w:vAlign w:val="center"/>
          </w:tcPr>
          <w:p w14:paraId="2C09C449">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中级职称人员</w:t>
            </w:r>
          </w:p>
        </w:tc>
        <w:tc>
          <w:tcPr>
            <w:tcW w:w="1756" w:type="dxa"/>
            <w:gridSpan w:val="2"/>
            <w:vAlign w:val="center"/>
          </w:tcPr>
          <w:p w14:paraId="0A810841">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22607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28" w:type="dxa"/>
            <w:vAlign w:val="center"/>
          </w:tcPr>
          <w:p w14:paraId="2A74A5D4">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开户银行</w:t>
            </w:r>
          </w:p>
        </w:tc>
        <w:tc>
          <w:tcPr>
            <w:tcW w:w="2141" w:type="dxa"/>
            <w:gridSpan w:val="2"/>
            <w:vAlign w:val="center"/>
          </w:tcPr>
          <w:p w14:paraId="337E36D3">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279" w:type="dxa"/>
            <w:vMerge w:val="continue"/>
            <w:vAlign w:val="center"/>
          </w:tcPr>
          <w:p w14:paraId="21688119">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664" w:type="dxa"/>
            <w:vAlign w:val="center"/>
          </w:tcPr>
          <w:p w14:paraId="17A206FD">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初级职称人员</w:t>
            </w:r>
          </w:p>
        </w:tc>
        <w:tc>
          <w:tcPr>
            <w:tcW w:w="1756" w:type="dxa"/>
            <w:gridSpan w:val="2"/>
            <w:vAlign w:val="center"/>
          </w:tcPr>
          <w:p w14:paraId="1DDAEBE3">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6B9E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1728" w:type="dxa"/>
            <w:vAlign w:val="center"/>
          </w:tcPr>
          <w:p w14:paraId="4B6330A1">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账号</w:t>
            </w:r>
          </w:p>
        </w:tc>
        <w:tc>
          <w:tcPr>
            <w:tcW w:w="2141" w:type="dxa"/>
            <w:gridSpan w:val="2"/>
            <w:vAlign w:val="center"/>
          </w:tcPr>
          <w:p w14:paraId="45BE9D8B">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279" w:type="dxa"/>
            <w:vMerge w:val="continue"/>
            <w:vAlign w:val="center"/>
          </w:tcPr>
          <w:p w14:paraId="78794AF1">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c>
          <w:tcPr>
            <w:tcW w:w="1664" w:type="dxa"/>
            <w:vAlign w:val="center"/>
          </w:tcPr>
          <w:p w14:paraId="360809BA">
            <w:pPr>
              <w:keepNext w:val="0"/>
              <w:keepLines w:val="0"/>
              <w:pageBreakBefore w:val="0"/>
              <w:widowControl/>
              <w:kinsoku w:val="0"/>
              <w:wordWrap/>
              <w:overflow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技  工</w:t>
            </w:r>
          </w:p>
        </w:tc>
        <w:tc>
          <w:tcPr>
            <w:tcW w:w="1756" w:type="dxa"/>
            <w:gridSpan w:val="2"/>
            <w:vAlign w:val="center"/>
          </w:tcPr>
          <w:p w14:paraId="5F445A3E">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r w14:paraId="1AD1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0" w:hRule="atLeast"/>
          <w:jc w:val="center"/>
        </w:trPr>
        <w:tc>
          <w:tcPr>
            <w:tcW w:w="1728" w:type="dxa"/>
            <w:vAlign w:val="center"/>
          </w:tcPr>
          <w:p w14:paraId="6B11CFE7">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经营范围</w:t>
            </w:r>
          </w:p>
        </w:tc>
        <w:tc>
          <w:tcPr>
            <w:tcW w:w="6840" w:type="dxa"/>
            <w:gridSpan w:val="6"/>
            <w:vAlign w:val="center"/>
          </w:tcPr>
          <w:p w14:paraId="6A690F6F">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p w14:paraId="444D3DD4">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p w14:paraId="5370FAA0">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p w14:paraId="3E5F345C">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p w14:paraId="6B4A1FDB">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left"/>
              <w:textAlignment w:val="baseline"/>
              <w:rPr>
                <w:rFonts w:hint="eastAsia" w:ascii="黑体" w:hAnsi="黑体" w:eastAsia="黑体" w:cs="黑体"/>
                <w:snapToGrid w:val="0"/>
                <w:kern w:val="0"/>
                <w:sz w:val="24"/>
                <w:szCs w:val="24"/>
                <w:lang w:eastAsia="en-US"/>
              </w:rPr>
            </w:pPr>
          </w:p>
        </w:tc>
      </w:tr>
      <w:tr w14:paraId="18414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728" w:type="dxa"/>
            <w:vAlign w:val="center"/>
          </w:tcPr>
          <w:p w14:paraId="021F9534">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r>
              <w:rPr>
                <w:rFonts w:hint="eastAsia" w:ascii="黑体" w:hAnsi="黑体" w:eastAsia="黑体" w:cs="黑体"/>
                <w:snapToGrid w:val="0"/>
                <w:kern w:val="0"/>
                <w:sz w:val="24"/>
                <w:szCs w:val="24"/>
                <w:lang w:eastAsia="en-US"/>
              </w:rPr>
              <w:t>备注</w:t>
            </w:r>
          </w:p>
        </w:tc>
        <w:tc>
          <w:tcPr>
            <w:tcW w:w="6840" w:type="dxa"/>
            <w:gridSpan w:val="6"/>
            <w:vAlign w:val="center"/>
          </w:tcPr>
          <w:p w14:paraId="20C0D917">
            <w:pPr>
              <w:keepNext w:val="0"/>
              <w:keepLines w:val="0"/>
              <w:pageBreakBefore w:val="0"/>
              <w:widowControl/>
              <w:kinsoku w:val="0"/>
              <w:wordWrap/>
              <w:overflowPunct/>
              <w:topLinePunct/>
              <w:autoSpaceDE w:val="0"/>
              <w:autoSpaceDN w:val="0"/>
              <w:bidi w:val="0"/>
              <w:adjustRightInd/>
              <w:snapToGrid/>
              <w:spacing w:after="0" w:line="300" w:lineRule="exact"/>
              <w:ind w:firstLine="0" w:firstLineChars="0"/>
              <w:jc w:val="center"/>
              <w:textAlignment w:val="baseline"/>
              <w:rPr>
                <w:rFonts w:hint="eastAsia" w:ascii="黑体" w:hAnsi="黑体" w:eastAsia="黑体" w:cs="黑体"/>
                <w:snapToGrid w:val="0"/>
                <w:kern w:val="0"/>
                <w:sz w:val="24"/>
                <w:szCs w:val="24"/>
                <w:lang w:eastAsia="en-US"/>
              </w:rPr>
            </w:pPr>
          </w:p>
        </w:tc>
      </w:tr>
    </w:tbl>
    <w:p w14:paraId="499B9AD0">
      <w:pPr>
        <w:keepNext w:val="0"/>
        <w:keepLines w:val="0"/>
        <w:pageBreakBefore w:val="0"/>
        <w:kinsoku/>
        <w:wordWrap w:val="0"/>
        <w:overflowPunct/>
        <w:topLinePunct/>
        <w:autoSpaceDE w:val="0"/>
        <w:autoSpaceDN w:val="0"/>
        <w:bidi w:val="0"/>
        <w:adjustRightInd/>
        <w:snapToGrid/>
        <w:spacing w:after="0" w:line="560" w:lineRule="exact"/>
        <w:ind w:firstLine="560"/>
        <w:textAlignment w:val="auto"/>
        <w:rPr>
          <w:rFonts w:hint="eastAsia" w:ascii="宋体" w:hAnsi="宋体" w:eastAsia="宋体" w:cs="宋体"/>
          <w:sz w:val="24"/>
          <w:szCs w:val="24"/>
        </w:rPr>
      </w:pPr>
      <w:r>
        <w:rPr>
          <w:rFonts w:hint="eastAsia" w:ascii="宋体" w:hAnsi="宋体" w:eastAsia="宋体" w:cs="宋体"/>
          <w:sz w:val="24"/>
          <w:szCs w:val="24"/>
        </w:rPr>
        <w:t xml:space="preserve"> </w:t>
      </w:r>
      <w:bookmarkStart w:id="1049" w:name="_Hlk210329078"/>
      <w:r>
        <w:rPr>
          <w:rFonts w:hint="eastAsia" w:ascii="宋体" w:hAnsi="宋体" w:eastAsia="宋体" w:cs="宋体"/>
          <w:sz w:val="24"/>
          <w:szCs w:val="24"/>
        </w:rPr>
        <w:t>注：1. 投标人应根据投标人须知第3.5项的要求在本表后附相关证明材料的复印件（在“6.商务部分评审表”已经提供的相关证明材料，本表后不再重复提供）。</w:t>
      </w:r>
    </w:p>
    <w:bookmarkEnd w:id="1049"/>
    <w:p w14:paraId="517F8A46">
      <w:pPr>
        <w:pStyle w:val="2"/>
        <w:numPr>
          <w:ilvl w:val="0"/>
          <w:numId w:val="3"/>
        </w:numPr>
        <w:bidi w:val="0"/>
        <w:ind w:left="0" w:leftChars="0" w:firstLine="0" w:firstLineChars="0"/>
        <w:jc w:val="center"/>
        <w:rPr>
          <w:rFonts w:hint="eastAsia"/>
        </w:rPr>
      </w:pPr>
      <w:r>
        <w:rPr>
          <w:rFonts w:hint="eastAsia"/>
        </w:rPr>
        <w:br w:type="page"/>
      </w:r>
    </w:p>
    <w:p w14:paraId="1D737632">
      <w:pPr>
        <w:snapToGrid w:val="0"/>
        <w:spacing w:line="360" w:lineRule="auto"/>
        <w:rPr>
          <w:rFonts w:hint="eastAsia" w:ascii="宋体" w:hAnsi="宋体" w:eastAsia="宋体" w:cs="宋体"/>
        </w:rPr>
      </w:pPr>
    </w:p>
    <w:p w14:paraId="1C287BCE">
      <w:pPr>
        <w:spacing w:line="360" w:lineRule="auto"/>
        <w:ind w:left="0" w:leftChars="0" w:firstLine="0" w:firstLineChars="0"/>
        <w:jc w:val="center"/>
        <w:rPr>
          <w:rFonts w:hint="eastAsia" w:ascii="宋体" w:hAnsi="宋体" w:eastAsia="宋体" w:cs="宋体"/>
          <w:b/>
          <w:color w:val="000000"/>
          <w:sz w:val="32"/>
          <w:szCs w:val="32"/>
          <w:u w:val="single"/>
          <w:lang w:eastAsia="zh-CN"/>
        </w:rPr>
      </w:pPr>
      <w:bookmarkStart w:id="1050" w:name="_Toc512713207"/>
      <w:r>
        <w:rPr>
          <w:rFonts w:hint="eastAsia" w:cs="宋体"/>
          <w:b/>
          <w:color w:val="000000"/>
          <w:sz w:val="32"/>
          <w:szCs w:val="32"/>
          <w:lang w:val="en-US" w:eastAsia="zh-CN"/>
        </w:rPr>
        <w:t>5.</w:t>
      </w:r>
      <w:r>
        <w:rPr>
          <w:rFonts w:hint="eastAsia" w:ascii="宋体" w:hAnsi="宋体" w:eastAsia="宋体" w:cs="宋体"/>
          <w:b/>
          <w:color w:val="000000"/>
          <w:sz w:val="32"/>
          <w:szCs w:val="32"/>
        </w:rPr>
        <w:t>承 诺 函</w:t>
      </w:r>
    </w:p>
    <w:p w14:paraId="52473413">
      <w:pPr>
        <w:spacing w:line="360" w:lineRule="auto"/>
        <w:rPr>
          <w:rFonts w:hint="eastAsia" w:ascii="宋体" w:hAnsi="宋体" w:eastAsia="宋体" w:cs="宋体"/>
          <w:color w:val="000000"/>
          <w:szCs w:val="21"/>
          <w:u w:val="single"/>
        </w:rPr>
      </w:pPr>
    </w:p>
    <w:p w14:paraId="7DCAD8BA">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0" w:firstLineChars="0"/>
        <w:textAlignment w:val="auto"/>
        <w:rPr>
          <w:rFonts w:hint="eastAsia" w:ascii="宋体" w:hAnsi="宋体" w:eastAsia="宋体" w:cs="宋体"/>
          <w:szCs w:val="21"/>
        </w:rPr>
      </w:pPr>
      <w:r>
        <w:rPr>
          <w:rFonts w:hint="eastAsia" w:cs="宋体"/>
          <w:szCs w:val="21"/>
          <w:u w:val="single"/>
          <w:lang w:val="en-US" w:eastAsia="zh-CN"/>
        </w:rPr>
        <w:t xml:space="preserve">                   </w:t>
      </w:r>
      <w:r>
        <w:rPr>
          <w:rFonts w:hint="eastAsia" w:ascii="宋体" w:hAnsi="宋体" w:eastAsia="宋体" w:cs="宋体"/>
          <w:szCs w:val="21"/>
        </w:rPr>
        <w:t>（招标人名称）：</w:t>
      </w:r>
    </w:p>
    <w:p w14:paraId="5A65C146">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480" w:firstLineChars="200"/>
        <w:textAlignment w:val="auto"/>
        <w:rPr>
          <w:rFonts w:hint="eastAsia" w:ascii="宋体" w:hAnsi="宋体" w:eastAsia="宋体" w:cs="宋体"/>
          <w:szCs w:val="21"/>
        </w:rPr>
      </w:pPr>
      <w:r>
        <w:rPr>
          <w:rFonts w:hint="eastAsia" w:ascii="宋体" w:hAnsi="宋体" w:eastAsia="宋体" w:cs="宋体"/>
          <w:szCs w:val="21"/>
        </w:rPr>
        <w:t>我方在此声明</w:t>
      </w:r>
      <w:r>
        <w:rPr>
          <w:rFonts w:hint="eastAsia" w:cs="宋体"/>
          <w:szCs w:val="21"/>
          <w:lang w:eastAsia="zh-CN"/>
        </w:rPr>
        <w:t>：</w:t>
      </w:r>
    </w:p>
    <w:p w14:paraId="3BF975FC">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480" w:firstLineChars="200"/>
        <w:textAlignment w:val="auto"/>
        <w:rPr>
          <w:rFonts w:hint="eastAsia" w:ascii="宋体" w:hAnsi="宋体" w:eastAsia="宋体" w:cs="宋体"/>
          <w:szCs w:val="21"/>
        </w:rPr>
      </w:pPr>
      <w:r>
        <w:rPr>
          <w:rFonts w:hint="eastAsia" w:ascii="宋体" w:hAnsi="宋体" w:eastAsia="宋体" w:cs="宋体"/>
          <w:szCs w:val="21"/>
        </w:rPr>
        <w:t>（1）我方拟派往</w:t>
      </w:r>
      <w:r>
        <w:rPr>
          <w:rFonts w:hint="eastAsia" w:ascii="宋体" w:hAnsi="宋体" w:eastAsia="宋体" w:cs="宋体"/>
          <w:szCs w:val="21"/>
          <w:u w:val="single"/>
        </w:rPr>
        <w:t xml:space="preserve">        （项目名称）      </w:t>
      </w:r>
      <w:r>
        <w:rPr>
          <w:rFonts w:hint="eastAsia" w:ascii="宋体" w:hAnsi="宋体" w:eastAsia="宋体" w:cs="宋体"/>
          <w:szCs w:val="21"/>
        </w:rPr>
        <w:t>标段（以下简称“本工程”）的项目经理</w:t>
      </w:r>
      <w:r>
        <w:rPr>
          <w:rFonts w:hint="eastAsia" w:ascii="宋体" w:hAnsi="宋体" w:eastAsia="宋体" w:cs="宋体"/>
          <w:szCs w:val="21"/>
          <w:u w:val="single"/>
        </w:rPr>
        <w:t xml:space="preserve">           （项目经理姓名）</w:t>
      </w:r>
      <w:r>
        <w:rPr>
          <w:rFonts w:hint="eastAsia" w:ascii="宋体" w:hAnsi="宋体" w:eastAsia="宋体" w:cs="宋体"/>
          <w:szCs w:val="21"/>
        </w:rPr>
        <w:t>，投标截止日前在全国范围内无在建工程且在投标截止日前6个月内未发生过变更或更换，为本单位正式员工且在本单位缴纳社保，中标后常驻工地。</w:t>
      </w:r>
    </w:p>
    <w:p w14:paraId="2CE215FE">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480" w:firstLineChars="200"/>
        <w:textAlignment w:val="auto"/>
        <w:rPr>
          <w:rFonts w:hint="eastAsia" w:ascii="宋体" w:hAnsi="宋体" w:eastAsia="宋体" w:cs="宋体"/>
          <w:szCs w:val="21"/>
        </w:rPr>
      </w:pPr>
      <w:r>
        <w:rPr>
          <w:rFonts w:hint="eastAsia" w:ascii="宋体" w:hAnsi="宋体" w:eastAsia="宋体" w:cs="宋体"/>
          <w:szCs w:val="21"/>
        </w:rPr>
        <w:t>（2）承诺项目授权代表、项目部全体人员为本单位正式员工且在本单位缴纳社保，项目部全体人员中标后常驻工地。</w:t>
      </w:r>
    </w:p>
    <w:p w14:paraId="47730CFB">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480" w:firstLineChars="200"/>
        <w:textAlignment w:val="auto"/>
        <w:rPr>
          <w:rFonts w:hint="eastAsia" w:ascii="宋体" w:hAnsi="宋体" w:eastAsia="宋体" w:cs="宋体"/>
          <w:szCs w:val="21"/>
        </w:rPr>
      </w:pPr>
      <w:r>
        <w:rPr>
          <w:rFonts w:hint="eastAsia" w:ascii="宋体" w:hAnsi="宋体" w:eastAsia="宋体" w:cs="宋体"/>
          <w:szCs w:val="21"/>
        </w:rPr>
        <w:t>（3）承诺执行《烟台市建筑工程施工现场关键岗位人员配备和在岗履职管理办法》（烟建建管</w:t>
      </w:r>
      <w:r>
        <w:rPr>
          <w:rFonts w:hint="eastAsia" w:cs="宋体"/>
          <w:szCs w:val="21"/>
          <w:lang w:eastAsia="zh-CN"/>
        </w:rPr>
        <w:t>〔2022〕9号</w:t>
      </w:r>
      <w:r>
        <w:rPr>
          <w:rFonts w:hint="eastAsia" w:ascii="宋体" w:hAnsi="宋体" w:eastAsia="宋体" w:cs="宋体"/>
          <w:szCs w:val="21"/>
        </w:rPr>
        <w:t>）。承诺关键岗位人员不同时在其他建筑工程项目中任职，也不在本项目上兼任其他岗位。承诺从投标文件提交之日起至评标结束之日，投标文件中承诺的关键岗位人员不在其他项目投标中重复使用。承诺已经中标项目中的关键岗位人员不重复参与其他项目投标。</w:t>
      </w:r>
    </w:p>
    <w:p w14:paraId="4F198F2E">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480" w:firstLineChars="200"/>
        <w:textAlignment w:val="auto"/>
        <w:rPr>
          <w:rFonts w:hint="eastAsia" w:ascii="宋体" w:hAnsi="宋体" w:eastAsia="宋体" w:cs="宋体"/>
          <w:szCs w:val="21"/>
        </w:rPr>
      </w:pPr>
      <w:r>
        <w:rPr>
          <w:rFonts w:hint="eastAsia" w:ascii="宋体" w:hAnsi="宋体" w:eastAsia="宋体" w:cs="宋体"/>
          <w:szCs w:val="21"/>
        </w:rPr>
        <w:t>（4）我单位提供的投标文件及所有证件真实完整，且不存在投标人须知正文部分中第“1.4.3 ”条列出的情形。</w:t>
      </w:r>
    </w:p>
    <w:p w14:paraId="76880AFD">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480" w:firstLineChars="200"/>
        <w:textAlignment w:val="auto"/>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5</w:t>
      </w:r>
      <w:r>
        <w:rPr>
          <w:rFonts w:hint="eastAsia" w:ascii="宋体" w:hAnsi="宋体" w:eastAsia="宋体" w:cs="宋体"/>
          <w:szCs w:val="21"/>
        </w:rPr>
        <w:t>）承诺未被工商行政管理机关</w:t>
      </w:r>
      <w:r>
        <w:rPr>
          <w:rFonts w:hint="eastAsia" w:cs="宋体"/>
          <w:szCs w:val="21"/>
          <w:lang w:eastAsia="zh-CN"/>
        </w:rPr>
        <w:t>在国家企业信用信息公示系统</w:t>
      </w:r>
      <w:r>
        <w:rPr>
          <w:rFonts w:hint="eastAsia" w:ascii="宋体" w:hAnsi="宋体" w:eastAsia="宋体" w:cs="宋体"/>
          <w:szCs w:val="21"/>
        </w:rPr>
        <w:t>中列入严重违法失信企业名单；未被最高人民法院在“信用中国”网站或中国执行信息公开网列入失信被执行人名单。</w:t>
      </w:r>
    </w:p>
    <w:p w14:paraId="3B73A764">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480" w:firstLineChars="200"/>
        <w:textAlignment w:val="auto"/>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6</w:t>
      </w:r>
      <w:r>
        <w:rPr>
          <w:rFonts w:hint="eastAsia" w:ascii="宋体" w:hAnsi="宋体" w:eastAsia="宋体" w:cs="宋体"/>
          <w:szCs w:val="21"/>
        </w:rPr>
        <w:t>）承诺严格按照《烟台市建筑工人实名制管理办法（试行）</w:t>
      </w:r>
      <w:r>
        <w:rPr>
          <w:rFonts w:hint="eastAsia" w:cs="宋体"/>
          <w:szCs w:val="21"/>
          <w:lang w:eastAsia="zh-CN"/>
        </w:rPr>
        <w:t>》《</w:t>
      </w:r>
      <w:r>
        <w:rPr>
          <w:rFonts w:hint="eastAsia" w:ascii="宋体" w:hAnsi="宋体" w:eastAsia="宋体" w:cs="宋体"/>
          <w:szCs w:val="21"/>
        </w:rPr>
        <w:t>关于进一步落实房屋建筑和市政工程领域实名制管理的通知》的要求应用企业建筑工人实名制管理系统，实施实名制管理。</w:t>
      </w:r>
    </w:p>
    <w:p w14:paraId="5744786D">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480" w:firstLineChars="200"/>
        <w:textAlignment w:val="auto"/>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7</w:t>
      </w:r>
      <w:r>
        <w:rPr>
          <w:rFonts w:hint="eastAsia" w:ascii="宋体" w:hAnsi="宋体" w:eastAsia="宋体" w:cs="宋体"/>
          <w:szCs w:val="21"/>
        </w:rPr>
        <w:t>）承诺中标后严格按建设行政主管部门规定办理农民工工资有关事宜，若发生拖欠农民工工资情况的，由我单位负责，招标人不承担责任。</w:t>
      </w:r>
    </w:p>
    <w:p w14:paraId="437C6520">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480" w:firstLineChars="200"/>
        <w:textAlignment w:val="auto"/>
        <w:rPr>
          <w:rFonts w:hint="eastAsia" w:ascii="宋体" w:hAnsi="宋体" w:eastAsia="宋体" w:cs="宋体"/>
          <w:szCs w:val="21"/>
        </w:rPr>
      </w:pPr>
      <w:r>
        <w:rPr>
          <w:rFonts w:hint="eastAsia" w:ascii="宋体" w:hAnsi="宋体" w:eastAsia="宋体" w:cs="宋体"/>
          <w:szCs w:val="21"/>
        </w:rPr>
        <w:t>我方保证上述信息的真实和准确。若有不符，我方将被视为违反《中华人民共和国招标投标法实施条例》第六十八条规定，自愿接受相应处罚。我方完全同意招标人扣除投标保证金（保函形式的按照保函要求赔偿招标人损失），并承担因我方就此弄虚作假所引起的一切法律后果。</w:t>
      </w:r>
    </w:p>
    <w:p w14:paraId="36807976">
      <w:pPr>
        <w:keepNext w:val="0"/>
        <w:keepLines w:val="0"/>
        <w:pageBreakBefore w:val="0"/>
        <w:widowControl w:val="0"/>
        <w:kinsoku/>
        <w:wordWrap/>
        <w:overflowPunct/>
        <w:topLinePunct w:val="0"/>
        <w:autoSpaceDE w:val="0"/>
        <w:autoSpaceDN w:val="0"/>
        <w:bidi w:val="0"/>
        <w:adjustRightInd/>
        <w:snapToGrid/>
        <w:spacing w:line="560" w:lineRule="exact"/>
        <w:ind w:left="0" w:leftChars="0" w:right="0" w:firstLine="480" w:firstLineChars="200"/>
        <w:textAlignment w:val="auto"/>
        <w:rPr>
          <w:rFonts w:hint="eastAsia" w:ascii="宋体" w:hAnsi="宋体" w:eastAsia="宋体" w:cs="宋体"/>
          <w:szCs w:val="21"/>
        </w:rPr>
      </w:pPr>
      <w:r>
        <w:rPr>
          <w:rFonts w:hint="eastAsia" w:ascii="宋体" w:hAnsi="宋体" w:eastAsia="宋体" w:cs="宋体"/>
          <w:szCs w:val="21"/>
        </w:rPr>
        <w:t>特此承诺。</w:t>
      </w:r>
    </w:p>
    <w:p w14:paraId="2B5E1D5A">
      <w:pPr>
        <w:keepNext w:val="0"/>
        <w:keepLines w:val="0"/>
        <w:pageBreakBefore w:val="0"/>
        <w:widowControl w:val="0"/>
        <w:kinsoku/>
        <w:wordWrap/>
        <w:overflowPunct/>
        <w:topLinePunct w:val="0"/>
        <w:autoSpaceDE w:val="0"/>
        <w:autoSpaceDN w:val="0"/>
        <w:bidi w:val="0"/>
        <w:adjustRightInd/>
        <w:snapToGrid/>
        <w:spacing w:line="560" w:lineRule="exact"/>
        <w:ind w:left="0" w:right="0" w:firstLine="5760" w:firstLineChars="2400"/>
        <w:jc w:val="both"/>
        <w:textAlignment w:val="auto"/>
        <w:rPr>
          <w:rFonts w:hint="eastAsia" w:ascii="宋体" w:hAnsi="宋体" w:eastAsia="宋体" w:cs="宋体"/>
          <w:szCs w:val="21"/>
          <w:u w:val="single"/>
          <w:lang w:val="en-US" w:eastAsia="zh-CN"/>
        </w:rPr>
      </w:pPr>
      <w:r>
        <w:rPr>
          <w:rFonts w:hint="eastAsia" w:ascii="宋体" w:hAnsi="宋体" w:eastAsia="宋体" w:cs="宋体"/>
          <w:szCs w:val="21"/>
        </w:rPr>
        <w:t>投标人：</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p>
    <w:p w14:paraId="16395064">
      <w:pPr>
        <w:keepNext w:val="0"/>
        <w:keepLines w:val="0"/>
        <w:pageBreakBefore w:val="0"/>
        <w:widowControl w:val="0"/>
        <w:kinsoku/>
        <w:wordWrap/>
        <w:overflowPunct/>
        <w:topLinePunct w:val="0"/>
        <w:autoSpaceDE w:val="0"/>
        <w:autoSpaceDN w:val="0"/>
        <w:bidi w:val="0"/>
        <w:adjustRightInd/>
        <w:snapToGrid/>
        <w:spacing w:line="560" w:lineRule="exact"/>
        <w:ind w:left="0" w:right="0" w:firstLine="5760" w:firstLineChars="2400"/>
        <w:jc w:val="both"/>
        <w:textAlignment w:val="auto"/>
        <w:rPr>
          <w:rFonts w:hint="eastAsia" w:ascii="宋体" w:hAnsi="宋体" w:eastAsia="宋体" w:cs="宋体"/>
          <w:szCs w:val="21"/>
          <w:u w:val="single"/>
        </w:rPr>
      </w:pPr>
      <w:r>
        <w:rPr>
          <w:rFonts w:hint="eastAsia" w:ascii="宋体" w:hAnsi="宋体" w:eastAsia="宋体" w:cs="宋体"/>
          <w:szCs w:val="21"/>
        </w:rPr>
        <w:t>法定代表人：</w:t>
      </w:r>
      <w:r>
        <w:rPr>
          <w:rFonts w:hint="eastAsia" w:ascii="宋体" w:hAnsi="宋体" w:eastAsia="宋体" w:cs="宋体"/>
          <w:szCs w:val="21"/>
          <w:u w:val="single"/>
        </w:rPr>
        <w:t xml:space="preserve">           </w:t>
      </w:r>
      <w:r>
        <w:rPr>
          <w:rFonts w:hint="eastAsia" w:cs="宋体"/>
          <w:szCs w:val="21"/>
          <w:u w:val="single"/>
          <w:lang w:val="en-US" w:eastAsia="zh-CN"/>
        </w:rPr>
        <w:t xml:space="preserve">  </w:t>
      </w:r>
      <w:r>
        <w:rPr>
          <w:rFonts w:hint="eastAsia" w:ascii="宋体" w:hAnsi="宋体" w:eastAsia="宋体" w:cs="宋体"/>
          <w:szCs w:val="21"/>
          <w:u w:val="single"/>
        </w:rPr>
        <w:t xml:space="preserve">   </w:t>
      </w:r>
    </w:p>
    <w:p w14:paraId="00E69635">
      <w:pPr>
        <w:keepNext w:val="0"/>
        <w:keepLines w:val="0"/>
        <w:pageBreakBefore w:val="0"/>
        <w:widowControl w:val="0"/>
        <w:kinsoku/>
        <w:wordWrap/>
        <w:overflowPunct/>
        <w:topLinePunct w:val="0"/>
        <w:autoSpaceDE w:val="0"/>
        <w:autoSpaceDN w:val="0"/>
        <w:bidi w:val="0"/>
        <w:adjustRightInd/>
        <w:snapToGrid/>
        <w:spacing w:line="560" w:lineRule="exact"/>
        <w:ind w:left="0" w:right="0" w:firstLine="5760" w:firstLineChars="2400"/>
        <w:jc w:val="both"/>
        <w:textAlignment w:val="auto"/>
        <w:rPr>
          <w:rFonts w:hint="eastAsia" w:ascii="宋体" w:hAnsi="宋体" w:eastAsia="宋体" w:cs="宋体"/>
          <w:szCs w:val="21"/>
        </w:rPr>
      </w:pPr>
      <w:r>
        <w:rPr>
          <w:rFonts w:hint="eastAsia" w:ascii="宋体" w:hAnsi="宋体" w:eastAsia="宋体" w:cs="宋体"/>
          <w:szCs w:val="21"/>
        </w:rPr>
        <w:t xml:space="preserve">        年     月     日</w:t>
      </w:r>
    </w:p>
    <w:bookmarkEnd w:id="1050"/>
    <w:p w14:paraId="5400C7E7">
      <w:pPr>
        <w:pStyle w:val="226"/>
        <w:spacing w:line="480" w:lineRule="exact"/>
        <w:ind w:firstLine="482" w:firstLineChars="200"/>
        <w:rPr>
          <w:rFonts w:hint="eastAsia" w:ascii="宋体" w:hAnsi="宋体" w:eastAsia="宋体" w:cs="宋体"/>
          <w:b/>
          <w:color w:val="auto"/>
        </w:rPr>
      </w:pPr>
      <w:r>
        <w:rPr>
          <w:rFonts w:hint="eastAsia" w:ascii="宋体" w:hAnsi="宋体" w:eastAsia="宋体" w:cs="宋体"/>
          <w:b/>
          <w:bCs/>
          <w:color w:val="000000"/>
          <w:szCs w:val="21"/>
        </w:rPr>
        <w:br w:type="page"/>
      </w:r>
    </w:p>
    <w:p w14:paraId="7BA9C45E">
      <w:pPr>
        <w:pStyle w:val="23"/>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center"/>
        <w:textAlignment w:val="auto"/>
        <w:rPr>
          <w:rFonts w:hint="eastAsia" w:ascii="宋体" w:hAnsi="宋体" w:eastAsia="宋体" w:cs="宋体"/>
          <w:b/>
          <w:color w:val="000000"/>
          <w:sz w:val="28"/>
          <w:szCs w:val="28"/>
          <w:highlight w:val="none"/>
          <w:lang w:val="en-US" w:eastAsia="zh-CN"/>
        </w:rPr>
      </w:pPr>
      <w:r>
        <w:rPr>
          <w:rFonts w:hint="eastAsia" w:ascii="宋体" w:hAnsi="宋体" w:eastAsia="宋体" w:cs="宋体"/>
          <w:b/>
          <w:color w:val="000000"/>
          <w:sz w:val="28"/>
          <w:szCs w:val="28"/>
          <w:highlight w:val="none"/>
        </w:rPr>
        <w:t>中小企业、残疾人福利性单位声明函</w:t>
      </w:r>
      <w:r>
        <w:rPr>
          <w:rFonts w:hint="eastAsia" w:ascii="宋体" w:hAnsi="宋体" w:eastAsia="宋体" w:cs="宋体"/>
          <w:b/>
          <w:color w:val="000000"/>
          <w:sz w:val="28"/>
          <w:szCs w:val="28"/>
          <w:highlight w:val="none"/>
          <w:lang w:eastAsia="zh-CN"/>
        </w:rPr>
        <w:t>、</w:t>
      </w:r>
      <w:r>
        <w:rPr>
          <w:rFonts w:hint="eastAsia" w:ascii="宋体" w:hAnsi="宋体" w:eastAsia="宋体" w:cs="宋体"/>
          <w:b/>
          <w:sz w:val="28"/>
          <w:szCs w:val="28"/>
          <w:lang w:val="en-US" w:eastAsia="zh-CN"/>
        </w:rPr>
        <w:t>中小微企业承担比例承诺函</w:t>
      </w:r>
    </w:p>
    <w:p w14:paraId="365A7B0E">
      <w:pPr>
        <w:keepNext/>
        <w:keepLines/>
        <w:pageBreakBefore w:val="0"/>
        <w:widowControl w:val="0"/>
        <w:kinsoku/>
        <w:wordWrap/>
        <w:overflowPunct/>
        <w:topLinePunct w:val="0"/>
        <w:bidi w:val="0"/>
        <w:spacing w:line="560" w:lineRule="exact"/>
        <w:ind w:left="0" w:leftChars="0" w:right="0" w:firstLine="0" w:firstLineChars="0"/>
        <w:jc w:val="center"/>
        <w:textAlignment w:val="auto"/>
        <w:rPr>
          <w:rFonts w:hint="eastAsia" w:ascii="宋体" w:hAnsi="宋体" w:eastAsia="宋体" w:cs="宋体"/>
          <w:b/>
          <w:bCs/>
          <w:color w:val="000000"/>
          <w:kern w:val="44"/>
          <w:sz w:val="24"/>
          <w:szCs w:val="24"/>
          <w:highlight w:val="none"/>
        </w:rPr>
      </w:pPr>
      <w:r>
        <w:rPr>
          <w:rFonts w:hint="eastAsia" w:ascii="宋体" w:hAnsi="宋体" w:eastAsia="宋体" w:cs="宋体"/>
          <w:b/>
          <w:bCs/>
          <w:color w:val="000000"/>
          <w:kern w:val="44"/>
          <w:sz w:val="24"/>
          <w:szCs w:val="24"/>
          <w:highlight w:val="none"/>
        </w:rPr>
        <w:t>（一）中小企业声明函</w:t>
      </w:r>
    </w:p>
    <w:p w14:paraId="60F09EDA">
      <w:pPr>
        <w:pageBreakBefore w:val="0"/>
        <w:widowControl w:val="0"/>
        <w:kinsoku/>
        <w:wordWrap/>
        <w:overflowPunct/>
        <w:topLinePunct w:val="0"/>
        <w:bidi w:val="0"/>
        <w:spacing w:line="560" w:lineRule="exact"/>
        <w:ind w:left="0" w:leftChars="0" w:right="0" w:firstLine="0" w:firstLineChars="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项目编号：</w:t>
      </w:r>
    </w:p>
    <w:p w14:paraId="74E9DABD">
      <w:pPr>
        <w:pageBreakBefore w:val="0"/>
        <w:widowControl w:val="0"/>
        <w:kinsoku/>
        <w:wordWrap/>
        <w:overflowPunct/>
        <w:topLinePunct w:val="0"/>
        <w:bidi w:val="0"/>
        <w:spacing w:line="560" w:lineRule="exact"/>
        <w:ind w:right="0" w:firstLine="480" w:firstLineChars="20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本公司郑重声明，根据《政府采购促进中小企业发展管理办法》（财库﹝2020﹞46 号）的规定，本公司参加（单位名称）的（项目名称）采购活动，</w:t>
      </w:r>
      <w:r>
        <w:rPr>
          <w:rFonts w:hint="eastAsia" w:ascii="宋体" w:hAnsi="宋体" w:eastAsia="宋体" w:cs="宋体"/>
          <w:color w:val="000000"/>
          <w:sz w:val="24"/>
          <w:szCs w:val="24"/>
          <w:highlight w:val="none"/>
          <w:lang w:val="en-US" w:eastAsia="zh-CN"/>
        </w:rPr>
        <w:t>工程</w:t>
      </w:r>
      <w:r>
        <w:rPr>
          <w:rFonts w:hint="eastAsia" w:ascii="宋体" w:hAnsi="宋体" w:eastAsia="宋体" w:cs="宋体"/>
          <w:color w:val="000000"/>
          <w:sz w:val="24"/>
          <w:szCs w:val="24"/>
          <w:highlight w:val="none"/>
        </w:rPr>
        <w:t>全部由符合政策要求的中小企业承接，相关企业的具体情况如下：</w:t>
      </w:r>
    </w:p>
    <w:p w14:paraId="3D80DE32">
      <w:pPr>
        <w:pageBreakBefore w:val="0"/>
        <w:widowControl w:val="0"/>
        <w:kinsoku/>
        <w:wordWrap/>
        <w:overflowPunct/>
        <w:topLinePunct w:val="0"/>
        <w:bidi w:val="0"/>
        <w:spacing w:line="560" w:lineRule="exact"/>
        <w:ind w:right="0" w:firstLine="480" w:firstLineChars="20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u w:val="single"/>
        </w:rPr>
        <w:t>（ 标 的 名 称 ）</w:t>
      </w:r>
      <w:r>
        <w:rPr>
          <w:rFonts w:hint="eastAsia" w:ascii="宋体" w:hAnsi="宋体" w:eastAsia="宋体" w:cs="宋体"/>
          <w:color w:val="000000"/>
          <w:sz w:val="24"/>
          <w:szCs w:val="24"/>
          <w:highlight w:val="none"/>
        </w:rPr>
        <w:t xml:space="preserve"> ， 属于</w:t>
      </w:r>
      <w:r>
        <w:rPr>
          <w:rFonts w:hint="eastAsia" w:ascii="宋体" w:hAnsi="宋体" w:eastAsia="宋体" w:cs="宋体"/>
          <w:color w:val="000000"/>
          <w:sz w:val="24"/>
          <w:szCs w:val="24"/>
          <w:highlight w:val="none"/>
          <w:u w:val="single"/>
          <w:lang w:val="en-US" w:eastAsia="zh-CN"/>
        </w:rPr>
        <w:t>建筑业</w:t>
      </w:r>
      <w:r>
        <w:rPr>
          <w:rFonts w:hint="eastAsia" w:ascii="宋体" w:hAnsi="宋体" w:eastAsia="宋体" w:cs="宋体"/>
          <w:color w:val="000000"/>
          <w:sz w:val="24"/>
          <w:szCs w:val="24"/>
          <w:highlight w:val="none"/>
        </w:rPr>
        <w:t>行业；承建企业为</w:t>
      </w:r>
      <w:r>
        <w:rPr>
          <w:rFonts w:hint="eastAsia" w:ascii="宋体" w:hAnsi="宋体" w:eastAsia="宋体" w:cs="宋体"/>
          <w:color w:val="000000"/>
          <w:sz w:val="24"/>
          <w:szCs w:val="24"/>
          <w:highlight w:val="none"/>
          <w:u w:val="single"/>
        </w:rPr>
        <w:t xml:space="preserve">    （企业名称）   </w:t>
      </w:r>
      <w:r>
        <w:rPr>
          <w:rFonts w:hint="eastAsia" w:ascii="宋体" w:hAnsi="宋体" w:eastAsia="宋体" w:cs="宋体"/>
          <w:color w:val="000000"/>
          <w:sz w:val="24"/>
          <w:szCs w:val="24"/>
          <w:highlight w:val="none"/>
        </w:rPr>
        <w:t>，从业人员</w:t>
      </w:r>
      <w:r>
        <w:rPr>
          <w:rFonts w:hint="eastAsia" w:ascii="宋体" w:hAnsi="宋体" w:eastAsia="宋体" w:cs="宋体"/>
          <w:color w:val="000000"/>
          <w:sz w:val="24"/>
          <w:szCs w:val="24"/>
          <w:highlight w:val="none"/>
          <w:u w:val="single"/>
        </w:rPr>
        <w:t xml:space="preserve">    </w:t>
      </w:r>
      <w:r>
        <w:rPr>
          <w:rFonts w:hint="eastAsia" w:ascii="宋体" w:hAnsi="宋体" w:eastAsia="宋体" w:cs="宋体"/>
          <w:color w:val="000000"/>
          <w:sz w:val="24"/>
          <w:szCs w:val="24"/>
          <w:highlight w:val="none"/>
        </w:rPr>
        <w:t>人，营业收入为</w:t>
      </w:r>
      <w:r>
        <w:rPr>
          <w:rFonts w:hint="eastAsia" w:ascii="宋体" w:hAnsi="宋体" w:eastAsia="宋体" w:cs="宋体"/>
          <w:color w:val="000000"/>
          <w:sz w:val="24"/>
          <w:szCs w:val="24"/>
          <w:highlight w:val="none"/>
          <w:u w:val="single"/>
        </w:rPr>
        <w:t xml:space="preserve">    </w:t>
      </w:r>
      <w:r>
        <w:rPr>
          <w:rFonts w:hint="eastAsia" w:ascii="宋体" w:hAnsi="宋体" w:eastAsia="宋体" w:cs="宋体"/>
          <w:color w:val="000000"/>
          <w:sz w:val="24"/>
          <w:szCs w:val="24"/>
          <w:highlight w:val="none"/>
        </w:rPr>
        <w:t>万元，资产总额为</w:t>
      </w:r>
      <w:r>
        <w:rPr>
          <w:rFonts w:hint="eastAsia" w:ascii="宋体" w:hAnsi="宋体" w:eastAsia="宋体" w:cs="宋体"/>
          <w:color w:val="000000"/>
          <w:sz w:val="24"/>
          <w:szCs w:val="24"/>
          <w:highlight w:val="none"/>
          <w:u w:val="single"/>
        </w:rPr>
        <w:t xml:space="preserve">     </w:t>
      </w:r>
      <w:r>
        <w:rPr>
          <w:rFonts w:hint="eastAsia" w:ascii="宋体" w:hAnsi="宋体" w:eastAsia="宋体" w:cs="宋体"/>
          <w:color w:val="000000"/>
          <w:sz w:val="24"/>
          <w:szCs w:val="24"/>
          <w:highlight w:val="none"/>
        </w:rPr>
        <w:t>万元，属于</w:t>
      </w:r>
      <w:r>
        <w:rPr>
          <w:rFonts w:hint="eastAsia" w:ascii="宋体" w:hAnsi="宋体" w:eastAsia="宋体" w:cs="宋体"/>
          <w:color w:val="000000"/>
          <w:sz w:val="24"/>
          <w:szCs w:val="24"/>
          <w:highlight w:val="none"/>
          <w:u w:val="single"/>
        </w:rPr>
        <w:t xml:space="preserve"> （中型企业、小型企业、微型企业）</w:t>
      </w:r>
      <w:r>
        <w:rPr>
          <w:rFonts w:hint="eastAsia" w:ascii="宋体" w:hAnsi="宋体" w:eastAsia="宋体" w:cs="宋体"/>
          <w:color w:val="000000"/>
          <w:sz w:val="24"/>
          <w:szCs w:val="24"/>
          <w:highlight w:val="none"/>
        </w:rPr>
        <w:t>；</w:t>
      </w:r>
    </w:p>
    <w:p w14:paraId="48B6C5F4">
      <w:pPr>
        <w:pageBreakBefore w:val="0"/>
        <w:widowControl w:val="0"/>
        <w:kinsoku/>
        <w:wordWrap/>
        <w:overflowPunct/>
        <w:topLinePunct w:val="0"/>
        <w:bidi w:val="0"/>
        <w:spacing w:line="560" w:lineRule="exact"/>
        <w:ind w:right="0" w:firstLine="480" w:firstLineChars="20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w:t>
      </w:r>
    </w:p>
    <w:p w14:paraId="52058632">
      <w:pPr>
        <w:pageBreakBefore w:val="0"/>
        <w:widowControl w:val="0"/>
        <w:kinsoku/>
        <w:wordWrap/>
        <w:overflowPunct/>
        <w:topLinePunct w:val="0"/>
        <w:bidi w:val="0"/>
        <w:spacing w:line="560" w:lineRule="exact"/>
        <w:ind w:right="0" w:firstLine="480" w:firstLineChars="20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以上企业，不属于大企业的分支机构，不存在控股股东为大企业的情形，也不存在与大企业的负责人为同一人的情形。</w:t>
      </w:r>
    </w:p>
    <w:p w14:paraId="34597F4B">
      <w:pPr>
        <w:pageBreakBefore w:val="0"/>
        <w:widowControl w:val="0"/>
        <w:kinsoku/>
        <w:wordWrap/>
        <w:overflowPunct/>
        <w:topLinePunct w:val="0"/>
        <w:bidi w:val="0"/>
        <w:spacing w:line="560" w:lineRule="exact"/>
        <w:ind w:right="0" w:firstLine="480" w:firstLineChars="200"/>
        <w:textAlignment w:val="auto"/>
        <w:rPr>
          <w:rFonts w:hint="eastAsia" w:ascii="宋体" w:hAnsi="宋体" w:eastAsia="宋体" w:cs="宋体"/>
          <w:color w:val="000000"/>
          <w:sz w:val="24"/>
          <w:szCs w:val="24"/>
          <w:highlight w:val="none"/>
        </w:rPr>
      </w:pPr>
      <w:r>
        <w:rPr>
          <w:rFonts w:hint="eastAsia" w:ascii="宋体" w:hAnsi="宋体" w:eastAsia="宋体" w:cs="宋体"/>
          <w:color w:val="000000"/>
          <w:sz w:val="24"/>
          <w:szCs w:val="24"/>
          <w:highlight w:val="none"/>
        </w:rPr>
        <w:t>本企业对上述声明内容的真实性负责。如有虚假，将依法承担相应责任。</w:t>
      </w:r>
    </w:p>
    <w:p w14:paraId="2AE4799B">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000000"/>
          <w:kern w:val="0"/>
          <w:sz w:val="24"/>
          <w:szCs w:val="24"/>
          <w:highlight w:val="none"/>
        </w:rPr>
      </w:pPr>
      <w:r>
        <w:rPr>
          <w:rFonts w:hint="eastAsia" w:ascii="宋体" w:hAnsi="宋体" w:eastAsia="宋体" w:cs="宋体"/>
          <w:b/>
          <w:color w:val="000000"/>
          <w:kern w:val="0"/>
          <w:sz w:val="24"/>
          <w:szCs w:val="24"/>
          <w:highlight w:val="none"/>
          <w:lang w:val="en-US" w:eastAsia="zh-CN"/>
        </w:rPr>
        <w:t>投标单位</w:t>
      </w:r>
      <w:r>
        <w:rPr>
          <w:rFonts w:hint="eastAsia" w:ascii="宋体" w:hAnsi="宋体" w:eastAsia="宋体" w:cs="宋体"/>
          <w:b/>
          <w:color w:val="000000"/>
          <w:kern w:val="0"/>
          <w:sz w:val="24"/>
          <w:szCs w:val="24"/>
          <w:highlight w:val="none"/>
        </w:rPr>
        <w:t>全称（盖章）：</w:t>
      </w:r>
    </w:p>
    <w:p w14:paraId="3A7AF8C1">
      <w:pPr>
        <w:pageBreakBefore w:val="0"/>
        <w:widowControl w:val="0"/>
        <w:kinsoku/>
        <w:wordWrap/>
        <w:overflowPunct/>
        <w:topLinePunct w:val="0"/>
        <w:bidi w:val="0"/>
        <w:spacing w:line="560" w:lineRule="exact"/>
        <w:ind w:right="0" w:firstLine="482" w:firstLineChars="200"/>
        <w:textAlignment w:val="auto"/>
        <w:rPr>
          <w:rFonts w:hint="eastAsia" w:ascii="宋体" w:hAnsi="宋体" w:eastAsia="宋体" w:cs="宋体"/>
          <w:color w:val="auto"/>
          <w:sz w:val="24"/>
          <w:szCs w:val="24"/>
        </w:rPr>
      </w:pPr>
      <w:r>
        <w:rPr>
          <w:rFonts w:hint="eastAsia" w:ascii="宋体" w:hAnsi="宋体" w:eastAsia="宋体" w:cs="宋体"/>
          <w:b/>
          <w:color w:val="auto"/>
          <w:kern w:val="0"/>
          <w:sz w:val="24"/>
          <w:szCs w:val="24"/>
          <w:highlight w:val="none"/>
          <w:lang w:val="en-US" w:eastAsia="zh-CN"/>
        </w:rPr>
        <w:t>法定代表人或其委托代理人：</w:t>
      </w:r>
      <w:r>
        <w:rPr>
          <w:rFonts w:hint="eastAsia" w:ascii="宋体" w:hAnsi="宋体" w:eastAsia="宋体" w:cs="宋体"/>
          <w:b/>
          <w:color w:val="auto"/>
          <w:kern w:val="0"/>
          <w:sz w:val="24"/>
          <w:szCs w:val="24"/>
          <w:highlight w:val="none"/>
          <w:u w:val="single"/>
          <w:lang w:val="en-US" w:eastAsia="zh-CN"/>
        </w:rPr>
        <w:t xml:space="preserve">   </w:t>
      </w:r>
      <w:r>
        <w:rPr>
          <w:rFonts w:hint="eastAsia" w:ascii="宋体" w:hAnsi="宋体" w:eastAsia="宋体" w:cs="宋体"/>
          <w:b/>
          <w:color w:val="auto"/>
          <w:kern w:val="0"/>
          <w:sz w:val="24"/>
          <w:szCs w:val="24"/>
          <w:highlight w:val="none"/>
          <w:lang w:val="en-US" w:eastAsia="zh-CN"/>
        </w:rPr>
        <w:t>（签字或盖章）</w:t>
      </w:r>
    </w:p>
    <w:p w14:paraId="54ECFD9D">
      <w:pPr>
        <w:pageBreakBefore w:val="0"/>
        <w:widowControl w:val="0"/>
        <w:kinsoku/>
        <w:wordWrap/>
        <w:overflowPunct/>
        <w:topLinePunct w:val="0"/>
        <w:autoSpaceDE w:val="0"/>
        <w:autoSpaceDN w:val="0"/>
        <w:bidi w:val="0"/>
        <w:adjustRightInd w:val="0"/>
        <w:spacing w:line="560" w:lineRule="exact"/>
        <w:ind w:right="0" w:firstLine="1205" w:firstLineChars="500"/>
        <w:jc w:val="left"/>
        <w:textAlignment w:val="auto"/>
        <w:rPr>
          <w:rFonts w:hint="eastAsia" w:ascii="宋体" w:hAnsi="宋体" w:eastAsia="宋体" w:cs="宋体"/>
          <w:b/>
          <w:color w:val="auto"/>
          <w:kern w:val="0"/>
          <w:sz w:val="24"/>
          <w:szCs w:val="24"/>
          <w:highlight w:val="none"/>
        </w:rPr>
      </w:pPr>
      <w:r>
        <w:rPr>
          <w:rFonts w:hint="eastAsia" w:ascii="宋体" w:hAnsi="宋体" w:eastAsia="宋体" w:cs="宋体"/>
          <w:b/>
          <w:color w:val="auto"/>
          <w:kern w:val="0"/>
          <w:sz w:val="24"/>
          <w:szCs w:val="24"/>
          <w:highlight w:val="none"/>
        </w:rPr>
        <w:t xml:space="preserve">年 </w:t>
      </w:r>
      <w:r>
        <w:rPr>
          <w:rFonts w:hint="eastAsia" w:cs="宋体"/>
          <w:b/>
          <w:color w:val="auto"/>
          <w:kern w:val="0"/>
          <w:sz w:val="24"/>
          <w:szCs w:val="24"/>
          <w:highlight w:val="none"/>
          <w:lang w:val="en-US" w:eastAsia="zh-CN"/>
        </w:rPr>
        <w:t xml:space="preserve">  </w:t>
      </w:r>
      <w:r>
        <w:rPr>
          <w:rFonts w:hint="eastAsia" w:ascii="宋体" w:hAnsi="宋体" w:eastAsia="宋体" w:cs="宋体"/>
          <w:b/>
          <w:color w:val="auto"/>
          <w:kern w:val="0"/>
          <w:sz w:val="24"/>
          <w:szCs w:val="24"/>
          <w:highlight w:val="none"/>
        </w:rPr>
        <w:t xml:space="preserve"> 月  </w:t>
      </w:r>
      <w:r>
        <w:rPr>
          <w:rFonts w:hint="eastAsia" w:cs="宋体"/>
          <w:b/>
          <w:color w:val="auto"/>
          <w:kern w:val="0"/>
          <w:sz w:val="24"/>
          <w:szCs w:val="24"/>
          <w:highlight w:val="none"/>
          <w:lang w:val="en-US" w:eastAsia="zh-CN"/>
        </w:rPr>
        <w:t xml:space="preserve">  </w:t>
      </w:r>
      <w:r>
        <w:rPr>
          <w:rFonts w:hint="eastAsia" w:ascii="宋体" w:hAnsi="宋体" w:eastAsia="宋体" w:cs="宋体"/>
          <w:b/>
          <w:color w:val="auto"/>
          <w:kern w:val="0"/>
          <w:sz w:val="24"/>
          <w:szCs w:val="24"/>
          <w:highlight w:val="none"/>
        </w:rPr>
        <w:t>日</w:t>
      </w:r>
    </w:p>
    <w:p w14:paraId="41D572EA">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rPr>
      </w:pPr>
    </w:p>
    <w:p w14:paraId="022B3915">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rPr>
      </w:pPr>
    </w:p>
    <w:p w14:paraId="25583C74">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rPr>
      </w:pPr>
    </w:p>
    <w:p w14:paraId="361AB311">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rPr>
      </w:pPr>
    </w:p>
    <w:p w14:paraId="7730E4EF">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rPr>
      </w:pPr>
    </w:p>
    <w:p w14:paraId="1CA421DD">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rPr>
      </w:pPr>
    </w:p>
    <w:p w14:paraId="77E48DD9">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rPr>
      </w:pPr>
    </w:p>
    <w:p w14:paraId="78504586">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rPr>
      </w:pPr>
    </w:p>
    <w:p w14:paraId="01F464B7">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rPr>
      </w:pPr>
    </w:p>
    <w:p w14:paraId="76C884AC">
      <w:pPr>
        <w:keepNext/>
        <w:keepLines/>
        <w:pageBreakBefore w:val="0"/>
        <w:widowControl w:val="0"/>
        <w:kinsoku/>
        <w:wordWrap/>
        <w:overflowPunct/>
        <w:topLinePunct w:val="0"/>
        <w:bidi w:val="0"/>
        <w:spacing w:line="560" w:lineRule="exact"/>
        <w:ind w:left="0" w:leftChars="0" w:right="0" w:firstLine="0" w:firstLineChars="0"/>
        <w:jc w:val="center"/>
        <w:textAlignment w:val="auto"/>
        <w:rPr>
          <w:rFonts w:hint="eastAsia" w:ascii="宋体" w:hAnsi="宋体" w:eastAsia="宋体" w:cs="宋体"/>
          <w:b/>
          <w:bCs/>
          <w:color w:val="auto"/>
          <w:kern w:val="44"/>
          <w:sz w:val="24"/>
          <w:szCs w:val="24"/>
          <w:highlight w:val="none"/>
        </w:rPr>
      </w:pPr>
      <w:r>
        <w:rPr>
          <w:rFonts w:hint="eastAsia" w:ascii="宋体" w:hAnsi="宋体" w:eastAsia="宋体" w:cs="宋体"/>
          <w:b/>
          <w:bCs/>
          <w:color w:val="auto"/>
          <w:kern w:val="44"/>
          <w:sz w:val="24"/>
          <w:szCs w:val="24"/>
          <w:highlight w:val="none"/>
        </w:rPr>
        <w:t>（二）残疾人福利性单位声明函</w:t>
      </w:r>
    </w:p>
    <w:p w14:paraId="5BD14008">
      <w:pPr>
        <w:pageBreakBefore w:val="0"/>
        <w:widowControl w:val="0"/>
        <w:kinsoku/>
        <w:wordWrap/>
        <w:overflowPunct/>
        <w:topLinePunct w:val="0"/>
        <w:bidi w:val="0"/>
        <w:spacing w:line="560" w:lineRule="exact"/>
        <w:ind w:left="0" w:leftChars="0" w:right="0" w:firstLine="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项目编号：</w:t>
      </w:r>
    </w:p>
    <w:p w14:paraId="71739DC2">
      <w:pPr>
        <w:pageBreakBefore w:val="0"/>
        <w:widowControl w:val="0"/>
        <w:kinsoku/>
        <w:wordWrap/>
        <w:overflowPunct/>
        <w:topLinePunct w:val="0"/>
        <w:bidi w:val="0"/>
        <w:spacing w:line="560" w:lineRule="exact"/>
        <w:ind w:right="0" w:firstLine="480" w:firstLineChars="200"/>
        <w:textAlignment w:val="auto"/>
        <w:rPr>
          <w:rFonts w:hint="eastAsia"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rPr>
        <w:t>本单位郑重声明，根据《财政部民政部中国残疾人联合会关于促进残疾人就业政府采购政策的通知》（财库〔2017〕141 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14:paraId="6B2E5C8C">
      <w:pPr>
        <w:pageBreakBefore w:val="0"/>
        <w:widowControl w:val="0"/>
        <w:kinsoku/>
        <w:wordWrap/>
        <w:overflowPunct/>
        <w:topLinePunct w:val="0"/>
        <w:autoSpaceDE w:val="0"/>
        <w:autoSpaceDN w:val="0"/>
        <w:bidi w:val="0"/>
        <w:adjustRightInd w:val="0"/>
        <w:spacing w:line="560" w:lineRule="exact"/>
        <w:ind w:right="0" w:firstLine="480" w:firstLineChars="200"/>
        <w:jc w:val="left"/>
        <w:textAlignment w:val="auto"/>
        <w:rPr>
          <w:rFonts w:hint="eastAsia" w:ascii="宋体" w:hAnsi="宋体" w:eastAsia="宋体" w:cs="宋体"/>
          <w:color w:val="auto"/>
          <w:kern w:val="0"/>
          <w:sz w:val="24"/>
          <w:szCs w:val="24"/>
          <w:highlight w:val="none"/>
        </w:rPr>
      </w:pPr>
      <w:r>
        <w:rPr>
          <w:rFonts w:hint="eastAsia" w:ascii="宋体" w:hAnsi="宋体" w:eastAsia="宋体" w:cs="宋体"/>
          <w:color w:val="auto"/>
          <w:kern w:val="0"/>
          <w:sz w:val="24"/>
          <w:szCs w:val="24"/>
          <w:highlight w:val="none"/>
        </w:rPr>
        <w:t>本单位对上述声明的真实性负责。如有虚假，将依法承担相应责任。</w:t>
      </w:r>
    </w:p>
    <w:p w14:paraId="6E21195E">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rPr>
      </w:pPr>
      <w:r>
        <w:rPr>
          <w:rFonts w:hint="eastAsia" w:ascii="宋体" w:hAnsi="宋体" w:eastAsia="宋体" w:cs="宋体"/>
          <w:b/>
          <w:color w:val="auto"/>
          <w:kern w:val="0"/>
          <w:sz w:val="24"/>
          <w:szCs w:val="24"/>
          <w:highlight w:val="none"/>
          <w:lang w:val="en-US" w:eastAsia="zh-CN"/>
        </w:rPr>
        <w:t>投标单位</w:t>
      </w:r>
      <w:r>
        <w:rPr>
          <w:rFonts w:hint="eastAsia" w:ascii="宋体" w:hAnsi="宋体" w:eastAsia="宋体" w:cs="宋体"/>
          <w:b/>
          <w:color w:val="auto"/>
          <w:kern w:val="0"/>
          <w:sz w:val="24"/>
          <w:szCs w:val="24"/>
          <w:highlight w:val="none"/>
        </w:rPr>
        <w:t>全称（盖章）：</w:t>
      </w:r>
    </w:p>
    <w:p w14:paraId="7DF0EFA4">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auto"/>
          <w:kern w:val="0"/>
          <w:sz w:val="24"/>
          <w:szCs w:val="24"/>
          <w:highlight w:val="none"/>
          <w:lang w:val="en-US" w:eastAsia="zh-CN"/>
        </w:rPr>
      </w:pPr>
      <w:r>
        <w:rPr>
          <w:rFonts w:hint="eastAsia" w:ascii="宋体" w:hAnsi="宋体" w:eastAsia="宋体" w:cs="宋体"/>
          <w:b/>
          <w:color w:val="auto"/>
          <w:kern w:val="0"/>
          <w:sz w:val="24"/>
          <w:szCs w:val="24"/>
          <w:highlight w:val="none"/>
          <w:lang w:val="en-US" w:eastAsia="zh-CN"/>
        </w:rPr>
        <w:t>法定代表人或其委托代理人：</w:t>
      </w:r>
      <w:r>
        <w:rPr>
          <w:rFonts w:hint="eastAsia" w:ascii="宋体" w:hAnsi="宋体" w:eastAsia="宋体" w:cs="宋体"/>
          <w:b/>
          <w:color w:val="auto"/>
          <w:kern w:val="0"/>
          <w:sz w:val="24"/>
          <w:szCs w:val="24"/>
          <w:highlight w:val="none"/>
          <w:u w:val="single"/>
          <w:lang w:val="en-US" w:eastAsia="zh-CN"/>
        </w:rPr>
        <w:t xml:space="preserve">   </w:t>
      </w:r>
      <w:r>
        <w:rPr>
          <w:rFonts w:hint="eastAsia" w:ascii="宋体" w:hAnsi="宋体" w:eastAsia="宋体" w:cs="宋体"/>
          <w:b/>
          <w:color w:val="auto"/>
          <w:kern w:val="0"/>
          <w:sz w:val="24"/>
          <w:szCs w:val="24"/>
          <w:highlight w:val="none"/>
          <w:lang w:val="en-US" w:eastAsia="zh-CN"/>
        </w:rPr>
        <w:t>（签字或盖章）</w:t>
      </w:r>
    </w:p>
    <w:p w14:paraId="6E32202D">
      <w:pPr>
        <w:pageBreakBefore w:val="0"/>
        <w:widowControl w:val="0"/>
        <w:kinsoku/>
        <w:wordWrap/>
        <w:overflowPunct/>
        <w:topLinePunct w:val="0"/>
        <w:autoSpaceDE w:val="0"/>
        <w:autoSpaceDN w:val="0"/>
        <w:bidi w:val="0"/>
        <w:adjustRightInd w:val="0"/>
        <w:spacing w:line="560" w:lineRule="exact"/>
        <w:ind w:right="0" w:firstLine="482" w:firstLineChars="200"/>
        <w:jc w:val="left"/>
        <w:textAlignment w:val="auto"/>
        <w:rPr>
          <w:rFonts w:hint="eastAsia" w:ascii="宋体" w:hAnsi="宋体" w:eastAsia="宋体" w:cs="宋体"/>
          <w:b/>
          <w:color w:val="000000"/>
          <w:kern w:val="0"/>
          <w:sz w:val="24"/>
          <w:szCs w:val="24"/>
          <w:highlight w:val="none"/>
        </w:rPr>
      </w:pPr>
      <w:r>
        <w:rPr>
          <w:rFonts w:hint="eastAsia" w:ascii="宋体" w:hAnsi="宋体" w:eastAsia="宋体" w:cs="宋体"/>
          <w:b/>
          <w:color w:val="000000"/>
          <w:kern w:val="0"/>
          <w:sz w:val="24"/>
          <w:szCs w:val="24"/>
          <w:highlight w:val="none"/>
        </w:rPr>
        <w:t>年 月 日</w:t>
      </w:r>
    </w:p>
    <w:p w14:paraId="74574555">
      <w:pPr>
        <w:pStyle w:val="17"/>
        <w:pageBreakBefore w:val="0"/>
        <w:widowControl w:val="0"/>
        <w:kinsoku/>
        <w:wordWrap/>
        <w:overflowPunct/>
        <w:topLinePunct w:val="0"/>
        <w:bidi w:val="0"/>
        <w:adjustRightInd w:val="0"/>
        <w:snapToGrid w:val="0"/>
        <w:spacing w:after="0" w:line="560" w:lineRule="exact"/>
        <w:ind w:right="0" w:firstLine="480" w:firstLineChars="200"/>
        <w:textAlignment w:val="auto"/>
        <w:rPr>
          <w:rFonts w:hint="eastAsia" w:ascii="宋体" w:hAnsi="宋体" w:eastAsia="宋体" w:cs="宋体"/>
          <w:sz w:val="24"/>
          <w:szCs w:val="24"/>
          <w:lang w:eastAsia="zh-CN"/>
        </w:rPr>
      </w:pPr>
    </w:p>
    <w:p w14:paraId="08A6EB93">
      <w:pPr>
        <w:pStyle w:val="23"/>
        <w:keepNext w:val="0"/>
        <w:keepLines w:val="0"/>
        <w:pageBreakBefore w:val="0"/>
        <w:widowControl w:val="0"/>
        <w:kinsoku/>
        <w:wordWrap/>
        <w:overflowPunct/>
        <w:topLinePunct w:val="0"/>
        <w:autoSpaceDE w:val="0"/>
        <w:autoSpaceDN w:val="0"/>
        <w:bidi w:val="0"/>
        <w:adjustRightInd/>
        <w:snapToGrid/>
        <w:spacing w:line="360" w:lineRule="auto"/>
        <w:ind w:right="0" w:firstLine="482" w:firstLineChars="200"/>
        <w:jc w:val="center"/>
        <w:textAlignment w:val="auto"/>
        <w:rPr>
          <w:rFonts w:hint="eastAsia" w:ascii="宋体" w:hAnsi="宋体" w:eastAsia="宋体" w:cs="宋体"/>
          <w:b/>
          <w:color w:val="000000"/>
          <w:sz w:val="28"/>
          <w:szCs w:val="28"/>
          <w:highlight w:val="none"/>
          <w:lang w:val="en-US" w:eastAsia="zh-CN"/>
        </w:rPr>
      </w:pPr>
      <w:r>
        <w:rPr>
          <w:rFonts w:hint="eastAsia" w:ascii="宋体" w:hAnsi="宋体" w:eastAsia="宋体" w:cs="宋体"/>
          <w:b/>
          <w:bCs w:val="0"/>
          <w:color w:val="000000"/>
          <w:kern w:val="2"/>
          <w:sz w:val="24"/>
          <w:szCs w:val="24"/>
          <w:highlight w:val="none"/>
          <w:lang w:val="en-US" w:eastAsia="zh-CN" w:bidi="ar-SA"/>
        </w:rPr>
        <w:br w:type="page"/>
      </w:r>
      <w:r>
        <w:rPr>
          <w:rFonts w:hint="eastAsia" w:ascii="宋体" w:hAnsi="宋体" w:eastAsia="宋体" w:cs="宋体"/>
          <w:b/>
          <w:color w:val="000000"/>
          <w:sz w:val="28"/>
          <w:szCs w:val="28"/>
          <w:highlight w:val="none"/>
          <w:lang w:val="en-US" w:eastAsia="zh-CN"/>
        </w:rPr>
        <w:t>中小微企业承担比例承诺函</w:t>
      </w:r>
    </w:p>
    <w:p w14:paraId="2FCBF8E2">
      <w:pPr>
        <w:keepNext w:val="0"/>
        <w:keepLines w:val="0"/>
        <w:pageBreakBefore w:val="0"/>
        <w:widowControl w:val="0"/>
        <w:kinsoku/>
        <w:wordWrap/>
        <w:overflowPunct/>
        <w:topLinePunct w:val="0"/>
        <w:autoSpaceDE/>
        <w:autoSpaceDN/>
        <w:bidi w:val="0"/>
        <w:adjustRightInd/>
        <w:snapToGrid/>
        <w:spacing w:line="560" w:lineRule="exact"/>
        <w:ind w:left="0" w:leftChars="0" w:right="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投标人如为大型企业，须按如下格式承诺。</w:t>
      </w:r>
    </w:p>
    <w:p w14:paraId="1FD0646E">
      <w:pPr>
        <w:keepNext w:val="0"/>
        <w:keepLines w:val="0"/>
        <w:pageBreakBefore w:val="0"/>
        <w:widowControl w:val="0"/>
        <w:kinsoku/>
        <w:wordWrap/>
        <w:overflowPunct/>
        <w:topLinePunct w:val="0"/>
        <w:autoSpaceDE/>
        <w:autoSpaceDN/>
        <w:bidi w:val="0"/>
        <w:adjustRightInd/>
        <w:snapToGrid/>
        <w:spacing w:line="560" w:lineRule="exact"/>
        <w:ind w:right="0" w:firstLine="482" w:firstLineChars="200"/>
        <w:jc w:val="center"/>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一</w:t>
      </w:r>
      <w:r>
        <w:rPr>
          <w:rFonts w:hint="eastAsia" w:ascii="宋体" w:hAnsi="宋体" w:eastAsia="宋体" w:cs="宋体"/>
          <w:b/>
          <w:bCs/>
          <w:sz w:val="24"/>
          <w:szCs w:val="24"/>
          <w:lang w:eastAsia="zh-CN"/>
        </w:rPr>
        <w:t>）落实中小微企业承诺函</w:t>
      </w:r>
      <w:r>
        <w:rPr>
          <w:rFonts w:hint="eastAsia" w:cs="宋体"/>
          <w:b/>
          <w:bCs/>
          <w:sz w:val="24"/>
          <w:szCs w:val="24"/>
          <w:lang w:eastAsia="zh-CN"/>
        </w:rPr>
        <w:t>（</w:t>
      </w:r>
      <w:r>
        <w:rPr>
          <w:rFonts w:hint="eastAsia" w:ascii="宋体" w:hAnsi="宋体" w:eastAsia="宋体" w:cs="宋体"/>
          <w:b/>
          <w:bCs/>
          <w:sz w:val="24"/>
          <w:szCs w:val="24"/>
          <w:lang w:eastAsia="zh-CN"/>
        </w:rPr>
        <w:t>工程</w:t>
      </w:r>
      <w:r>
        <w:rPr>
          <w:rFonts w:hint="eastAsia" w:cs="宋体"/>
          <w:b/>
          <w:bCs/>
          <w:sz w:val="24"/>
          <w:szCs w:val="24"/>
          <w:lang w:eastAsia="zh-CN"/>
        </w:rPr>
        <w:t>）</w:t>
      </w:r>
    </w:p>
    <w:p w14:paraId="0D77D054">
      <w:pPr>
        <w:keepNext w:val="0"/>
        <w:keepLines w:val="0"/>
        <w:pageBreakBefore w:val="0"/>
        <w:widowControl w:val="0"/>
        <w:kinsoku/>
        <w:wordWrap/>
        <w:overflowPunct/>
        <w:topLinePunct w:val="0"/>
        <w:autoSpaceDE/>
        <w:autoSpaceDN/>
        <w:bidi w:val="0"/>
        <w:adjustRightInd/>
        <w:snapToGrid/>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本公司郑重声明，根据《政府采购促进中小企业发展管理办法》</w:t>
      </w:r>
      <w:r>
        <w:rPr>
          <w:rFonts w:hint="eastAsia" w:cs="宋体"/>
          <w:sz w:val="24"/>
          <w:szCs w:val="24"/>
          <w:lang w:eastAsia="zh-CN"/>
        </w:rPr>
        <w:t>（</w:t>
      </w:r>
      <w:r>
        <w:rPr>
          <w:rFonts w:hint="eastAsia" w:ascii="宋体" w:hAnsi="宋体" w:eastAsia="宋体" w:cs="宋体"/>
          <w:sz w:val="24"/>
          <w:szCs w:val="24"/>
        </w:rPr>
        <w:t>财库</w:t>
      </w:r>
      <w:r>
        <w:rPr>
          <w:rFonts w:hint="eastAsia" w:cs="宋体"/>
          <w:sz w:val="24"/>
          <w:szCs w:val="24"/>
          <w:lang w:eastAsia="zh-CN"/>
        </w:rPr>
        <w:t>〔2020〕46号）</w:t>
      </w:r>
      <w:r>
        <w:rPr>
          <w:rFonts w:hint="eastAsia" w:ascii="宋体" w:hAnsi="宋体" w:eastAsia="宋体" w:cs="宋体"/>
          <w:sz w:val="24"/>
          <w:szCs w:val="24"/>
        </w:rPr>
        <w:t>的规定，本公司参加</w:t>
      </w:r>
      <w:r>
        <w:rPr>
          <w:rFonts w:hint="eastAsia" w:cs="宋体"/>
          <w:sz w:val="24"/>
          <w:szCs w:val="24"/>
          <w:lang w:eastAsia="zh-CN"/>
        </w:rPr>
        <w:t>（</w:t>
      </w:r>
      <w:r>
        <w:rPr>
          <w:rFonts w:hint="eastAsia" w:ascii="宋体" w:hAnsi="宋体" w:eastAsia="宋体" w:cs="宋体"/>
          <w:sz w:val="24"/>
          <w:szCs w:val="24"/>
          <w:u w:val="single"/>
        </w:rPr>
        <w:t>招标人名称</w:t>
      </w:r>
      <w:r>
        <w:rPr>
          <w:rFonts w:hint="eastAsia" w:cs="宋体"/>
          <w:sz w:val="24"/>
          <w:szCs w:val="24"/>
          <w:u w:val="single"/>
          <w:lang w:eastAsia="zh-CN"/>
        </w:rPr>
        <w:t>）</w:t>
      </w:r>
      <w:r>
        <w:rPr>
          <w:rFonts w:hint="eastAsia" w:ascii="宋体" w:hAnsi="宋体" w:eastAsia="宋体" w:cs="宋体"/>
          <w:sz w:val="24"/>
          <w:szCs w:val="24"/>
        </w:rPr>
        <w:t>的</w:t>
      </w:r>
      <w:r>
        <w:rPr>
          <w:rFonts w:hint="eastAsia" w:cs="宋体"/>
          <w:sz w:val="24"/>
          <w:szCs w:val="24"/>
          <w:lang w:eastAsia="zh-CN"/>
        </w:rPr>
        <w:t>（</w:t>
      </w:r>
      <w:r>
        <w:rPr>
          <w:rFonts w:hint="eastAsia" w:ascii="宋体" w:hAnsi="宋体" w:eastAsia="宋体" w:cs="宋体"/>
          <w:sz w:val="24"/>
          <w:szCs w:val="24"/>
          <w:u w:val="single"/>
        </w:rPr>
        <w:t>工程名称</w:t>
      </w:r>
      <w:r>
        <w:rPr>
          <w:rFonts w:hint="eastAsia" w:cs="宋体"/>
          <w:sz w:val="24"/>
          <w:szCs w:val="24"/>
          <w:u w:val="single"/>
          <w:lang w:eastAsia="zh-CN"/>
        </w:rPr>
        <w:t>）</w:t>
      </w:r>
      <w:r>
        <w:rPr>
          <w:rFonts w:hint="eastAsia" w:ascii="宋体" w:hAnsi="宋体" w:eastAsia="宋体" w:cs="宋体"/>
          <w:sz w:val="24"/>
          <w:szCs w:val="24"/>
        </w:rPr>
        <w:t>招标活动，承诺中标后将该工程45%及以上的合同金额分包给中小企业，其中分包给小微企业的金额不低于合同金额的31.5%。</w:t>
      </w:r>
    </w:p>
    <w:p w14:paraId="18C0B2D8">
      <w:pPr>
        <w:keepNext w:val="0"/>
        <w:keepLines w:val="0"/>
        <w:pageBreakBefore w:val="0"/>
        <w:widowControl w:val="0"/>
        <w:kinsoku/>
        <w:wordWrap/>
        <w:overflowPunct/>
        <w:topLinePunct w:val="0"/>
        <w:autoSpaceDE/>
        <w:autoSpaceDN/>
        <w:bidi w:val="0"/>
        <w:adjustRightInd/>
        <w:snapToGrid/>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本公司对上述承诺后续落实负责。如有虚假，将依法承担相应责任。</w:t>
      </w:r>
    </w:p>
    <w:p w14:paraId="0A93986A">
      <w:pPr>
        <w:pageBreakBefore w:val="0"/>
        <w:widowControl w:val="0"/>
        <w:kinsoku/>
        <w:wordWrap/>
        <w:overflowPunct/>
        <w:topLinePunct w:val="0"/>
        <w:autoSpaceDE/>
        <w:autoSpaceDN/>
        <w:bidi w:val="0"/>
        <w:adjustRightInd/>
        <w:snapToGrid/>
        <w:spacing w:line="560" w:lineRule="exact"/>
        <w:ind w:firstLine="480" w:firstLineChars="200"/>
        <w:jc w:val="center"/>
        <w:textAlignment w:val="auto"/>
        <w:rPr>
          <w:rFonts w:hint="eastAsia" w:asciiTheme="minorEastAsia" w:hAnsiTheme="minorEastAsia" w:eastAsiaTheme="minorEastAsia" w:cstheme="minorEastAsia"/>
          <w:spacing w:val="0"/>
          <w:sz w:val="24"/>
          <w:szCs w:val="24"/>
          <w:lang w:val="en-US" w:eastAsia="zh-CN"/>
        </w:rPr>
      </w:pPr>
    </w:p>
    <w:p w14:paraId="4146BB30">
      <w:pPr>
        <w:pageBreakBefore w:val="0"/>
        <w:widowControl w:val="0"/>
        <w:kinsoku/>
        <w:wordWrap/>
        <w:overflowPunct/>
        <w:topLinePunct w:val="0"/>
        <w:autoSpaceDE/>
        <w:autoSpaceDN/>
        <w:bidi w:val="0"/>
        <w:adjustRightInd/>
        <w:snapToGrid/>
        <w:spacing w:line="560" w:lineRule="exact"/>
        <w:ind w:firstLine="480" w:firstLineChars="200"/>
        <w:jc w:val="center"/>
        <w:textAlignment w:val="auto"/>
        <w:rPr>
          <w:rFonts w:hint="eastAsia" w:asciiTheme="minorEastAsia" w:hAnsiTheme="minorEastAsia" w:eastAsiaTheme="minorEastAsia" w:cstheme="minorEastAsia"/>
          <w:spacing w:val="0"/>
          <w:sz w:val="24"/>
          <w:szCs w:val="24"/>
          <w:lang w:val="en-US" w:eastAsia="zh-CN"/>
        </w:rPr>
      </w:pPr>
    </w:p>
    <w:p w14:paraId="3DD62D3D">
      <w:pPr>
        <w:pageBreakBefore w:val="0"/>
        <w:widowControl w:val="0"/>
        <w:kinsoku/>
        <w:wordWrap/>
        <w:overflowPunct/>
        <w:topLinePunct w:val="0"/>
        <w:autoSpaceDE/>
        <w:autoSpaceDN/>
        <w:bidi w:val="0"/>
        <w:adjustRightInd/>
        <w:snapToGrid/>
        <w:spacing w:line="560" w:lineRule="exact"/>
        <w:ind w:firstLine="480" w:firstLineChars="200"/>
        <w:jc w:val="center"/>
        <w:textAlignment w:val="auto"/>
        <w:rPr>
          <w:ins w:id="0" w:author="元亨 孟鑫" w:date="2026-02-09T14:24:00Z"/>
          <w:rFonts w:hint="eastAsia" w:asciiTheme="minorEastAsia" w:hAnsiTheme="minorEastAsia" w:eastAsiaTheme="minorEastAsia" w:cstheme="minorEastAsia"/>
          <w:spacing w:val="0"/>
          <w:sz w:val="24"/>
          <w:szCs w:val="24"/>
          <w:lang w:val="en-US" w:eastAsia="zh-CN"/>
        </w:rPr>
      </w:pPr>
      <w:ins w:id="1" w:author="元亨 孟鑫" w:date="2026-02-09T14:24:00Z">
        <w:r>
          <w:rPr>
            <w:rFonts w:hint="eastAsia" w:asciiTheme="minorEastAsia" w:hAnsiTheme="minorEastAsia" w:eastAsiaTheme="minorEastAsia" w:cstheme="minorEastAsia"/>
            <w:spacing w:val="0"/>
            <w:sz w:val="24"/>
            <w:szCs w:val="24"/>
            <w:lang w:val="en-US" w:eastAsia="zh-CN"/>
          </w:rPr>
          <w:t>承诺单位（盖章）：</w:t>
        </w:r>
      </w:ins>
    </w:p>
    <w:p w14:paraId="198F464B">
      <w:pPr>
        <w:pStyle w:val="17"/>
        <w:pageBreakBefore w:val="0"/>
        <w:widowControl w:val="0"/>
        <w:kinsoku/>
        <w:wordWrap/>
        <w:overflowPunct/>
        <w:topLinePunct w:val="0"/>
        <w:autoSpaceDE/>
        <w:autoSpaceDN/>
        <w:bidi w:val="0"/>
        <w:adjustRightInd/>
        <w:snapToGrid/>
        <w:spacing w:before="107" w:line="560" w:lineRule="exact"/>
        <w:ind w:right="421" w:firstLine="645"/>
        <w:jc w:val="center"/>
        <w:textAlignment w:val="auto"/>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sz w:val="24"/>
          <w:szCs w:val="24"/>
          <w:lang w:val="en-US" w:eastAsia="zh-CN"/>
        </w:rPr>
        <w:t xml:space="preserve">                              </w:t>
      </w:r>
      <w:ins w:id="2" w:author="元亨 孟鑫" w:date="2026-02-09T14:24:00Z">
        <w:r>
          <w:rPr>
            <w:rFonts w:hint="eastAsia" w:asciiTheme="minorEastAsia" w:hAnsiTheme="minorEastAsia" w:eastAsiaTheme="minorEastAsia" w:cstheme="minorEastAsia"/>
            <w:spacing w:val="0"/>
            <w:sz w:val="24"/>
            <w:szCs w:val="24"/>
          </w:rPr>
          <w:t>时</w:t>
        </w:r>
      </w:ins>
      <w:r>
        <w:rPr>
          <w:rFonts w:hint="eastAsia" w:asciiTheme="minorEastAsia" w:hAnsiTheme="minorEastAsia" w:eastAsiaTheme="minorEastAsia" w:cstheme="minorEastAsia"/>
          <w:spacing w:val="0"/>
          <w:sz w:val="24"/>
          <w:szCs w:val="24"/>
          <w:lang w:val="en-US" w:eastAsia="zh-CN"/>
        </w:rPr>
        <w:t xml:space="preserve">   </w:t>
      </w:r>
      <w:ins w:id="3" w:author="元亨 孟鑫" w:date="2026-02-09T14:24:00Z">
        <w:r>
          <w:rPr>
            <w:rFonts w:hint="eastAsia" w:asciiTheme="minorEastAsia" w:hAnsiTheme="minorEastAsia" w:eastAsiaTheme="minorEastAsia" w:cstheme="minorEastAsia"/>
            <w:spacing w:val="0"/>
            <w:sz w:val="24"/>
            <w:szCs w:val="24"/>
          </w:rPr>
          <w:t>间：</w:t>
        </w:r>
      </w:ins>
      <w:r>
        <w:rPr>
          <w:rFonts w:hint="eastAsia" w:asciiTheme="minorEastAsia" w:hAnsiTheme="minorEastAsia" w:eastAsiaTheme="minorEastAsia" w:cstheme="minorEastAsia"/>
          <w:spacing w:val="0"/>
          <w:sz w:val="24"/>
          <w:szCs w:val="24"/>
          <w:lang w:eastAsia="zh-CN"/>
        </w:rPr>
        <w:t xml:space="preserve">    </w:t>
      </w:r>
      <w:ins w:id="4" w:author="元亨 孟鑫" w:date="2026-02-09T14:24:00Z">
        <w:r>
          <w:rPr>
            <w:rFonts w:hint="eastAsia" w:asciiTheme="minorEastAsia" w:hAnsiTheme="minorEastAsia" w:eastAsiaTheme="minorEastAsia" w:cstheme="minorEastAsia"/>
            <w:spacing w:val="0"/>
            <w:sz w:val="24"/>
            <w:szCs w:val="24"/>
          </w:rPr>
          <w:t>年</w:t>
        </w:r>
      </w:ins>
      <w:r>
        <w:rPr>
          <w:rFonts w:hint="eastAsia" w:asciiTheme="minorEastAsia" w:hAnsiTheme="minorEastAsia" w:eastAsiaTheme="minorEastAsia" w:cstheme="minorEastAsia"/>
          <w:spacing w:val="0"/>
          <w:sz w:val="24"/>
          <w:szCs w:val="24"/>
          <w:lang w:eastAsia="zh-CN"/>
        </w:rPr>
        <w:t xml:space="preserve">  </w:t>
      </w:r>
      <w:r>
        <w:rPr>
          <w:rFonts w:hint="eastAsia" w:asciiTheme="minorEastAsia" w:hAnsiTheme="minorEastAsia" w:eastAsiaTheme="minorEastAsia" w:cstheme="minorEastAsia"/>
          <w:spacing w:val="0"/>
          <w:sz w:val="24"/>
          <w:szCs w:val="24"/>
          <w:lang w:val="en-US" w:eastAsia="zh-CN"/>
        </w:rPr>
        <w:t xml:space="preserve">  </w:t>
      </w:r>
      <w:ins w:id="5" w:author="元亨 孟鑫" w:date="2026-02-09T14:24:00Z">
        <w:r>
          <w:rPr>
            <w:rFonts w:hint="eastAsia" w:asciiTheme="minorEastAsia" w:hAnsiTheme="minorEastAsia" w:eastAsiaTheme="minorEastAsia" w:cstheme="minorEastAsia"/>
            <w:spacing w:val="0"/>
            <w:sz w:val="24"/>
            <w:szCs w:val="24"/>
          </w:rPr>
          <w:t>月</w:t>
        </w:r>
      </w:ins>
      <w:r>
        <w:rPr>
          <w:rFonts w:hint="eastAsia" w:asciiTheme="minorEastAsia" w:hAnsiTheme="minorEastAsia" w:eastAsiaTheme="minorEastAsia" w:cstheme="minorEastAsia"/>
          <w:spacing w:val="0"/>
          <w:sz w:val="24"/>
          <w:szCs w:val="24"/>
          <w:lang w:eastAsia="zh-CN"/>
        </w:rPr>
        <w:t xml:space="preserve">  </w:t>
      </w:r>
      <w:r>
        <w:rPr>
          <w:rFonts w:hint="eastAsia" w:asciiTheme="minorEastAsia" w:hAnsiTheme="minorEastAsia" w:eastAsiaTheme="minorEastAsia" w:cstheme="minorEastAsia"/>
          <w:spacing w:val="0"/>
          <w:sz w:val="24"/>
          <w:szCs w:val="24"/>
          <w:lang w:val="en-US" w:eastAsia="zh-CN"/>
        </w:rPr>
        <w:t xml:space="preserve">  </w:t>
      </w:r>
      <w:ins w:id="6" w:author="元亨 孟鑫" w:date="2026-02-09T14:24:00Z">
        <w:r>
          <w:rPr>
            <w:rFonts w:hint="eastAsia" w:asciiTheme="minorEastAsia" w:hAnsiTheme="minorEastAsia" w:eastAsiaTheme="minorEastAsia" w:cstheme="minorEastAsia"/>
            <w:spacing w:val="0"/>
            <w:sz w:val="24"/>
            <w:szCs w:val="24"/>
          </w:rPr>
          <w:t>日</w:t>
        </w:r>
      </w:ins>
    </w:p>
    <w:p w14:paraId="019399B7">
      <w:pPr>
        <w:pStyle w:val="17"/>
        <w:pageBreakBefore w:val="0"/>
        <w:widowControl w:val="0"/>
        <w:kinsoku/>
        <w:wordWrap/>
        <w:overflowPunct/>
        <w:topLinePunct w:val="0"/>
        <w:autoSpaceDE/>
        <w:autoSpaceDN/>
        <w:bidi w:val="0"/>
        <w:adjustRightInd/>
        <w:snapToGrid/>
        <w:spacing w:before="107" w:line="560" w:lineRule="exact"/>
        <w:ind w:right="421" w:firstLine="645"/>
        <w:jc w:val="center"/>
        <w:textAlignment w:val="auto"/>
        <w:rPr>
          <w:rFonts w:hint="eastAsia" w:asciiTheme="minorEastAsia" w:hAnsiTheme="minorEastAsia" w:eastAsiaTheme="minorEastAsia" w:cstheme="minorEastAsia"/>
          <w:spacing w:val="0"/>
          <w:sz w:val="24"/>
          <w:szCs w:val="24"/>
        </w:rPr>
      </w:pPr>
    </w:p>
    <w:p w14:paraId="5892BC88">
      <w:pPr>
        <w:pageBreakBefore w:val="0"/>
        <w:widowControl w:val="0"/>
        <w:kinsoku/>
        <w:wordWrap/>
        <w:overflowPunct/>
        <w:topLinePunct w:val="0"/>
        <w:bidi w:val="0"/>
        <w:snapToGrid w:val="0"/>
        <w:spacing w:line="560" w:lineRule="exact"/>
        <w:ind w:right="0" w:firstLine="480" w:firstLineChars="200"/>
        <w:textAlignment w:val="auto"/>
        <w:rPr>
          <w:rFonts w:hint="eastAsia" w:ascii="宋体" w:hAnsi="宋体" w:eastAsia="宋体" w:cs="宋体"/>
          <w:sz w:val="24"/>
          <w:szCs w:val="24"/>
          <w:highlight w:val="none"/>
        </w:rPr>
      </w:pPr>
    </w:p>
    <w:p w14:paraId="042F8B17">
      <w:pPr>
        <w:keepNext w:val="0"/>
        <w:keepLines w:val="0"/>
        <w:pageBreakBefore w:val="0"/>
        <w:widowControl w:val="0"/>
        <w:kinsoku/>
        <w:wordWrap/>
        <w:overflowPunct/>
        <w:topLinePunct w:val="0"/>
        <w:autoSpaceDE/>
        <w:autoSpaceDN/>
        <w:bidi w:val="0"/>
        <w:adjustRightInd/>
        <w:snapToGrid/>
        <w:spacing w:line="560" w:lineRule="exact"/>
        <w:ind w:left="0" w:leftChars="0" w:right="0" w:firstLine="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投标人如为</w:t>
      </w:r>
      <w:r>
        <w:rPr>
          <w:rFonts w:hint="eastAsia" w:ascii="宋体" w:hAnsi="宋体" w:eastAsia="宋体" w:cs="宋体"/>
          <w:sz w:val="24"/>
          <w:szCs w:val="24"/>
          <w:lang w:val="en-US" w:eastAsia="zh-CN"/>
        </w:rPr>
        <w:t>中</w:t>
      </w:r>
      <w:r>
        <w:rPr>
          <w:rFonts w:hint="eastAsia" w:ascii="宋体" w:hAnsi="宋体" w:eastAsia="宋体" w:cs="宋体"/>
          <w:sz w:val="24"/>
          <w:szCs w:val="24"/>
          <w:lang w:eastAsia="zh-CN"/>
        </w:rPr>
        <w:t>型企业，须按如下格式承诺。</w:t>
      </w:r>
    </w:p>
    <w:p w14:paraId="4E40DCC7">
      <w:pPr>
        <w:keepNext w:val="0"/>
        <w:keepLines w:val="0"/>
        <w:pageBreakBefore w:val="0"/>
        <w:widowControl w:val="0"/>
        <w:kinsoku/>
        <w:wordWrap/>
        <w:overflowPunct/>
        <w:topLinePunct w:val="0"/>
        <w:autoSpaceDE/>
        <w:autoSpaceDN/>
        <w:bidi w:val="0"/>
        <w:adjustRightInd/>
        <w:snapToGrid/>
        <w:spacing w:line="560" w:lineRule="exact"/>
        <w:ind w:right="0" w:firstLine="482" w:firstLineChars="200"/>
        <w:jc w:val="center"/>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二</w:t>
      </w:r>
      <w:r>
        <w:rPr>
          <w:rFonts w:hint="eastAsia" w:ascii="宋体" w:hAnsi="宋体" w:eastAsia="宋体" w:cs="宋体"/>
          <w:b/>
          <w:bCs/>
          <w:sz w:val="24"/>
          <w:szCs w:val="24"/>
          <w:lang w:eastAsia="zh-CN"/>
        </w:rPr>
        <w:t>）落实中小微企业承诺函</w:t>
      </w:r>
      <w:r>
        <w:rPr>
          <w:rFonts w:hint="eastAsia" w:cs="宋体"/>
          <w:b/>
          <w:bCs/>
          <w:sz w:val="24"/>
          <w:szCs w:val="24"/>
          <w:lang w:eastAsia="zh-CN"/>
        </w:rPr>
        <w:t>（</w:t>
      </w:r>
      <w:r>
        <w:rPr>
          <w:rFonts w:hint="eastAsia" w:ascii="宋体" w:hAnsi="宋体" w:eastAsia="宋体" w:cs="宋体"/>
          <w:b/>
          <w:bCs/>
          <w:sz w:val="24"/>
          <w:szCs w:val="24"/>
          <w:lang w:eastAsia="zh-CN"/>
        </w:rPr>
        <w:t>工程</w:t>
      </w:r>
      <w:r>
        <w:rPr>
          <w:rFonts w:hint="eastAsia" w:cs="宋体"/>
          <w:b/>
          <w:bCs/>
          <w:sz w:val="24"/>
          <w:szCs w:val="24"/>
          <w:lang w:eastAsia="zh-CN"/>
        </w:rPr>
        <w:t>）</w:t>
      </w:r>
    </w:p>
    <w:p w14:paraId="07727BBB">
      <w:pPr>
        <w:keepNext w:val="0"/>
        <w:keepLines w:val="0"/>
        <w:pageBreakBefore w:val="0"/>
        <w:widowControl w:val="0"/>
        <w:kinsoku/>
        <w:wordWrap/>
        <w:overflowPunct/>
        <w:topLinePunct w:val="0"/>
        <w:autoSpaceDE/>
        <w:autoSpaceDN/>
        <w:bidi w:val="0"/>
        <w:adjustRightInd/>
        <w:snapToGrid/>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本公司郑重声明，根据《政府采购促进中小企业发展管理办法》</w:t>
      </w:r>
      <w:r>
        <w:rPr>
          <w:rFonts w:hint="eastAsia" w:cs="宋体"/>
          <w:sz w:val="24"/>
          <w:szCs w:val="24"/>
          <w:lang w:eastAsia="zh-CN"/>
        </w:rPr>
        <w:t>（</w:t>
      </w:r>
      <w:r>
        <w:rPr>
          <w:rFonts w:hint="eastAsia" w:ascii="宋体" w:hAnsi="宋体" w:eastAsia="宋体" w:cs="宋体"/>
          <w:sz w:val="24"/>
          <w:szCs w:val="24"/>
        </w:rPr>
        <w:t>财库</w:t>
      </w:r>
      <w:r>
        <w:rPr>
          <w:rFonts w:hint="eastAsia" w:cs="宋体"/>
          <w:sz w:val="24"/>
          <w:szCs w:val="24"/>
          <w:lang w:eastAsia="zh-CN"/>
        </w:rPr>
        <w:t>〔2020〕46号）</w:t>
      </w:r>
      <w:r>
        <w:rPr>
          <w:rFonts w:hint="eastAsia" w:ascii="宋体" w:hAnsi="宋体" w:eastAsia="宋体" w:cs="宋体"/>
          <w:sz w:val="24"/>
          <w:szCs w:val="24"/>
        </w:rPr>
        <w:t>的规定，本公司参加</w:t>
      </w:r>
      <w:r>
        <w:rPr>
          <w:rFonts w:hint="eastAsia" w:cs="宋体"/>
          <w:sz w:val="24"/>
          <w:szCs w:val="24"/>
          <w:lang w:eastAsia="zh-CN"/>
        </w:rPr>
        <w:t>（</w:t>
      </w:r>
      <w:r>
        <w:rPr>
          <w:rFonts w:hint="eastAsia" w:ascii="宋体" w:hAnsi="宋体" w:eastAsia="宋体" w:cs="宋体"/>
          <w:sz w:val="24"/>
          <w:szCs w:val="24"/>
          <w:u w:val="single"/>
        </w:rPr>
        <w:t>招标人名称</w:t>
      </w:r>
      <w:r>
        <w:rPr>
          <w:rFonts w:hint="eastAsia" w:cs="宋体"/>
          <w:sz w:val="24"/>
          <w:szCs w:val="24"/>
          <w:u w:val="single"/>
          <w:lang w:eastAsia="zh-CN"/>
        </w:rPr>
        <w:t>）</w:t>
      </w:r>
      <w:r>
        <w:rPr>
          <w:rFonts w:hint="eastAsia" w:ascii="宋体" w:hAnsi="宋体" w:eastAsia="宋体" w:cs="宋体"/>
          <w:sz w:val="24"/>
          <w:szCs w:val="24"/>
        </w:rPr>
        <w:t>的</w:t>
      </w:r>
      <w:r>
        <w:rPr>
          <w:rFonts w:hint="eastAsia" w:cs="宋体"/>
          <w:sz w:val="24"/>
          <w:szCs w:val="24"/>
          <w:lang w:eastAsia="zh-CN"/>
        </w:rPr>
        <w:t>（</w:t>
      </w:r>
      <w:r>
        <w:rPr>
          <w:rFonts w:hint="eastAsia" w:ascii="宋体" w:hAnsi="宋体" w:eastAsia="宋体" w:cs="宋体"/>
          <w:sz w:val="24"/>
          <w:szCs w:val="24"/>
          <w:u w:val="single"/>
        </w:rPr>
        <w:t>工程名称</w:t>
      </w:r>
      <w:r>
        <w:rPr>
          <w:rFonts w:hint="eastAsia" w:cs="宋体"/>
          <w:sz w:val="24"/>
          <w:szCs w:val="24"/>
          <w:u w:val="single"/>
          <w:lang w:eastAsia="zh-CN"/>
        </w:rPr>
        <w:t>）</w:t>
      </w:r>
      <w:r>
        <w:rPr>
          <w:rFonts w:hint="eastAsia" w:ascii="宋体" w:hAnsi="宋体" w:eastAsia="宋体" w:cs="宋体"/>
          <w:sz w:val="24"/>
          <w:szCs w:val="24"/>
        </w:rPr>
        <w:t>招标活动，承诺中标后将该工程</w:t>
      </w:r>
      <w:r>
        <w:rPr>
          <w:rFonts w:hint="eastAsia" w:ascii="宋体" w:hAnsi="宋体" w:eastAsia="宋体" w:cs="宋体"/>
          <w:sz w:val="24"/>
          <w:szCs w:val="24"/>
          <w:lang w:val="en-US" w:eastAsia="zh-CN"/>
        </w:rPr>
        <w:t>31.5%</w:t>
      </w:r>
      <w:r>
        <w:rPr>
          <w:rFonts w:hint="eastAsia" w:ascii="宋体" w:hAnsi="宋体" w:eastAsia="宋体" w:cs="宋体"/>
          <w:sz w:val="24"/>
          <w:szCs w:val="24"/>
        </w:rPr>
        <w:t>及以上的合同金额分包给小微企业。</w:t>
      </w:r>
    </w:p>
    <w:p w14:paraId="0E30B42D">
      <w:pPr>
        <w:keepNext w:val="0"/>
        <w:keepLines w:val="0"/>
        <w:pageBreakBefore w:val="0"/>
        <w:widowControl w:val="0"/>
        <w:kinsoku/>
        <w:wordWrap/>
        <w:overflowPunct/>
        <w:topLinePunct w:val="0"/>
        <w:autoSpaceDE/>
        <w:autoSpaceDN/>
        <w:bidi w:val="0"/>
        <w:adjustRightInd/>
        <w:snapToGrid/>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本公司对上述承诺后续落实负责。如有虚假，将依法承担相应责任。</w:t>
      </w:r>
    </w:p>
    <w:p w14:paraId="0253131D">
      <w:pPr>
        <w:pageBreakBefore w:val="0"/>
        <w:widowControl w:val="0"/>
        <w:kinsoku/>
        <w:wordWrap/>
        <w:overflowPunct/>
        <w:topLinePunct w:val="0"/>
        <w:autoSpaceDE/>
        <w:autoSpaceDN/>
        <w:bidi w:val="0"/>
        <w:adjustRightInd/>
        <w:snapToGrid/>
        <w:spacing w:line="560" w:lineRule="exact"/>
        <w:ind w:firstLine="480" w:firstLineChars="200"/>
        <w:jc w:val="center"/>
        <w:textAlignment w:val="auto"/>
        <w:rPr>
          <w:ins w:id="7" w:author="元亨 孟鑫" w:date="2026-02-09T14:24:00Z"/>
          <w:rFonts w:hint="eastAsia" w:asciiTheme="minorEastAsia" w:hAnsiTheme="minorEastAsia" w:eastAsiaTheme="minorEastAsia" w:cstheme="minorEastAsia"/>
          <w:spacing w:val="0"/>
          <w:sz w:val="24"/>
          <w:szCs w:val="24"/>
          <w:lang w:val="en-US" w:eastAsia="zh-CN"/>
        </w:rPr>
      </w:pPr>
      <w:ins w:id="8" w:author="元亨 孟鑫" w:date="2026-02-09T14:24:00Z">
        <w:r>
          <w:rPr>
            <w:rFonts w:hint="eastAsia" w:asciiTheme="minorEastAsia" w:hAnsiTheme="minorEastAsia" w:eastAsiaTheme="minorEastAsia" w:cstheme="minorEastAsia"/>
            <w:spacing w:val="0"/>
            <w:sz w:val="24"/>
            <w:szCs w:val="24"/>
            <w:lang w:val="en-US" w:eastAsia="zh-CN"/>
          </w:rPr>
          <w:t>承诺单位（盖章）：</w:t>
        </w:r>
      </w:ins>
    </w:p>
    <w:p w14:paraId="6CF5D6D1">
      <w:pPr>
        <w:pStyle w:val="17"/>
        <w:pageBreakBefore w:val="0"/>
        <w:widowControl w:val="0"/>
        <w:kinsoku/>
        <w:wordWrap/>
        <w:overflowPunct/>
        <w:topLinePunct w:val="0"/>
        <w:autoSpaceDE/>
        <w:autoSpaceDN/>
        <w:bidi w:val="0"/>
        <w:adjustRightInd/>
        <w:snapToGrid/>
        <w:spacing w:before="107" w:line="560" w:lineRule="exact"/>
        <w:ind w:right="421" w:firstLine="645"/>
        <w:jc w:val="center"/>
        <w:textAlignment w:val="auto"/>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sz w:val="24"/>
          <w:szCs w:val="24"/>
          <w:lang w:val="en-US" w:eastAsia="zh-CN"/>
        </w:rPr>
        <w:t xml:space="preserve">                              </w:t>
      </w:r>
      <w:ins w:id="9" w:author="元亨 孟鑫" w:date="2026-02-09T14:24:00Z">
        <w:r>
          <w:rPr>
            <w:rFonts w:hint="eastAsia" w:asciiTheme="minorEastAsia" w:hAnsiTheme="minorEastAsia" w:eastAsiaTheme="minorEastAsia" w:cstheme="minorEastAsia"/>
            <w:spacing w:val="0"/>
            <w:sz w:val="24"/>
            <w:szCs w:val="24"/>
          </w:rPr>
          <w:t>时</w:t>
        </w:r>
      </w:ins>
      <w:r>
        <w:rPr>
          <w:rFonts w:hint="eastAsia" w:asciiTheme="minorEastAsia" w:hAnsiTheme="minorEastAsia" w:eastAsiaTheme="minorEastAsia" w:cstheme="minorEastAsia"/>
          <w:spacing w:val="0"/>
          <w:sz w:val="24"/>
          <w:szCs w:val="24"/>
          <w:lang w:val="en-US" w:eastAsia="zh-CN"/>
        </w:rPr>
        <w:t xml:space="preserve">   </w:t>
      </w:r>
      <w:ins w:id="10" w:author="元亨 孟鑫" w:date="2026-02-09T14:24:00Z">
        <w:r>
          <w:rPr>
            <w:rFonts w:hint="eastAsia" w:asciiTheme="minorEastAsia" w:hAnsiTheme="minorEastAsia" w:eastAsiaTheme="minorEastAsia" w:cstheme="minorEastAsia"/>
            <w:spacing w:val="0"/>
            <w:sz w:val="24"/>
            <w:szCs w:val="24"/>
          </w:rPr>
          <w:t>间：</w:t>
        </w:r>
      </w:ins>
      <w:r>
        <w:rPr>
          <w:rFonts w:hint="eastAsia" w:asciiTheme="minorEastAsia" w:hAnsiTheme="minorEastAsia" w:eastAsiaTheme="minorEastAsia" w:cstheme="minorEastAsia"/>
          <w:spacing w:val="0"/>
          <w:sz w:val="24"/>
          <w:szCs w:val="24"/>
          <w:lang w:eastAsia="zh-CN"/>
        </w:rPr>
        <w:t xml:space="preserve">    </w:t>
      </w:r>
      <w:ins w:id="11" w:author="元亨 孟鑫" w:date="2026-02-09T14:24:00Z">
        <w:r>
          <w:rPr>
            <w:rFonts w:hint="eastAsia" w:asciiTheme="minorEastAsia" w:hAnsiTheme="minorEastAsia" w:eastAsiaTheme="minorEastAsia" w:cstheme="minorEastAsia"/>
            <w:spacing w:val="0"/>
            <w:sz w:val="24"/>
            <w:szCs w:val="24"/>
          </w:rPr>
          <w:t>年</w:t>
        </w:r>
      </w:ins>
      <w:r>
        <w:rPr>
          <w:rFonts w:hint="eastAsia" w:asciiTheme="minorEastAsia" w:hAnsiTheme="minorEastAsia" w:eastAsiaTheme="minorEastAsia" w:cstheme="minorEastAsia"/>
          <w:spacing w:val="0"/>
          <w:sz w:val="24"/>
          <w:szCs w:val="24"/>
          <w:lang w:eastAsia="zh-CN"/>
        </w:rPr>
        <w:t xml:space="preserve">  </w:t>
      </w:r>
      <w:r>
        <w:rPr>
          <w:rFonts w:hint="eastAsia" w:asciiTheme="minorEastAsia" w:hAnsiTheme="minorEastAsia" w:eastAsiaTheme="minorEastAsia" w:cstheme="minorEastAsia"/>
          <w:spacing w:val="0"/>
          <w:sz w:val="24"/>
          <w:szCs w:val="24"/>
          <w:lang w:val="en-US" w:eastAsia="zh-CN"/>
        </w:rPr>
        <w:t xml:space="preserve">  </w:t>
      </w:r>
      <w:ins w:id="12" w:author="元亨 孟鑫" w:date="2026-02-09T14:24:00Z">
        <w:r>
          <w:rPr>
            <w:rFonts w:hint="eastAsia" w:asciiTheme="minorEastAsia" w:hAnsiTheme="minorEastAsia" w:eastAsiaTheme="minorEastAsia" w:cstheme="minorEastAsia"/>
            <w:spacing w:val="0"/>
            <w:sz w:val="24"/>
            <w:szCs w:val="24"/>
          </w:rPr>
          <w:t>月</w:t>
        </w:r>
      </w:ins>
      <w:r>
        <w:rPr>
          <w:rFonts w:hint="eastAsia" w:asciiTheme="minorEastAsia" w:hAnsiTheme="minorEastAsia" w:eastAsiaTheme="minorEastAsia" w:cstheme="minorEastAsia"/>
          <w:spacing w:val="0"/>
          <w:sz w:val="24"/>
          <w:szCs w:val="24"/>
          <w:lang w:eastAsia="zh-CN"/>
        </w:rPr>
        <w:t xml:space="preserve">  </w:t>
      </w:r>
      <w:r>
        <w:rPr>
          <w:rFonts w:hint="eastAsia" w:asciiTheme="minorEastAsia" w:hAnsiTheme="minorEastAsia" w:eastAsiaTheme="minorEastAsia" w:cstheme="minorEastAsia"/>
          <w:spacing w:val="0"/>
          <w:sz w:val="24"/>
          <w:szCs w:val="24"/>
          <w:lang w:val="en-US" w:eastAsia="zh-CN"/>
        </w:rPr>
        <w:t xml:space="preserve">  </w:t>
      </w:r>
      <w:ins w:id="13" w:author="元亨 孟鑫" w:date="2026-02-09T14:24:00Z">
        <w:r>
          <w:rPr>
            <w:rFonts w:hint="eastAsia" w:asciiTheme="minorEastAsia" w:hAnsiTheme="minorEastAsia" w:eastAsiaTheme="minorEastAsia" w:cstheme="minorEastAsia"/>
            <w:spacing w:val="0"/>
            <w:sz w:val="24"/>
            <w:szCs w:val="24"/>
          </w:rPr>
          <w:t>日</w:t>
        </w:r>
      </w:ins>
    </w:p>
    <w:p w14:paraId="7B03B671">
      <w:pPr>
        <w:pStyle w:val="17"/>
        <w:pageBreakBefore w:val="0"/>
        <w:widowControl w:val="0"/>
        <w:kinsoku/>
        <w:wordWrap/>
        <w:overflowPunct/>
        <w:topLinePunct w:val="0"/>
        <w:autoSpaceDE/>
        <w:autoSpaceDN/>
        <w:bidi w:val="0"/>
        <w:adjustRightInd/>
        <w:snapToGrid/>
        <w:spacing w:before="107" w:line="560" w:lineRule="exact"/>
        <w:ind w:right="421" w:firstLine="645"/>
        <w:jc w:val="center"/>
        <w:textAlignment w:val="auto"/>
        <w:rPr>
          <w:rFonts w:hint="eastAsia" w:asciiTheme="minorEastAsia" w:hAnsiTheme="minorEastAsia" w:eastAsiaTheme="minorEastAsia" w:cstheme="minorEastAsia"/>
          <w:spacing w:val="0"/>
          <w:sz w:val="24"/>
          <w:szCs w:val="24"/>
        </w:rPr>
      </w:pPr>
    </w:p>
    <w:p w14:paraId="312A909C">
      <w:pPr>
        <w:pStyle w:val="23"/>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center"/>
        <w:textAlignment w:val="auto"/>
        <w:rPr>
          <w:rFonts w:hint="eastAsia" w:ascii="宋体" w:hAnsi="宋体" w:eastAsia="宋体" w:cs="宋体"/>
          <w:b/>
          <w:color w:val="000000"/>
          <w:sz w:val="28"/>
          <w:szCs w:val="28"/>
          <w:highlight w:val="none"/>
        </w:rPr>
      </w:pPr>
    </w:p>
    <w:p w14:paraId="30E04AE8">
      <w:pPr>
        <w:pStyle w:val="23"/>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center"/>
        <w:textAlignment w:val="auto"/>
        <w:rPr>
          <w:rFonts w:hint="eastAsia" w:ascii="宋体" w:hAnsi="宋体" w:eastAsia="宋体" w:cs="宋体"/>
          <w:b/>
          <w:color w:val="000000"/>
          <w:sz w:val="28"/>
          <w:szCs w:val="28"/>
          <w:highlight w:val="none"/>
        </w:rPr>
      </w:pPr>
      <w:r>
        <w:rPr>
          <w:rFonts w:hint="eastAsia" w:ascii="宋体" w:hAnsi="宋体" w:eastAsia="宋体" w:cs="宋体"/>
          <w:b/>
          <w:color w:val="000000"/>
          <w:sz w:val="28"/>
          <w:szCs w:val="28"/>
          <w:highlight w:val="none"/>
        </w:rPr>
        <w:t>烟台市建设工程投标人不参与串通投标、弄虚作假承诺书</w:t>
      </w:r>
    </w:p>
    <w:p w14:paraId="2C0F89FF">
      <w:pPr>
        <w:pageBreakBefore w:val="0"/>
        <w:widowControl w:val="0"/>
        <w:kinsoku/>
        <w:wordWrap/>
        <w:overflowPunct/>
        <w:topLinePunct w:val="0"/>
        <w:bidi w:val="0"/>
        <w:adjustRightInd w:val="0"/>
        <w:snapToGrid w:val="0"/>
        <w:spacing w:line="560" w:lineRule="exact"/>
        <w:ind w:left="0" w:leftChars="0" w:right="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工程名称：</w:t>
      </w:r>
      <w:r>
        <w:rPr>
          <w:rFonts w:hint="eastAsia" w:ascii="宋体" w:hAnsi="宋体" w:eastAsia="宋体" w:cs="宋体"/>
          <w:sz w:val="24"/>
          <w:szCs w:val="24"/>
          <w:u w:val="single"/>
        </w:rPr>
        <w:t xml:space="preserve">                              </w:t>
      </w:r>
    </w:p>
    <w:p w14:paraId="7BA75276">
      <w:pPr>
        <w:pageBreakBefore w:val="0"/>
        <w:widowControl w:val="0"/>
        <w:kinsoku/>
        <w:wordWrap/>
        <w:overflowPunct/>
        <w:topLinePunct w:val="0"/>
        <w:bidi w:val="0"/>
        <w:adjustRightInd w:val="0"/>
        <w:snapToGrid w:val="0"/>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本人作为经授权的投标人代表，清楚知晓我单位本项目投标活动</w:t>
      </w:r>
      <w:r>
        <w:rPr>
          <w:rFonts w:hint="eastAsia" w:cs="宋体"/>
          <w:sz w:val="24"/>
          <w:szCs w:val="24"/>
          <w:lang w:eastAsia="zh-CN"/>
        </w:rPr>
        <w:t>，并</w:t>
      </w:r>
      <w:r>
        <w:rPr>
          <w:rFonts w:hint="eastAsia" w:ascii="宋体" w:hAnsi="宋体" w:eastAsia="宋体" w:cs="宋体"/>
          <w:sz w:val="24"/>
          <w:szCs w:val="24"/>
        </w:rPr>
        <w:t>对以下事项作出承诺：</w:t>
      </w:r>
    </w:p>
    <w:p w14:paraId="1569476B">
      <w:pPr>
        <w:pageBreakBefore w:val="0"/>
        <w:widowControl w:val="0"/>
        <w:kinsoku/>
        <w:wordWrap/>
        <w:overflowPunct/>
        <w:topLinePunct w:val="0"/>
        <w:bidi w:val="0"/>
        <w:adjustRightInd w:val="0"/>
        <w:snapToGrid w:val="0"/>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一、我单位和我本人遵循公开、公平、公正、诚实守信的原则，依法依规参与本项目竞标。</w:t>
      </w:r>
    </w:p>
    <w:p w14:paraId="18546176">
      <w:pPr>
        <w:pageBreakBefore w:val="0"/>
        <w:widowControl w:val="0"/>
        <w:kinsoku/>
        <w:wordWrap/>
        <w:overflowPunct/>
        <w:topLinePunct w:val="0"/>
        <w:bidi w:val="0"/>
        <w:adjustRightInd w:val="0"/>
        <w:snapToGrid w:val="0"/>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二、我单位和我本人在本项目中依法依规参与招标投标活动，未参与串通投标，不在投标活动中弄虚作假。</w:t>
      </w:r>
    </w:p>
    <w:p w14:paraId="59E60981">
      <w:pPr>
        <w:pageBreakBefore w:val="0"/>
        <w:widowControl w:val="0"/>
        <w:kinsoku/>
        <w:wordWrap/>
        <w:overflowPunct/>
        <w:topLinePunct w:val="0"/>
        <w:bidi w:val="0"/>
        <w:adjustRightInd w:val="0"/>
        <w:snapToGrid w:val="0"/>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三、我单位和我本人清楚知晓</w:t>
      </w:r>
      <w:r>
        <w:rPr>
          <w:rFonts w:hint="eastAsia" w:ascii="宋体" w:hAnsi="宋体" w:eastAsia="宋体" w:cs="宋体"/>
          <w:sz w:val="24"/>
          <w:szCs w:val="24"/>
          <w:shd w:val="clear" w:color="auto" w:fill="FFFFFF"/>
        </w:rPr>
        <w:t>，</w:t>
      </w:r>
      <w:r>
        <w:rPr>
          <w:rFonts w:hint="eastAsia" w:ascii="宋体" w:hAnsi="宋体" w:eastAsia="宋体" w:cs="宋体"/>
          <w:sz w:val="24"/>
          <w:szCs w:val="24"/>
        </w:rPr>
        <w:t>有下列情形之一的，属于招标人与投标人串通投标：（一）招标人在开标前开启投标文件并将有关信息泄露给其他投标人；（二）招标人直接或者间接向投标人泄露标底、评标委员会成员等信息；（三）招标人明示或者暗示投标人压低或者抬高投标报价；（四）招标人授意投标人撤换、修改投标文件；（五）招标人明示或者暗示投标人为特定投标人中标提供方便；（六）招标人与投标人为谋求特定投标人中标而采取的其他串通行为。</w:t>
      </w:r>
    </w:p>
    <w:p w14:paraId="1106508F">
      <w:pPr>
        <w:pageBreakBefore w:val="0"/>
        <w:widowControl w:val="0"/>
        <w:kinsoku/>
        <w:wordWrap/>
        <w:overflowPunct/>
        <w:topLinePunct w:val="0"/>
        <w:bidi w:val="0"/>
        <w:adjustRightInd w:val="0"/>
        <w:snapToGrid w:val="0"/>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四、我单位和我本人清楚知晓</w:t>
      </w:r>
      <w:r>
        <w:rPr>
          <w:rFonts w:hint="eastAsia" w:ascii="宋体" w:hAnsi="宋体" w:eastAsia="宋体" w:cs="宋体"/>
          <w:sz w:val="24"/>
          <w:szCs w:val="24"/>
          <w:shd w:val="clear" w:color="auto" w:fill="FFFFFF"/>
        </w:rPr>
        <w:t>，</w:t>
      </w:r>
      <w:r>
        <w:rPr>
          <w:rFonts w:hint="eastAsia" w:ascii="宋体" w:hAnsi="宋体" w:eastAsia="宋体" w:cs="宋体"/>
          <w:sz w:val="24"/>
          <w:szCs w:val="24"/>
        </w:rPr>
        <w:t>有下列情形之一的，属于投标人相互串通投标：（一）投标人之间协商投标报价等投标文件的实质性内容；（二）投标人之间约定中标人；（三）投标人之间约定部分投标人放弃投标或者中标；（四）属于同一集团、协会、商会等组织成员的投标人按照该组织要求协同投标；（五）投标人之间为谋取中标或者排斥特定投标人而采取的其他联合行动。</w:t>
      </w:r>
    </w:p>
    <w:p w14:paraId="752AA304">
      <w:pPr>
        <w:pageBreakBefore w:val="0"/>
        <w:widowControl w:val="0"/>
        <w:kinsoku/>
        <w:wordWrap/>
        <w:overflowPunct/>
        <w:topLinePunct w:val="0"/>
        <w:bidi w:val="0"/>
        <w:adjustRightInd w:val="0"/>
        <w:snapToGrid w:val="0"/>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五、我单位和我本人清楚知晓</w:t>
      </w:r>
      <w:r>
        <w:rPr>
          <w:rFonts w:hint="eastAsia" w:ascii="宋体" w:hAnsi="宋体" w:eastAsia="宋体" w:cs="宋体"/>
          <w:sz w:val="24"/>
          <w:szCs w:val="24"/>
          <w:shd w:val="clear" w:color="auto" w:fill="FFFFFF"/>
        </w:rPr>
        <w:t>，</w:t>
      </w:r>
      <w:r>
        <w:rPr>
          <w:rFonts w:hint="eastAsia" w:ascii="宋体" w:hAnsi="宋体" w:eastAsia="宋体" w:cs="宋体"/>
          <w:sz w:val="24"/>
          <w:szCs w:val="24"/>
        </w:rPr>
        <w:t>有下列情形之一的，视为投标人相互串通投标</w:t>
      </w:r>
      <w:r>
        <w:rPr>
          <w:rFonts w:hint="eastAsia" w:cs="宋体"/>
          <w:sz w:val="24"/>
          <w:szCs w:val="24"/>
          <w:lang w:eastAsia="zh-CN"/>
        </w:rPr>
        <w:t>：</w:t>
      </w:r>
      <w:r>
        <w:rPr>
          <w:rFonts w:hint="eastAsia" w:ascii="宋体" w:hAnsi="宋体" w:eastAsia="宋体" w:cs="宋体"/>
          <w:sz w:val="24"/>
          <w:szCs w:val="24"/>
        </w:rPr>
        <w:t>（一）不同投标人的投标文件由同一单位或者个人编制；（二）不同投标人委托同一单位或者个人办理投标事宜；（三）不同投标人的投标文件载明的项目管理成员为同一人；（四）不同投标人的投标文件异常一致或者投标报价呈规律性差异；（五）不同投标人的投标文件相互混装；（六）不同投标人的投标保证金从同一单位或者个人的账户转出。</w:t>
      </w:r>
    </w:p>
    <w:p w14:paraId="09EC19FC">
      <w:pPr>
        <w:pStyle w:val="17"/>
        <w:pageBreakBefore w:val="0"/>
        <w:widowControl w:val="0"/>
        <w:kinsoku/>
        <w:wordWrap/>
        <w:overflowPunct/>
        <w:topLinePunct w:val="0"/>
        <w:bidi w:val="0"/>
        <w:adjustRightInd w:val="0"/>
        <w:snapToGrid w:val="0"/>
        <w:spacing w:after="0"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六、我单位和我本人清楚知晓</w:t>
      </w:r>
      <w:r>
        <w:rPr>
          <w:rFonts w:hint="eastAsia" w:ascii="宋体" w:hAnsi="宋体" w:eastAsia="宋体" w:cs="宋体"/>
          <w:sz w:val="24"/>
          <w:szCs w:val="24"/>
          <w:shd w:val="clear" w:color="auto" w:fill="FFFFFF"/>
        </w:rPr>
        <w:t>，</w:t>
      </w:r>
      <w:r>
        <w:rPr>
          <w:rFonts w:hint="eastAsia" w:ascii="宋体" w:hAnsi="宋体" w:eastAsia="宋体" w:cs="宋体"/>
          <w:sz w:val="24"/>
          <w:szCs w:val="24"/>
        </w:rPr>
        <w:t>有下列情形之一的，属于弄虚作假：</w:t>
      </w:r>
    </w:p>
    <w:p w14:paraId="2E23CF53">
      <w:pPr>
        <w:pStyle w:val="17"/>
        <w:pageBreakBefore w:val="0"/>
        <w:widowControl w:val="0"/>
        <w:kinsoku/>
        <w:wordWrap/>
        <w:overflowPunct/>
        <w:topLinePunct w:val="0"/>
        <w:bidi w:val="0"/>
        <w:adjustRightInd w:val="0"/>
        <w:snapToGrid w:val="0"/>
        <w:spacing w:after="0"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（一）使用伪造、变造的许可证件：</w:t>
      </w:r>
    </w:p>
    <w:p w14:paraId="6790EB39">
      <w:pPr>
        <w:pStyle w:val="17"/>
        <w:pageBreakBefore w:val="0"/>
        <w:widowControl w:val="0"/>
        <w:kinsoku/>
        <w:wordWrap/>
        <w:overflowPunct/>
        <w:topLinePunct w:val="0"/>
        <w:bidi w:val="0"/>
        <w:adjustRightInd w:val="0"/>
        <w:snapToGrid w:val="0"/>
        <w:spacing w:after="0"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（二）提供虚假的财务状况或者业绩；</w:t>
      </w:r>
    </w:p>
    <w:p w14:paraId="1AB007F8">
      <w:pPr>
        <w:pStyle w:val="17"/>
        <w:pageBreakBefore w:val="0"/>
        <w:widowControl w:val="0"/>
        <w:kinsoku/>
        <w:wordWrap/>
        <w:overflowPunct/>
        <w:topLinePunct w:val="0"/>
        <w:bidi w:val="0"/>
        <w:adjustRightInd w:val="0"/>
        <w:snapToGrid w:val="0"/>
        <w:spacing w:after="0"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（三）提供虚假的项目负责人或者主要技术人员简历、劳动关系证明；</w:t>
      </w:r>
    </w:p>
    <w:p w14:paraId="4A1CDAF7">
      <w:pPr>
        <w:pStyle w:val="17"/>
        <w:pageBreakBefore w:val="0"/>
        <w:widowControl w:val="0"/>
        <w:kinsoku/>
        <w:wordWrap/>
        <w:overflowPunct/>
        <w:topLinePunct w:val="0"/>
        <w:bidi w:val="0"/>
        <w:adjustRightInd w:val="0"/>
        <w:snapToGrid w:val="0"/>
        <w:spacing w:after="0"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（四）提供虚假的信用状况；</w:t>
      </w:r>
    </w:p>
    <w:p w14:paraId="0E9659A5">
      <w:pPr>
        <w:pStyle w:val="17"/>
        <w:pageBreakBefore w:val="0"/>
        <w:widowControl w:val="0"/>
        <w:kinsoku/>
        <w:wordWrap/>
        <w:overflowPunct/>
        <w:topLinePunct w:val="0"/>
        <w:bidi w:val="0"/>
        <w:adjustRightInd w:val="0"/>
        <w:snapToGrid w:val="0"/>
        <w:spacing w:after="0"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（五）其他弄虚作假的行为。</w:t>
      </w:r>
    </w:p>
    <w:p w14:paraId="780958D2">
      <w:pPr>
        <w:pStyle w:val="17"/>
        <w:pageBreakBefore w:val="0"/>
        <w:widowControl w:val="0"/>
        <w:kinsoku/>
        <w:wordWrap/>
        <w:overflowPunct/>
        <w:topLinePunct w:val="0"/>
        <w:bidi w:val="0"/>
        <w:adjustRightInd w:val="0"/>
        <w:snapToGrid w:val="0"/>
        <w:spacing w:after="0"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七、我单位和我个人清楚并知晓《中华人民共和国刑法》第二百二十三条“投标人相互串通投标报价，损害招标人或者其他投标人利益，情节严重的，处三年以下有期徒刑或者拘役，并处或者单处罚金。投标人与招标人串通投标，损害国家、集体、公民的合法利益的，依照前款的规定处罚”的规定。</w:t>
      </w:r>
    </w:p>
    <w:p w14:paraId="644D3034">
      <w:pPr>
        <w:pageBreakBefore w:val="0"/>
        <w:widowControl w:val="0"/>
        <w:kinsoku/>
        <w:wordWrap/>
        <w:overflowPunct/>
        <w:topLinePunct w:val="0"/>
        <w:bidi w:val="0"/>
        <w:adjustRightInd w:val="0"/>
        <w:snapToGrid w:val="0"/>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八、我单位和我个人清楚并知晓《中华人民共和国刑法》第二百八十条“伪造、变造、买卖国家机关公文、证件、印章罪；盗窃、抢夺、毁灭国家机关公文、证件、印章罪；伪造公司、企业、事业单位、人民团体印章罪；伪造、变造居民身份证罪”的规定。</w:t>
      </w:r>
    </w:p>
    <w:p w14:paraId="19BE1428">
      <w:pPr>
        <w:pageBreakBefore w:val="0"/>
        <w:widowControl w:val="0"/>
        <w:kinsoku/>
        <w:wordWrap/>
        <w:overflowPunct/>
        <w:topLinePunct w:val="0"/>
        <w:bidi w:val="0"/>
        <w:adjustRightInd w:val="0"/>
        <w:snapToGrid w:val="0"/>
        <w:spacing w:line="560" w:lineRule="exact"/>
        <w:ind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九、我单位如被查实在本项目招标投标活动中存在串通投标、弄虚作假的，递交投标文件行为作为实施串通投标违法行为的关键环节，本人自愿承担直接责任人员法律责任，接受相应刑事、纪律和行政处罚以及失信惩戒。</w:t>
      </w:r>
    </w:p>
    <w:p w14:paraId="15E13A63">
      <w:pPr>
        <w:pageBreakBefore w:val="0"/>
        <w:widowControl w:val="0"/>
        <w:kinsoku/>
        <w:wordWrap/>
        <w:overflowPunct/>
        <w:topLinePunct w:val="0"/>
        <w:bidi w:val="0"/>
        <w:adjustRightInd w:val="0"/>
        <w:snapToGrid w:val="0"/>
        <w:spacing w:line="560" w:lineRule="exact"/>
        <w:ind w:right="0" w:firstLine="480" w:firstLineChars="200"/>
        <w:textAlignment w:val="auto"/>
        <w:rPr>
          <w:rFonts w:hint="eastAsia" w:ascii="宋体" w:hAnsi="宋体" w:eastAsia="宋体" w:cs="宋体"/>
          <w:sz w:val="24"/>
          <w:szCs w:val="24"/>
        </w:rPr>
      </w:pPr>
    </w:p>
    <w:p w14:paraId="7DA96796">
      <w:pPr>
        <w:pageBreakBefore w:val="0"/>
        <w:overflowPunct/>
        <w:bidi w:val="0"/>
        <w:adjustRightInd w:val="0"/>
        <w:snapToGrid w:val="0"/>
        <w:spacing w:line="560" w:lineRule="exact"/>
        <w:ind w:firstLine="480" w:firstLineChars="200"/>
        <w:rPr>
          <w:ins w:id="14" w:author="元亨 孟鑫" w:date="2026-02-09T14:24:00Z"/>
          <w:rFonts w:hint="eastAsia" w:ascii="宋体" w:hAnsi="宋体" w:eastAsia="宋体" w:cs="宋体"/>
          <w:spacing w:val="0"/>
          <w:szCs w:val="21"/>
          <w:lang w:eastAsia="zh-CN"/>
        </w:rPr>
      </w:pPr>
      <w:ins w:id="15" w:author="元亨 孟鑫" w:date="2026-02-09T14:24:00Z">
        <w:r>
          <w:rPr>
            <w:rFonts w:hint="eastAsia" w:ascii="宋体" w:hAnsi="宋体" w:eastAsia="宋体" w:cs="宋体"/>
            <w:spacing w:val="0"/>
            <w:szCs w:val="21"/>
          </w:rPr>
          <w:t>投标人（印章）：</w:t>
        </w:r>
      </w:ins>
      <w:r>
        <w:rPr>
          <w:rFonts w:hint="eastAsia" w:ascii="宋体" w:hAnsi="宋体" w:eastAsia="宋体" w:cs="宋体"/>
          <w:spacing w:val="0"/>
          <w:szCs w:val="21"/>
          <w:u w:val="single"/>
          <w:lang w:eastAsia="zh-CN"/>
        </w:rPr>
        <w:t xml:space="preserve">                </w:t>
      </w:r>
    </w:p>
    <w:p w14:paraId="4F63EBCA">
      <w:pPr>
        <w:pageBreakBefore w:val="0"/>
        <w:overflowPunct/>
        <w:bidi w:val="0"/>
        <w:spacing w:line="560" w:lineRule="exact"/>
        <w:rPr>
          <w:ins w:id="16" w:author="元亨 孟鑫" w:date="2026-02-09T14:24:00Z"/>
          <w:rFonts w:hint="eastAsia" w:ascii="宋体" w:hAnsi="宋体" w:eastAsia="宋体" w:cs="宋体"/>
          <w:b w:val="0"/>
          <w:bCs/>
          <w:color w:val="auto"/>
          <w:spacing w:val="0"/>
          <w:szCs w:val="21"/>
        </w:rPr>
      </w:pPr>
      <w:ins w:id="17" w:author="元亨 孟鑫" w:date="2026-02-09T14:24:00Z">
        <w:r>
          <w:rPr>
            <w:rFonts w:hint="eastAsia" w:ascii="宋体" w:hAnsi="宋体" w:eastAsia="宋体" w:cs="宋体"/>
            <w:b w:val="0"/>
            <w:bCs/>
            <w:color w:val="auto"/>
            <w:spacing w:val="0"/>
            <w:kern w:val="0"/>
            <w:sz w:val="21"/>
            <w:szCs w:val="21"/>
            <w:highlight w:val="none"/>
            <w:lang w:val="en-US" w:eastAsia="zh-CN"/>
          </w:rPr>
          <w:t>法定代表人或其委托代理人（签字或盖章）：</w:t>
        </w:r>
      </w:ins>
      <w:r>
        <w:rPr>
          <w:rFonts w:hint="eastAsia" w:ascii="宋体" w:hAnsi="宋体" w:eastAsia="宋体" w:cs="宋体"/>
          <w:spacing w:val="0"/>
          <w:szCs w:val="21"/>
          <w:u w:val="single"/>
          <w:lang w:eastAsia="zh-CN"/>
        </w:rPr>
        <w:t xml:space="preserve">                </w:t>
      </w:r>
    </w:p>
    <w:p w14:paraId="39D37F3A">
      <w:pPr>
        <w:pageBreakBefore w:val="0"/>
        <w:overflowPunct/>
        <w:bidi w:val="0"/>
        <w:spacing w:line="560" w:lineRule="exact"/>
        <w:ind w:firstLine="480" w:firstLineChars="200"/>
        <w:jc w:val="left"/>
        <w:rPr>
          <w:ins w:id="18" w:author="元亨 孟鑫" w:date="2026-02-09T14:24:00Z"/>
          <w:rFonts w:hint="eastAsia" w:ascii="宋体" w:hAnsi="宋体" w:eastAsia="宋体" w:cs="宋体"/>
          <w:spacing w:val="0"/>
          <w:sz w:val="24"/>
          <w:szCs w:val="24"/>
        </w:rPr>
      </w:pPr>
      <w:r>
        <w:rPr>
          <w:rFonts w:hint="eastAsia" w:ascii="宋体" w:hAnsi="宋体" w:eastAsia="宋体" w:cs="宋体"/>
          <w:spacing w:val="0"/>
          <w:sz w:val="24"/>
          <w:szCs w:val="24"/>
          <w:u w:val="single"/>
          <w:lang w:eastAsia="zh-CN"/>
        </w:rPr>
        <w:t xml:space="preserve">    </w:t>
      </w:r>
      <w:ins w:id="19" w:author="元亨 孟鑫" w:date="2026-02-09T14:24:00Z">
        <w:r>
          <w:rPr>
            <w:rFonts w:hint="eastAsia" w:ascii="宋体" w:hAnsi="宋体" w:eastAsia="宋体" w:cs="宋体"/>
            <w:spacing w:val="0"/>
            <w:sz w:val="24"/>
            <w:szCs w:val="24"/>
          </w:rPr>
          <w:t>年</w:t>
        </w:r>
      </w:ins>
      <w:r>
        <w:rPr>
          <w:rFonts w:hint="eastAsia" w:ascii="宋体" w:hAnsi="宋体" w:eastAsia="宋体" w:cs="宋体"/>
          <w:spacing w:val="0"/>
          <w:sz w:val="24"/>
          <w:szCs w:val="24"/>
          <w:u w:val="single"/>
          <w:lang w:eastAsia="zh-CN"/>
        </w:rPr>
        <w:t xml:space="preserve"> </w:t>
      </w:r>
      <w:r>
        <w:rPr>
          <w:rFonts w:hint="eastAsia" w:ascii="宋体" w:hAnsi="宋体" w:cs="宋体"/>
          <w:spacing w:val="0"/>
          <w:sz w:val="24"/>
          <w:szCs w:val="24"/>
          <w:u w:val="single"/>
          <w:lang w:val="en-US" w:eastAsia="zh-CN"/>
        </w:rPr>
        <w:t xml:space="preserve"> </w:t>
      </w:r>
      <w:r>
        <w:rPr>
          <w:rFonts w:hint="eastAsia" w:ascii="宋体" w:hAnsi="宋体" w:eastAsia="宋体" w:cs="宋体"/>
          <w:spacing w:val="0"/>
          <w:sz w:val="24"/>
          <w:szCs w:val="24"/>
          <w:u w:val="single"/>
          <w:lang w:eastAsia="zh-CN"/>
        </w:rPr>
        <w:t xml:space="preserve">  </w:t>
      </w:r>
      <w:ins w:id="20" w:author="元亨 孟鑫" w:date="2026-02-09T14:24:00Z">
        <w:r>
          <w:rPr>
            <w:rFonts w:hint="eastAsia" w:ascii="宋体" w:hAnsi="宋体" w:eastAsia="宋体" w:cs="宋体"/>
            <w:spacing w:val="0"/>
            <w:sz w:val="24"/>
            <w:szCs w:val="24"/>
          </w:rPr>
          <w:t>月</w:t>
        </w:r>
      </w:ins>
      <w:r>
        <w:rPr>
          <w:rFonts w:hint="eastAsia" w:ascii="宋体" w:hAnsi="宋体" w:eastAsia="宋体" w:cs="宋体"/>
          <w:spacing w:val="0"/>
          <w:sz w:val="24"/>
          <w:szCs w:val="24"/>
          <w:u w:val="single"/>
          <w:lang w:eastAsia="zh-CN"/>
        </w:rPr>
        <w:t xml:space="preserve">  </w:t>
      </w:r>
      <w:r>
        <w:rPr>
          <w:rFonts w:hint="eastAsia" w:ascii="宋体" w:hAnsi="宋体" w:cs="宋体"/>
          <w:spacing w:val="0"/>
          <w:sz w:val="24"/>
          <w:szCs w:val="24"/>
          <w:u w:val="single"/>
          <w:lang w:val="en-US" w:eastAsia="zh-CN"/>
        </w:rPr>
        <w:t xml:space="preserve"> </w:t>
      </w:r>
      <w:r>
        <w:rPr>
          <w:rFonts w:hint="eastAsia" w:ascii="宋体" w:hAnsi="宋体" w:eastAsia="宋体" w:cs="宋体"/>
          <w:spacing w:val="0"/>
          <w:sz w:val="24"/>
          <w:szCs w:val="24"/>
          <w:u w:val="single"/>
          <w:lang w:eastAsia="zh-CN"/>
        </w:rPr>
        <w:t xml:space="preserve"> </w:t>
      </w:r>
      <w:ins w:id="21" w:author="元亨 孟鑫" w:date="2026-02-09T14:24:00Z">
        <w:r>
          <w:rPr>
            <w:rFonts w:hint="eastAsia" w:ascii="宋体" w:hAnsi="宋体" w:eastAsia="宋体" w:cs="宋体"/>
            <w:spacing w:val="0"/>
            <w:sz w:val="24"/>
            <w:szCs w:val="24"/>
          </w:rPr>
          <w:t>日</w:t>
        </w:r>
      </w:ins>
    </w:p>
    <w:p w14:paraId="279B375F">
      <w:pPr>
        <w:pStyle w:val="226"/>
        <w:spacing w:line="480" w:lineRule="exact"/>
        <w:ind w:firstLine="482" w:firstLineChars="200"/>
        <w:rPr>
          <w:rFonts w:hint="eastAsia" w:ascii="宋体" w:hAnsi="宋体" w:eastAsia="宋体" w:cs="宋体"/>
          <w:b/>
          <w:color w:val="auto"/>
        </w:rPr>
      </w:pPr>
    </w:p>
    <w:p w14:paraId="7E9B9A35">
      <w:pPr>
        <w:pStyle w:val="226"/>
        <w:rPr>
          <w:rFonts w:hint="eastAsia" w:ascii="宋体" w:hAnsi="宋体" w:eastAsia="宋体" w:cs="宋体"/>
          <w:bCs/>
          <w:color w:val="auto"/>
          <w:sz w:val="32"/>
          <w:szCs w:val="32"/>
        </w:rPr>
      </w:pPr>
      <w:r>
        <w:rPr>
          <w:rFonts w:hint="eastAsia" w:ascii="宋体" w:hAnsi="宋体" w:eastAsia="宋体" w:cs="宋体"/>
          <w:bCs/>
          <w:color w:val="auto"/>
          <w:sz w:val="32"/>
          <w:szCs w:val="32"/>
        </w:rPr>
        <w:br w:type="page"/>
      </w:r>
    </w:p>
    <w:p w14:paraId="250B665A">
      <w:pPr>
        <w:spacing w:after="240" w:afterLines="100" w:line="540" w:lineRule="exact"/>
        <w:rPr>
          <w:rFonts w:hint="eastAsia" w:ascii="宋体" w:hAnsi="宋体" w:eastAsia="宋体" w:cs="宋体"/>
          <w:sz w:val="32"/>
          <w:szCs w:val="32"/>
        </w:rPr>
      </w:pPr>
      <w:bookmarkStart w:id="1051" w:name="_Toc211498774"/>
      <w:bookmarkStart w:id="1052" w:name="_Toc80006165"/>
      <w:bookmarkStart w:id="1053" w:name="_Toc300678593"/>
    </w:p>
    <w:p w14:paraId="0E636E4C">
      <w:pPr>
        <w:spacing w:after="240" w:afterLines="100" w:line="540" w:lineRule="exact"/>
        <w:rPr>
          <w:rFonts w:hint="eastAsia" w:ascii="宋体" w:hAnsi="宋体" w:eastAsia="宋体" w:cs="宋体"/>
          <w:sz w:val="32"/>
          <w:szCs w:val="32"/>
        </w:rPr>
      </w:pPr>
    </w:p>
    <w:p w14:paraId="5E77E276">
      <w:pPr>
        <w:spacing w:after="240" w:afterLines="100" w:line="540" w:lineRule="exact"/>
        <w:rPr>
          <w:rFonts w:hint="eastAsia" w:ascii="宋体" w:hAnsi="宋体" w:eastAsia="宋体" w:cs="宋体"/>
          <w:sz w:val="32"/>
          <w:szCs w:val="32"/>
        </w:rPr>
      </w:pPr>
    </w:p>
    <w:p w14:paraId="754A7270">
      <w:pPr>
        <w:spacing w:after="240" w:afterLines="100" w:line="540" w:lineRule="exact"/>
        <w:rPr>
          <w:rFonts w:hint="eastAsia" w:ascii="宋体" w:hAnsi="宋体" w:eastAsia="宋体" w:cs="宋体"/>
          <w:sz w:val="32"/>
          <w:szCs w:val="32"/>
        </w:rPr>
      </w:pPr>
    </w:p>
    <w:p w14:paraId="42D097E1">
      <w:pPr>
        <w:spacing w:after="240" w:afterLines="100" w:line="540" w:lineRule="exact"/>
        <w:rPr>
          <w:rFonts w:hint="eastAsia" w:ascii="宋体" w:hAnsi="宋体" w:eastAsia="宋体" w:cs="宋体"/>
          <w:sz w:val="32"/>
          <w:szCs w:val="32"/>
        </w:rPr>
      </w:pPr>
    </w:p>
    <w:p w14:paraId="668BE46E">
      <w:pPr>
        <w:spacing w:after="240" w:afterLines="100" w:line="540" w:lineRule="exact"/>
        <w:rPr>
          <w:rFonts w:hint="eastAsia" w:ascii="宋体" w:hAnsi="宋体" w:eastAsia="宋体" w:cs="宋体"/>
          <w:sz w:val="32"/>
          <w:szCs w:val="32"/>
        </w:rPr>
      </w:pPr>
    </w:p>
    <w:p w14:paraId="23AF0B3F">
      <w:pPr>
        <w:spacing w:after="240" w:afterLines="100" w:line="540" w:lineRule="exact"/>
        <w:rPr>
          <w:rFonts w:hint="eastAsia" w:ascii="宋体" w:hAnsi="宋体" w:eastAsia="宋体" w:cs="宋体"/>
          <w:sz w:val="32"/>
          <w:szCs w:val="32"/>
        </w:rPr>
      </w:pPr>
    </w:p>
    <w:p w14:paraId="6E704498">
      <w:pPr>
        <w:pStyle w:val="2"/>
        <w:tabs>
          <w:tab w:val="left" w:pos="2400"/>
        </w:tabs>
        <w:ind w:left="0" w:leftChars="0" w:firstLine="0" w:firstLineChars="0"/>
        <w:jc w:val="center"/>
        <w:rPr>
          <w:rFonts w:hint="eastAsia" w:ascii="宋体" w:hAnsi="宋体" w:eastAsia="宋体" w:cs="宋体"/>
          <w:b w:val="0"/>
          <w:bCs w:val="0"/>
        </w:rPr>
      </w:pPr>
      <w:bookmarkStart w:id="1054" w:name="_Toc14745"/>
      <w:bookmarkStart w:id="1065" w:name="_GoBack"/>
      <w:bookmarkEnd w:id="1065"/>
      <w:r>
        <w:rPr>
          <w:rFonts w:hint="eastAsia" w:ascii="宋体" w:hAnsi="宋体" w:eastAsia="宋体" w:cs="宋体"/>
          <w:b w:val="0"/>
          <w:bCs w:val="0"/>
        </w:rPr>
        <w:t xml:space="preserve">第二节 </w:t>
      </w:r>
      <w:bookmarkEnd w:id="1051"/>
      <w:bookmarkEnd w:id="1052"/>
      <w:bookmarkEnd w:id="1053"/>
      <w:bookmarkStart w:id="1055" w:name="_Toc211498778"/>
      <w:bookmarkStart w:id="1056" w:name="_Toc80006168"/>
      <w:r>
        <w:rPr>
          <w:rFonts w:hint="eastAsia" w:ascii="宋体" w:hAnsi="宋体" w:eastAsia="宋体" w:cs="宋体"/>
          <w:b w:val="0"/>
          <w:bCs w:val="0"/>
        </w:rPr>
        <w:t>已标价工程量清单</w:t>
      </w:r>
      <w:bookmarkEnd w:id="1054"/>
      <w:bookmarkEnd w:id="1055"/>
      <w:bookmarkEnd w:id="1056"/>
    </w:p>
    <w:p w14:paraId="0B0F242E">
      <w:pPr>
        <w:spacing w:after="240" w:afterLines="100" w:line="540" w:lineRule="exact"/>
        <w:rPr>
          <w:rFonts w:hint="eastAsia" w:ascii="宋体" w:hAnsi="宋体" w:eastAsia="宋体" w:cs="宋体"/>
          <w:sz w:val="32"/>
          <w:szCs w:val="32"/>
        </w:rPr>
      </w:pPr>
    </w:p>
    <w:p w14:paraId="56280AAB">
      <w:pPr>
        <w:spacing w:after="240" w:afterLines="100" w:line="540" w:lineRule="exact"/>
        <w:rPr>
          <w:rFonts w:hint="eastAsia" w:ascii="宋体" w:hAnsi="宋体" w:eastAsia="宋体" w:cs="宋体"/>
          <w:sz w:val="32"/>
          <w:szCs w:val="32"/>
        </w:rPr>
      </w:pPr>
    </w:p>
    <w:p w14:paraId="37B88A9C">
      <w:pPr>
        <w:spacing w:after="240" w:afterLines="100" w:line="540" w:lineRule="exact"/>
        <w:rPr>
          <w:rFonts w:hint="eastAsia" w:ascii="宋体" w:hAnsi="宋体" w:eastAsia="宋体" w:cs="宋体"/>
          <w:sz w:val="32"/>
          <w:szCs w:val="32"/>
        </w:rPr>
      </w:pPr>
    </w:p>
    <w:p w14:paraId="7AFD3138">
      <w:pPr>
        <w:spacing w:after="240" w:afterLines="100" w:line="540" w:lineRule="exact"/>
        <w:rPr>
          <w:rFonts w:hint="eastAsia" w:ascii="宋体" w:hAnsi="宋体" w:eastAsia="宋体" w:cs="宋体"/>
          <w:sz w:val="32"/>
          <w:szCs w:val="32"/>
        </w:rPr>
      </w:pPr>
    </w:p>
    <w:p w14:paraId="4A6B12D4">
      <w:pPr>
        <w:spacing w:after="240" w:afterLines="100" w:line="540" w:lineRule="exact"/>
        <w:rPr>
          <w:rFonts w:hint="eastAsia" w:ascii="宋体" w:hAnsi="宋体" w:eastAsia="宋体" w:cs="宋体"/>
          <w:sz w:val="32"/>
          <w:szCs w:val="32"/>
        </w:rPr>
      </w:pPr>
    </w:p>
    <w:p w14:paraId="52F8B30D">
      <w:pPr>
        <w:spacing w:after="240" w:afterLines="100" w:line="540" w:lineRule="exact"/>
        <w:rPr>
          <w:rFonts w:hint="eastAsia" w:ascii="宋体" w:hAnsi="宋体" w:eastAsia="宋体" w:cs="宋体"/>
          <w:sz w:val="32"/>
          <w:szCs w:val="32"/>
        </w:rPr>
      </w:pPr>
    </w:p>
    <w:p w14:paraId="2E2A80FE">
      <w:pPr>
        <w:spacing w:after="240" w:afterLines="100" w:line="540" w:lineRule="exact"/>
        <w:rPr>
          <w:rFonts w:hint="eastAsia" w:ascii="宋体" w:hAnsi="宋体" w:eastAsia="宋体" w:cs="宋体"/>
          <w:sz w:val="32"/>
          <w:szCs w:val="32"/>
        </w:rPr>
      </w:pPr>
    </w:p>
    <w:p w14:paraId="2114C534">
      <w:pPr>
        <w:spacing w:line="360" w:lineRule="auto"/>
        <w:ind w:firstLine="480" w:firstLineChars="200"/>
        <w:rPr>
          <w:rFonts w:hint="eastAsia" w:ascii="宋体" w:hAnsi="宋体" w:eastAsia="宋体" w:cs="宋体"/>
          <w:sz w:val="24"/>
        </w:rPr>
      </w:pPr>
    </w:p>
    <w:p w14:paraId="2DEDD962">
      <w:pPr>
        <w:spacing w:line="360" w:lineRule="auto"/>
        <w:ind w:firstLine="480" w:firstLineChars="200"/>
        <w:rPr>
          <w:rFonts w:hint="eastAsia" w:ascii="宋体" w:hAnsi="宋体" w:eastAsia="宋体" w:cs="宋体"/>
          <w:sz w:val="24"/>
        </w:rPr>
      </w:pPr>
    </w:p>
    <w:p w14:paraId="1B4BF264">
      <w:pPr>
        <w:widowControl/>
        <w:rPr>
          <w:rFonts w:hint="eastAsia" w:ascii="宋体" w:hAnsi="宋体" w:eastAsia="宋体" w:cs="宋体"/>
        </w:rPr>
      </w:pPr>
      <w:r>
        <w:rPr>
          <w:rFonts w:hint="eastAsia" w:ascii="宋体" w:hAnsi="宋体" w:eastAsia="宋体" w:cs="宋体"/>
        </w:rPr>
        <w:br w:type="page"/>
      </w:r>
    </w:p>
    <w:p w14:paraId="5C09126F">
      <w:pPr>
        <w:spacing w:after="240" w:afterLines="100" w:line="540" w:lineRule="exact"/>
        <w:rPr>
          <w:rFonts w:hint="eastAsia" w:ascii="宋体" w:hAnsi="宋体" w:eastAsia="宋体" w:cs="宋体"/>
          <w:sz w:val="32"/>
          <w:szCs w:val="32"/>
        </w:rPr>
      </w:pPr>
      <w:bookmarkStart w:id="1057" w:name="_Toc211498781"/>
      <w:bookmarkStart w:id="1058" w:name="_Toc80006170"/>
    </w:p>
    <w:p w14:paraId="0D297FE1">
      <w:pPr>
        <w:spacing w:after="240" w:afterLines="100" w:line="540" w:lineRule="exact"/>
        <w:rPr>
          <w:rFonts w:hint="eastAsia" w:ascii="宋体" w:hAnsi="宋体" w:eastAsia="宋体" w:cs="宋体"/>
          <w:sz w:val="32"/>
          <w:szCs w:val="32"/>
        </w:rPr>
      </w:pPr>
    </w:p>
    <w:p w14:paraId="1A916BD7">
      <w:pPr>
        <w:spacing w:after="240" w:afterLines="100" w:line="540" w:lineRule="exact"/>
        <w:rPr>
          <w:rFonts w:hint="eastAsia" w:ascii="宋体" w:hAnsi="宋体" w:eastAsia="宋体" w:cs="宋体"/>
          <w:sz w:val="32"/>
          <w:szCs w:val="32"/>
        </w:rPr>
      </w:pPr>
    </w:p>
    <w:p w14:paraId="2EAD4678">
      <w:pPr>
        <w:spacing w:after="240" w:afterLines="100" w:line="540" w:lineRule="exact"/>
        <w:rPr>
          <w:rFonts w:hint="eastAsia" w:ascii="宋体" w:hAnsi="宋体" w:eastAsia="宋体" w:cs="宋体"/>
          <w:sz w:val="32"/>
          <w:szCs w:val="32"/>
        </w:rPr>
      </w:pPr>
    </w:p>
    <w:p w14:paraId="3FAC0106">
      <w:pPr>
        <w:spacing w:after="240" w:afterLines="100" w:line="540" w:lineRule="exact"/>
        <w:rPr>
          <w:rFonts w:hint="eastAsia" w:ascii="宋体" w:hAnsi="宋体" w:eastAsia="宋体" w:cs="宋体"/>
          <w:sz w:val="32"/>
          <w:szCs w:val="32"/>
        </w:rPr>
      </w:pPr>
    </w:p>
    <w:p w14:paraId="3470CA8B">
      <w:pPr>
        <w:spacing w:after="240" w:afterLines="100" w:line="540" w:lineRule="exact"/>
        <w:rPr>
          <w:rFonts w:hint="eastAsia" w:ascii="宋体" w:hAnsi="宋体" w:eastAsia="宋体" w:cs="宋体"/>
          <w:sz w:val="32"/>
          <w:szCs w:val="32"/>
        </w:rPr>
      </w:pPr>
    </w:p>
    <w:p w14:paraId="0D8DD96B">
      <w:pPr>
        <w:spacing w:after="240" w:afterLines="100" w:line="540" w:lineRule="exact"/>
        <w:rPr>
          <w:rFonts w:hint="eastAsia" w:ascii="宋体" w:hAnsi="宋体" w:eastAsia="宋体" w:cs="宋体"/>
          <w:sz w:val="32"/>
          <w:szCs w:val="32"/>
        </w:rPr>
      </w:pPr>
    </w:p>
    <w:p w14:paraId="228D9688">
      <w:pPr>
        <w:pStyle w:val="2"/>
        <w:ind w:left="0" w:leftChars="0" w:firstLine="0" w:firstLineChars="0"/>
        <w:jc w:val="center"/>
        <w:rPr>
          <w:rFonts w:hint="eastAsia" w:ascii="宋体" w:hAnsi="宋体" w:eastAsia="宋体" w:cs="宋体"/>
          <w:b w:val="0"/>
          <w:bCs w:val="0"/>
        </w:rPr>
      </w:pPr>
      <w:bookmarkStart w:id="1059" w:name="_Toc6348"/>
      <w:r>
        <w:rPr>
          <w:rFonts w:hint="eastAsia" w:ascii="宋体" w:hAnsi="宋体" w:eastAsia="宋体" w:cs="宋体"/>
          <w:b w:val="0"/>
          <w:bCs w:val="0"/>
        </w:rPr>
        <w:t>第三节  施工组织设计</w:t>
      </w:r>
      <w:bookmarkEnd w:id="1057"/>
      <w:bookmarkEnd w:id="1058"/>
      <w:bookmarkEnd w:id="1059"/>
    </w:p>
    <w:p w14:paraId="6DE39018">
      <w:pPr>
        <w:widowControl/>
        <w:ind w:left="0" w:leftChars="0" w:firstLine="0" w:firstLineChars="0"/>
        <w:jc w:val="center"/>
        <w:rPr>
          <w:rFonts w:hint="eastAsia" w:ascii="宋体" w:hAnsi="宋体" w:eastAsia="宋体" w:cs="宋体"/>
          <w:b/>
          <w:bCs/>
          <w:sz w:val="28"/>
          <w:szCs w:val="36"/>
        </w:rPr>
      </w:pPr>
      <w:bookmarkStart w:id="1060" w:name="_Toc79998458"/>
      <w:bookmarkStart w:id="1061" w:name="_Toc9189381"/>
      <w:bookmarkStart w:id="1062" w:name="_Toc79998902"/>
      <w:bookmarkStart w:id="1063" w:name="_Toc303865023"/>
      <w:bookmarkStart w:id="1064" w:name="_Toc21505477"/>
      <w:r>
        <w:rPr>
          <w:rFonts w:hint="eastAsia" w:ascii="宋体" w:hAnsi="宋体" w:eastAsia="宋体" w:cs="宋体"/>
          <w:b/>
          <w:bCs/>
          <w:sz w:val="28"/>
          <w:szCs w:val="36"/>
        </w:rPr>
        <w:t>（暗标）</w:t>
      </w:r>
      <w:bookmarkEnd w:id="1060"/>
      <w:bookmarkEnd w:id="1061"/>
      <w:bookmarkEnd w:id="1062"/>
      <w:bookmarkEnd w:id="1063"/>
      <w:bookmarkEnd w:id="1064"/>
    </w:p>
    <w:p w14:paraId="740F3942">
      <w:pPr>
        <w:spacing w:after="240" w:afterLines="100" w:line="540" w:lineRule="exact"/>
        <w:jc w:val="center"/>
        <w:rPr>
          <w:rFonts w:hint="eastAsia" w:ascii="宋体" w:hAnsi="宋体" w:eastAsia="宋体" w:cs="宋体"/>
          <w:sz w:val="32"/>
          <w:szCs w:val="32"/>
        </w:rPr>
      </w:pPr>
    </w:p>
    <w:p w14:paraId="5B25DE9E">
      <w:pPr>
        <w:spacing w:after="240" w:afterLines="100" w:line="540" w:lineRule="exact"/>
        <w:rPr>
          <w:rFonts w:hint="eastAsia" w:ascii="宋体" w:hAnsi="宋体" w:eastAsia="宋体" w:cs="宋体"/>
          <w:sz w:val="32"/>
          <w:szCs w:val="32"/>
        </w:rPr>
      </w:pPr>
    </w:p>
    <w:p w14:paraId="3F2EEC3A">
      <w:pPr>
        <w:spacing w:after="240" w:afterLines="100" w:line="540" w:lineRule="exact"/>
        <w:rPr>
          <w:rFonts w:hint="eastAsia" w:ascii="宋体" w:hAnsi="宋体" w:eastAsia="宋体" w:cs="宋体"/>
          <w:sz w:val="32"/>
          <w:szCs w:val="32"/>
        </w:rPr>
      </w:pPr>
    </w:p>
    <w:p w14:paraId="7D641412">
      <w:pPr>
        <w:spacing w:after="240" w:afterLines="100" w:line="540" w:lineRule="exact"/>
        <w:rPr>
          <w:rFonts w:hint="eastAsia" w:ascii="宋体" w:hAnsi="宋体" w:eastAsia="宋体" w:cs="宋体"/>
          <w:sz w:val="32"/>
          <w:szCs w:val="32"/>
        </w:rPr>
      </w:pPr>
    </w:p>
    <w:p w14:paraId="0C2BBD3C">
      <w:pPr>
        <w:spacing w:after="240" w:afterLines="100" w:line="540" w:lineRule="exact"/>
        <w:rPr>
          <w:rFonts w:hint="eastAsia" w:ascii="宋体" w:hAnsi="宋体" w:eastAsia="宋体" w:cs="宋体"/>
          <w:sz w:val="32"/>
          <w:szCs w:val="32"/>
        </w:rPr>
      </w:pPr>
    </w:p>
    <w:p w14:paraId="7B43C196">
      <w:pPr>
        <w:spacing w:after="240" w:afterLines="100" w:line="540" w:lineRule="exact"/>
        <w:rPr>
          <w:rFonts w:hint="eastAsia" w:ascii="宋体" w:hAnsi="宋体" w:eastAsia="宋体" w:cs="宋体"/>
          <w:sz w:val="32"/>
          <w:szCs w:val="32"/>
        </w:rPr>
      </w:pPr>
    </w:p>
    <w:p w14:paraId="0EE57946">
      <w:pPr>
        <w:spacing w:after="240" w:afterLines="100" w:line="540" w:lineRule="exact"/>
        <w:rPr>
          <w:rFonts w:hint="eastAsia" w:ascii="宋体" w:hAnsi="宋体" w:eastAsia="宋体" w:cs="宋体"/>
          <w:sz w:val="32"/>
          <w:szCs w:val="32"/>
        </w:rPr>
      </w:pPr>
    </w:p>
    <w:p w14:paraId="6C4C94BD">
      <w:pPr>
        <w:spacing w:after="240" w:afterLines="100" w:line="540" w:lineRule="exact"/>
        <w:rPr>
          <w:rFonts w:hint="eastAsia" w:ascii="宋体" w:hAnsi="宋体" w:eastAsia="宋体" w:cs="宋体"/>
          <w:sz w:val="32"/>
          <w:szCs w:val="32"/>
        </w:rPr>
      </w:pPr>
    </w:p>
    <w:p w14:paraId="3DD467C7">
      <w:pPr>
        <w:adjustRightInd w:val="0"/>
        <w:snapToGrid w:val="0"/>
        <w:spacing w:line="360" w:lineRule="auto"/>
        <w:ind w:firstLine="560" w:firstLineChars="200"/>
        <w:jc w:val="center"/>
        <w:rPr>
          <w:rFonts w:hint="eastAsia" w:ascii="宋体" w:hAnsi="宋体" w:eastAsia="宋体" w:cs="宋体"/>
          <w:sz w:val="28"/>
          <w:szCs w:val="28"/>
        </w:rPr>
      </w:pPr>
    </w:p>
    <w:p w14:paraId="275AAC53">
      <w:pPr>
        <w:pStyle w:val="23"/>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center"/>
        <w:textAlignment w:val="auto"/>
        <w:rPr>
          <w:rFonts w:hint="eastAsia" w:ascii="宋体" w:hAnsi="宋体" w:eastAsia="宋体" w:cs="宋体"/>
          <w:b/>
          <w:color w:val="000000"/>
          <w:sz w:val="28"/>
          <w:szCs w:val="28"/>
          <w:highlight w:val="none"/>
        </w:rPr>
      </w:pPr>
      <w:r>
        <w:rPr>
          <w:rFonts w:hint="eastAsia" w:ascii="宋体" w:hAnsi="宋体" w:eastAsia="宋体" w:cs="宋体"/>
          <w:sz w:val="28"/>
          <w:szCs w:val="28"/>
        </w:rPr>
        <w:br w:type="page"/>
      </w:r>
      <w:r>
        <w:rPr>
          <w:rFonts w:hint="eastAsia" w:ascii="宋体" w:hAnsi="宋体" w:eastAsia="宋体" w:cs="宋体"/>
          <w:b/>
          <w:color w:val="000000"/>
          <w:sz w:val="28"/>
          <w:szCs w:val="28"/>
          <w:highlight w:val="none"/>
        </w:rPr>
        <w:t>施工组织设计编制要求</w:t>
      </w:r>
    </w:p>
    <w:p w14:paraId="3F847133">
      <w:pPr>
        <w:adjustRightInd w:val="0"/>
        <w:snapToGrid w:val="0"/>
        <w:spacing w:line="360" w:lineRule="auto"/>
        <w:ind w:firstLine="480" w:firstLineChars="200"/>
        <w:jc w:val="left"/>
        <w:rPr>
          <w:rFonts w:hint="eastAsia" w:ascii="宋体" w:hAnsi="宋体" w:eastAsia="宋体" w:cs="宋体"/>
          <w:szCs w:val="21"/>
        </w:rPr>
      </w:pPr>
    </w:p>
    <w:p w14:paraId="295C9C5E">
      <w:pPr>
        <w:adjustRightInd w:val="0"/>
        <w:snapToGrid w:val="0"/>
        <w:spacing w:line="360" w:lineRule="auto"/>
        <w:ind w:firstLine="480" w:firstLineChars="200"/>
        <w:jc w:val="left"/>
        <w:rPr>
          <w:rFonts w:hint="eastAsia" w:ascii="宋体" w:hAnsi="宋体" w:eastAsia="宋体" w:cs="宋体"/>
          <w:sz w:val="18"/>
          <w:szCs w:val="18"/>
        </w:rPr>
      </w:pPr>
      <w:r>
        <w:rPr>
          <w:rFonts w:hint="eastAsia" w:ascii="宋体" w:hAnsi="宋体" w:eastAsia="宋体" w:cs="宋体"/>
          <w:szCs w:val="21"/>
        </w:rPr>
        <w:t>一、</w:t>
      </w:r>
      <w:r>
        <w:rPr>
          <w:rFonts w:hint="eastAsia" w:ascii="宋体" w:hAnsi="宋体" w:eastAsia="宋体" w:cs="宋体"/>
        </w:rPr>
        <w:t>施工组织设计</w:t>
      </w:r>
      <w:r>
        <w:rPr>
          <w:rFonts w:hint="eastAsia" w:ascii="宋体" w:hAnsi="宋体" w:eastAsia="宋体" w:cs="宋体"/>
          <w:szCs w:val="21"/>
        </w:rPr>
        <w:t>采用暗标评审方式，投标人应当根据</w:t>
      </w:r>
      <w:r>
        <w:rPr>
          <w:rFonts w:hint="eastAsia" w:ascii="宋体" w:hAnsi="宋体" w:eastAsia="宋体" w:cs="宋体"/>
        </w:rPr>
        <w:t>招标文件规定的评审内容编制施工组织设计，</w:t>
      </w:r>
    </w:p>
    <w:p w14:paraId="572F0AD1">
      <w:pPr>
        <w:spacing w:line="360" w:lineRule="auto"/>
        <w:ind w:firstLine="120" w:firstLineChars="50"/>
        <w:rPr>
          <w:rFonts w:hint="eastAsia" w:ascii="宋体" w:hAnsi="宋体" w:eastAsia="宋体" w:cs="宋体"/>
          <w:szCs w:val="21"/>
        </w:rPr>
      </w:pPr>
      <w:r>
        <w:rPr>
          <w:rFonts w:hint="eastAsia" w:ascii="宋体" w:hAnsi="宋体" w:eastAsia="宋体" w:cs="宋体"/>
        </w:rPr>
        <w:t xml:space="preserve"> </w:t>
      </w:r>
      <w:r>
        <w:rPr>
          <w:rFonts w:hint="eastAsia" w:ascii="宋体" w:hAnsi="宋体" w:eastAsia="宋体" w:cs="宋体"/>
          <w:szCs w:val="21"/>
        </w:rPr>
        <w:t>二、施工组织设计（暗标）编制要求</w:t>
      </w:r>
    </w:p>
    <w:p w14:paraId="4087F4A4">
      <w:pPr>
        <w:adjustRightInd w:val="0"/>
        <w:snapToGrid w:val="0"/>
        <w:spacing w:line="360" w:lineRule="auto"/>
        <w:ind w:firstLine="480" w:firstLineChars="200"/>
        <w:jc w:val="left"/>
        <w:rPr>
          <w:rFonts w:hint="eastAsia" w:ascii="宋体" w:hAnsi="宋体" w:eastAsia="宋体" w:cs="宋体"/>
          <w:szCs w:val="21"/>
        </w:rPr>
      </w:pPr>
      <w:r>
        <w:rPr>
          <w:rFonts w:hint="eastAsia" w:ascii="宋体" w:hAnsi="宋体" w:eastAsia="宋体" w:cs="宋体"/>
          <w:szCs w:val="21"/>
        </w:rPr>
        <w:t>1.应在“施工组织设计暗标”页签中导入电子招标文件生成相关评审模块的目录，并在评审模块目录中导入相关文件。</w:t>
      </w:r>
    </w:p>
    <w:p w14:paraId="74F19371">
      <w:pPr>
        <w:adjustRightInd w:val="0"/>
        <w:snapToGrid w:val="0"/>
        <w:spacing w:line="360" w:lineRule="auto"/>
        <w:ind w:firstLine="480" w:firstLineChars="200"/>
        <w:jc w:val="left"/>
        <w:rPr>
          <w:rFonts w:hint="eastAsia" w:ascii="宋体" w:hAnsi="宋体" w:eastAsia="宋体" w:cs="宋体"/>
          <w:szCs w:val="21"/>
        </w:rPr>
      </w:pPr>
      <w:r>
        <w:rPr>
          <w:rFonts w:hint="eastAsia" w:ascii="宋体" w:hAnsi="宋体" w:eastAsia="宋体" w:cs="宋体"/>
          <w:szCs w:val="21"/>
        </w:rPr>
        <w:t>2.编制“施工组织设计暗标”评审模块的文件时，需生成页码。</w:t>
      </w:r>
    </w:p>
    <w:p w14:paraId="30BD8997">
      <w:pPr>
        <w:adjustRightInd w:val="0"/>
        <w:snapToGrid w:val="0"/>
        <w:spacing w:line="360" w:lineRule="auto"/>
        <w:ind w:firstLine="480" w:firstLineChars="200"/>
        <w:jc w:val="left"/>
        <w:rPr>
          <w:rFonts w:hint="eastAsia" w:ascii="宋体" w:hAnsi="宋体" w:eastAsia="宋体" w:cs="宋体"/>
          <w:szCs w:val="21"/>
        </w:rPr>
      </w:pPr>
      <w:r>
        <w:rPr>
          <w:rFonts w:hint="eastAsia" w:ascii="宋体" w:hAnsi="宋体" w:eastAsia="宋体" w:cs="宋体"/>
          <w:szCs w:val="21"/>
        </w:rPr>
        <w:t>3.除满足上述各项要求外，投标文件的“施工组织设计暗标”内出现投标人名称或者出现任何能直接判断出投标人名称的内容，评标委员会应当否决其投标。</w:t>
      </w:r>
    </w:p>
    <w:sectPr>
      <w:footerReference r:id="rId17" w:type="default"/>
      <w:pgSz w:w="11905" w:h="16838"/>
      <w:pgMar w:top="1417" w:right="1417" w:bottom="1417" w:left="1417" w:header="850" w:footer="850" w:gutter="0"/>
      <w:pgNumType w:fmt="numberInDash"/>
      <w:cols w:space="0" w:num="1"/>
      <w:rtlGutter w:val="0"/>
      <w:docGrid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颖欣" w:date="2025-11-09T11:43:00Z" w:initials="">
    <w:p w14:paraId="2A22724C">
      <w:pPr>
        <w:pStyle w:val="15"/>
      </w:pPr>
      <w:r>
        <w:rPr>
          <w:rFonts w:hint="eastAsia"/>
        </w:rPr>
        <w:t>还加不加内容</w:t>
      </w:r>
    </w:p>
  </w:comment>
  <w:comment w:id="1" w:author="李颖欣" w:date="2025-11-09T11:43:00Z" w:initials="">
    <w:p w14:paraId="065151D4">
      <w:pPr>
        <w:pStyle w:val="15"/>
      </w:pPr>
      <w:r>
        <w:rPr>
          <w:rFonts w:hint="eastAsia"/>
        </w:rPr>
        <w:t>还加不加内容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22724C" w15:done="0"/>
  <w15:commentEx w15:paraId="065151D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MS Sans Serif">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roman"/>
    <w:pitch w:val="default"/>
    <w:sig w:usb0="00000000" w:usb1="00000000" w:usb2="0000003F" w:usb3="00000000" w:csb0="603F01FF" w:csb1="FFFF0000"/>
  </w:font>
  <w:font w:name="方正书宋_GBK">
    <w:panose1 w:val="02000000000000000000"/>
    <w:charset w:val="86"/>
    <w:family w:val="modern"/>
    <w:pitch w:val="default"/>
    <w:sig w:usb0="A00002BF" w:usb1="38CF7CFA" w:usb2="00082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Wingdings 2">
    <w:altName w:val="Wingding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213B6">
    <w:pPr>
      <w:pStyle w:val="28"/>
    </w:pPr>
    <w:r>
      <w:rPr>
        <w:sz w:val="18"/>
      </w:rPr>
      <mc:AlternateContent>
        <mc:Choice Requires="wps">
          <w:drawing>
            <wp:anchor distT="0" distB="0" distL="114300" distR="114300" simplePos="0" relativeHeight="251666432" behindDoc="0" locked="0" layoutInCell="1" allowOverlap="1">
              <wp:simplePos x="0" y="0"/>
              <wp:positionH relativeFrom="margin">
                <wp:posOffset>2502535</wp:posOffset>
              </wp:positionH>
              <wp:positionV relativeFrom="paragraph">
                <wp:posOffset>-120015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57DCD1">
                          <w:pPr>
                            <w:ind w:left="0" w:leftChars="0" w:firstLine="0" w:firstLineChars="0"/>
                            <w:jc w:val="center"/>
                            <w:rPr>
                              <w:rStyle w:val="45"/>
                              <w:sz w:val="28"/>
                              <w:szCs w:val="28"/>
                            </w:rPr>
                          </w:pPr>
                          <w:r>
                            <w:rPr>
                              <w:sz w:val="28"/>
                              <w:szCs w:val="28"/>
                            </w:rPr>
                            <w:fldChar w:fldCharType="begin"/>
                          </w:r>
                          <w:r>
                            <w:rPr>
                              <w:rStyle w:val="45"/>
                              <w:sz w:val="28"/>
                              <w:szCs w:val="28"/>
                            </w:rPr>
                            <w:instrText xml:space="preserve">PAGE  </w:instrText>
                          </w:r>
                          <w:r>
                            <w:rPr>
                              <w:sz w:val="28"/>
                              <w:szCs w:val="28"/>
                            </w:rPr>
                            <w:fldChar w:fldCharType="separate"/>
                          </w:r>
                          <w:r>
                            <w:rPr>
                              <w:rStyle w:val="45"/>
                              <w:sz w:val="28"/>
                              <w:szCs w:val="28"/>
                            </w:rPr>
                            <w:t>2</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7.05pt;margin-top:-9.45pt;height:144pt;width:144pt;mso-position-horizontal-relative:margin;mso-wrap-style:none;z-index:251666432;mso-width-relative:page;mso-height-relative:page;" filled="f" stroked="f" coordsize="21600,21600" o:gfxdata="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7HNTbYAAAACwEAAA8AAAAAAAAAAQAgAAAAIgAAAGRycy9kb3ducmV2Lnht&#10;bFBLAQIUABQAAAAIAIdO4kBS4pbL3QIAACQGAAAOAAAAAAAAAAEAIAAAACcBAABkcnMvZTJvRG9j&#10;LnhtbFBLBQYAAAAABgAGAFkBAAB2BgAAAAA=&#10;">
              <v:fill on="f" focussize="0,0"/>
              <v:stroke on="f" weight="0.5pt"/>
              <v:imagedata o:title=""/>
              <o:lock v:ext="edit" aspectratio="f"/>
              <v:textbox inset="0mm,0mm,0mm,0mm" style="mso-fit-shape-to-text:t;">
                <w:txbxContent>
                  <w:p w14:paraId="3A57DCD1">
                    <w:pPr>
                      <w:ind w:left="0" w:leftChars="0" w:firstLine="0" w:firstLineChars="0"/>
                      <w:jc w:val="center"/>
                      <w:rPr>
                        <w:rStyle w:val="45"/>
                        <w:sz w:val="28"/>
                        <w:szCs w:val="28"/>
                      </w:rPr>
                    </w:pPr>
                    <w:r>
                      <w:rPr>
                        <w:sz w:val="28"/>
                        <w:szCs w:val="28"/>
                      </w:rPr>
                      <w:fldChar w:fldCharType="begin"/>
                    </w:r>
                    <w:r>
                      <w:rPr>
                        <w:rStyle w:val="45"/>
                        <w:sz w:val="28"/>
                        <w:szCs w:val="28"/>
                      </w:rPr>
                      <w:instrText xml:space="preserve">PAGE  </w:instrText>
                    </w:r>
                    <w:r>
                      <w:rPr>
                        <w:sz w:val="28"/>
                        <w:szCs w:val="28"/>
                      </w:rPr>
                      <w:fldChar w:fldCharType="separate"/>
                    </w:r>
                    <w:r>
                      <w:rPr>
                        <w:rStyle w:val="45"/>
                        <w:sz w:val="28"/>
                        <w:szCs w:val="28"/>
                      </w:rPr>
                      <w:t>2</w:t>
                    </w:r>
                    <w:r>
                      <w:rPr>
                        <w:sz w:val="28"/>
                        <w:szCs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C3565">
    <w:pPr>
      <w:pStyle w:val="28"/>
      <w:jc w:val="center"/>
      <w:rPr>
        <w:rFonts w:ascii="宋体" w:hAnsi="宋体"/>
        <w:sz w:val="24"/>
        <w:szCs w:val="24"/>
      </w:rPr>
    </w:pPr>
    <w:r>
      <w:rPr>
        <w:sz w:val="24"/>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442E4E8">
                          <w:pPr>
                            <w:pStyle w:val="28"/>
                            <w:ind w:left="0" w:leftChars="0" w:firstLine="0" w:firstLineChars="0"/>
                            <w:jc w:val="both"/>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15</w:t>
                          </w:r>
                          <w:r>
                            <w:rPr>
                              <w:rFonts w:hint="eastAsia" w:asciiTheme="minorEastAsia" w:hAnsiTheme="minorEastAsia" w:eastAsiaTheme="minorEastAsia" w:cstheme="minorEastAsia"/>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NJWO7QAAAABQEAAA8AAAAAAAAAAQAgAAAAIgAAAGRycy9k&#10;b3ducmV2LnhtbFBLAQIUABQAAAAIAIdO4kAjeYUh0QEAAKIDAAAOAAAAAAAAAAEAIAAAAB8BAABk&#10;cnMvZTJvRG9jLnhtbFBLBQYAAAAABgAGAFkBAABiBQAAAAA=&#10;">
              <v:fill on="f" focussize="0,0"/>
              <v:stroke on="f" weight="0.5pt"/>
              <v:imagedata o:title=""/>
              <o:lock v:ext="edit" aspectratio="f"/>
              <v:textbox inset="0mm,0mm,0mm,0mm" style="mso-fit-shape-to-text:t;">
                <w:txbxContent>
                  <w:p w14:paraId="0442E4E8">
                    <w:pPr>
                      <w:pStyle w:val="28"/>
                      <w:ind w:left="0" w:leftChars="0" w:firstLine="0" w:firstLineChars="0"/>
                      <w:jc w:val="both"/>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15</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EFF49">
    <w:pPr>
      <w:pStyle w:val="28"/>
      <w:jc w:val="center"/>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33A0745">
                          <w:pPr>
                            <w:pStyle w:val="28"/>
                            <w:ind w:left="0" w:leftChars="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s0lY7tAAAAAFAQAADwAAAAAAAAABACAAAAAiAAAAZHJzL2Rv&#10;d25yZXYueG1sUEsBAhQAFAAAAAgAh07iQBkgO9jQAQAAogMAAA4AAAAAAAAAAQAgAAAAHwEAAGRy&#10;cy9lMm9Eb2MueG1sUEsFBgAAAAAGAAYAWQEAAGEFAAAAAA==&#10;">
              <v:fill on="f" focussize="0,0"/>
              <v:stroke on="f" weight="0.5pt"/>
              <v:imagedata o:title=""/>
              <o:lock v:ext="edit" aspectratio="f"/>
              <v:textbox inset="0mm,0mm,0mm,0mm" style="mso-fit-shape-to-text:t;">
                <w:txbxContent>
                  <w:p w14:paraId="333A0745">
                    <w:pPr>
                      <w:pStyle w:val="28"/>
                      <w:ind w:left="0" w:leftChars="0" w:firstLine="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p>
                </w:txbxContent>
              </v:textbox>
            </v:shape>
          </w:pict>
        </mc:Fallback>
      </mc:AlternateContent>
    </w:r>
  </w:p>
  <w:p w14:paraId="11EAAEB9">
    <w:pPr>
      <w:pStyle w:val="28"/>
      <w:rPr>
        <w:rFonts w:hint="eastAsia" w:eastAsia="宋体"/>
        <w:lang w:val="en-US"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83C77">
    <w:pPr>
      <w:snapToGrid w:val="0"/>
      <w:jc w:val="center"/>
      <w:rPr>
        <w:rFonts w:hint="eastAsia" w:ascii="宋体" w:hAnsi="宋体"/>
        <w:sz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6C52D">
                          <w:pPr>
                            <w:snapToGrid w:val="0"/>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21</w:t>
                          </w:r>
                          <w:r>
                            <w:rPr>
                              <w:rFonts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79A6C52D">
                    <w:pPr>
                      <w:snapToGrid w:val="0"/>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21</w:t>
                    </w:r>
                    <w:r>
                      <w:rPr>
                        <w:rFonts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584E2">
    <w:pPr>
      <w:pStyle w:val="28"/>
      <w:jc w:val="center"/>
      <w:rPr>
        <w:rFonts w:hint="eastAsia" w:ascii="宋体" w:hAnsi="宋体"/>
      </w:rP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FC99D6">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143</w:t>
                          </w:r>
                          <w:r>
                            <w:rPr>
                              <w:rFonts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17FC99D6">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143</w:t>
                    </w:r>
                    <w:r>
                      <w:rPr>
                        <w:rFonts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28A0B">
    <w:pPr>
      <w:pStyle w:val="28"/>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7627C1">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123</w:t>
                          </w:r>
                          <w:r>
                            <w:rPr>
                              <w:rFonts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557627C1">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123</w:t>
                    </w:r>
                    <w:r>
                      <w:rPr>
                        <w:rFonts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45380">
    <w:pPr>
      <w:pStyle w:val="28"/>
      <w:jc w:val="center"/>
      <w:rPr>
        <w:rFonts w:hint="eastAsia" w:ascii="宋体" w:hAnsi="宋体"/>
      </w:rP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C1ED47">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154</w:t>
                          </w:r>
                          <w:r>
                            <w:rPr>
                              <w:rFonts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33C1ED47">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154</w:t>
                    </w:r>
                    <w:r>
                      <w:rPr>
                        <w:rFonts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F310A">
    <w:pPr>
      <w:pStyle w:val="28"/>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359949">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144</w:t>
                          </w:r>
                          <w:r>
                            <w:rPr>
                              <w:rFonts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6E359949">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144</w:t>
                    </w:r>
                    <w:r>
                      <w:rPr>
                        <w:rFonts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336D3">
    <w:pPr>
      <w:pStyle w:val="28"/>
      <w:jc w:val="center"/>
      <w:rPr>
        <w:rFonts w:hint="eastAsia" w:ascii="宋体" w:hAnsi="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697A5C">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184</w:t>
                          </w:r>
                          <w:r>
                            <w:rPr>
                              <w:rFonts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38697A5C">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184</w:t>
                    </w:r>
                    <w:r>
                      <w:rPr>
                        <w:rFonts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3AAAA">
    <w:pPr>
      <w:pStyle w:val="28"/>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39092">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257</w:t>
                          </w:r>
                          <w:r>
                            <w:rPr>
                              <w:rFonts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59439092">
                    <w:pPr>
                      <w:pStyle w:val="28"/>
                      <w:jc w:val="cente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257</w:t>
                    </w:r>
                    <w:r>
                      <w:rPr>
                        <w:rFonts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B296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791E5"/>
    <w:multiLevelType w:val="singleLevel"/>
    <w:tmpl w:val="93B791E5"/>
    <w:lvl w:ilvl="0" w:tentative="0">
      <w:start w:val="1"/>
      <w:numFmt w:val="decimal"/>
      <w:suff w:val="space"/>
      <w:lvlText w:val="%1."/>
      <w:lvlJc w:val="left"/>
    </w:lvl>
  </w:abstractNum>
  <w:abstractNum w:abstractNumId="1">
    <w:nsid w:val="07018D13"/>
    <w:multiLevelType w:val="singleLevel"/>
    <w:tmpl w:val="07018D13"/>
    <w:lvl w:ilvl="0" w:tentative="0">
      <w:start w:val="1"/>
      <w:numFmt w:val="decimal"/>
      <w:suff w:val="space"/>
      <w:lvlText w:val="%1."/>
      <w:lvlJc w:val="left"/>
    </w:lvl>
  </w:abstractNum>
  <w:abstractNum w:abstractNumId="2">
    <w:nsid w:val="58AC97BB"/>
    <w:multiLevelType w:val="singleLevel"/>
    <w:tmpl w:val="58AC97BB"/>
    <w:lvl w:ilvl="0" w:tentative="0">
      <w:start w:val="1"/>
      <w:numFmt w:val="decimal"/>
      <w:suff w:val="nothing"/>
      <w:lvlText w:val="%1."/>
      <w:lvlJc w:val="left"/>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颖欣">
    <w15:presenceInfo w15:providerId="None" w15:userId="李颖欣"/>
  </w15:person>
  <w15:person w15:author="元亨 孟鑫">
    <w15:presenceInfo w15:providerId="None" w15:userId="元亨 孟鑫"/>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10"/>
  <w:drawingGridVerticalSpacing w:val="99999990"/>
  <w:displayHorizont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JiYWIwOTEyNzZiYmIxMzI4ZmE0ZTllMWE5NjhiMWQifQ=="/>
  </w:docVars>
  <w:rsids>
    <w:rsidRoot w:val="00172A27"/>
    <w:rsid w:val="0000012A"/>
    <w:rsid w:val="00000419"/>
    <w:rsid w:val="000005E7"/>
    <w:rsid w:val="00001661"/>
    <w:rsid w:val="000017EF"/>
    <w:rsid w:val="00001EBE"/>
    <w:rsid w:val="00002B9C"/>
    <w:rsid w:val="00003E74"/>
    <w:rsid w:val="00006179"/>
    <w:rsid w:val="000072F2"/>
    <w:rsid w:val="000077BA"/>
    <w:rsid w:val="0001026F"/>
    <w:rsid w:val="000102F9"/>
    <w:rsid w:val="00010A79"/>
    <w:rsid w:val="00010E33"/>
    <w:rsid w:val="00010E3D"/>
    <w:rsid w:val="000110F2"/>
    <w:rsid w:val="00011476"/>
    <w:rsid w:val="00011D1C"/>
    <w:rsid w:val="00011E53"/>
    <w:rsid w:val="000124E1"/>
    <w:rsid w:val="00013B8E"/>
    <w:rsid w:val="000143C6"/>
    <w:rsid w:val="00015048"/>
    <w:rsid w:val="00020B2A"/>
    <w:rsid w:val="00021910"/>
    <w:rsid w:val="0002245E"/>
    <w:rsid w:val="00022B7F"/>
    <w:rsid w:val="00023378"/>
    <w:rsid w:val="00023647"/>
    <w:rsid w:val="000236D4"/>
    <w:rsid w:val="00023A43"/>
    <w:rsid w:val="00023C85"/>
    <w:rsid w:val="000247D1"/>
    <w:rsid w:val="00025DA7"/>
    <w:rsid w:val="00025FC6"/>
    <w:rsid w:val="000260C3"/>
    <w:rsid w:val="00027B8F"/>
    <w:rsid w:val="000304C7"/>
    <w:rsid w:val="00030732"/>
    <w:rsid w:val="00030909"/>
    <w:rsid w:val="0003143E"/>
    <w:rsid w:val="00031D21"/>
    <w:rsid w:val="0003301E"/>
    <w:rsid w:val="000339CF"/>
    <w:rsid w:val="00033B73"/>
    <w:rsid w:val="00033D2B"/>
    <w:rsid w:val="00033F28"/>
    <w:rsid w:val="00034BC3"/>
    <w:rsid w:val="0003592D"/>
    <w:rsid w:val="00035EF7"/>
    <w:rsid w:val="00037802"/>
    <w:rsid w:val="0004080D"/>
    <w:rsid w:val="00040E6E"/>
    <w:rsid w:val="00040F20"/>
    <w:rsid w:val="000410E0"/>
    <w:rsid w:val="00041860"/>
    <w:rsid w:val="00041A17"/>
    <w:rsid w:val="00042481"/>
    <w:rsid w:val="00042805"/>
    <w:rsid w:val="00043C85"/>
    <w:rsid w:val="00044C89"/>
    <w:rsid w:val="000456C5"/>
    <w:rsid w:val="000460BB"/>
    <w:rsid w:val="00046E68"/>
    <w:rsid w:val="000477E0"/>
    <w:rsid w:val="000509BE"/>
    <w:rsid w:val="00050A9D"/>
    <w:rsid w:val="00050AB0"/>
    <w:rsid w:val="000514EB"/>
    <w:rsid w:val="0005359C"/>
    <w:rsid w:val="000549C7"/>
    <w:rsid w:val="0005509E"/>
    <w:rsid w:val="00055BCC"/>
    <w:rsid w:val="00056B38"/>
    <w:rsid w:val="00056C54"/>
    <w:rsid w:val="00057D18"/>
    <w:rsid w:val="000601DC"/>
    <w:rsid w:val="0006183F"/>
    <w:rsid w:val="0006219A"/>
    <w:rsid w:val="00063BCA"/>
    <w:rsid w:val="000646B0"/>
    <w:rsid w:val="00064EC4"/>
    <w:rsid w:val="00065172"/>
    <w:rsid w:val="00065F29"/>
    <w:rsid w:val="00066B04"/>
    <w:rsid w:val="00066D53"/>
    <w:rsid w:val="0007046E"/>
    <w:rsid w:val="000716E4"/>
    <w:rsid w:val="00071978"/>
    <w:rsid w:val="000725A8"/>
    <w:rsid w:val="00072945"/>
    <w:rsid w:val="00072C18"/>
    <w:rsid w:val="000731D9"/>
    <w:rsid w:val="000746E8"/>
    <w:rsid w:val="00074A88"/>
    <w:rsid w:val="00075666"/>
    <w:rsid w:val="0007615A"/>
    <w:rsid w:val="00076278"/>
    <w:rsid w:val="00077006"/>
    <w:rsid w:val="0007730E"/>
    <w:rsid w:val="00077337"/>
    <w:rsid w:val="00077482"/>
    <w:rsid w:val="00077CF6"/>
    <w:rsid w:val="00080E31"/>
    <w:rsid w:val="00080EE9"/>
    <w:rsid w:val="000816F4"/>
    <w:rsid w:val="00081CED"/>
    <w:rsid w:val="000823F8"/>
    <w:rsid w:val="000827F0"/>
    <w:rsid w:val="00083053"/>
    <w:rsid w:val="00083B3D"/>
    <w:rsid w:val="0008418D"/>
    <w:rsid w:val="000844E6"/>
    <w:rsid w:val="00085D38"/>
    <w:rsid w:val="00085E16"/>
    <w:rsid w:val="00090BC8"/>
    <w:rsid w:val="0009141B"/>
    <w:rsid w:val="00092B1C"/>
    <w:rsid w:val="000932FD"/>
    <w:rsid w:val="00093D97"/>
    <w:rsid w:val="0009654B"/>
    <w:rsid w:val="00097B15"/>
    <w:rsid w:val="000A0C74"/>
    <w:rsid w:val="000A15B9"/>
    <w:rsid w:val="000A1639"/>
    <w:rsid w:val="000A1DE5"/>
    <w:rsid w:val="000A212C"/>
    <w:rsid w:val="000A3B3B"/>
    <w:rsid w:val="000A4843"/>
    <w:rsid w:val="000A5DE3"/>
    <w:rsid w:val="000A69A2"/>
    <w:rsid w:val="000A6C78"/>
    <w:rsid w:val="000A732F"/>
    <w:rsid w:val="000B069F"/>
    <w:rsid w:val="000B2089"/>
    <w:rsid w:val="000B240C"/>
    <w:rsid w:val="000B2564"/>
    <w:rsid w:val="000B25B6"/>
    <w:rsid w:val="000B2885"/>
    <w:rsid w:val="000B3083"/>
    <w:rsid w:val="000B4391"/>
    <w:rsid w:val="000B4868"/>
    <w:rsid w:val="000B5054"/>
    <w:rsid w:val="000B57D0"/>
    <w:rsid w:val="000B5BB7"/>
    <w:rsid w:val="000B6E27"/>
    <w:rsid w:val="000B7458"/>
    <w:rsid w:val="000B7C7E"/>
    <w:rsid w:val="000B7E45"/>
    <w:rsid w:val="000C0D35"/>
    <w:rsid w:val="000C0DF9"/>
    <w:rsid w:val="000C157D"/>
    <w:rsid w:val="000C19F1"/>
    <w:rsid w:val="000C35B2"/>
    <w:rsid w:val="000C39B6"/>
    <w:rsid w:val="000C4938"/>
    <w:rsid w:val="000C4E54"/>
    <w:rsid w:val="000C50B7"/>
    <w:rsid w:val="000C550E"/>
    <w:rsid w:val="000C6D5B"/>
    <w:rsid w:val="000C7475"/>
    <w:rsid w:val="000C7D35"/>
    <w:rsid w:val="000D0040"/>
    <w:rsid w:val="000D0373"/>
    <w:rsid w:val="000D0398"/>
    <w:rsid w:val="000D156D"/>
    <w:rsid w:val="000D320F"/>
    <w:rsid w:val="000D4797"/>
    <w:rsid w:val="000D47F5"/>
    <w:rsid w:val="000D49EC"/>
    <w:rsid w:val="000D4F77"/>
    <w:rsid w:val="000D5451"/>
    <w:rsid w:val="000D5900"/>
    <w:rsid w:val="000D7BC4"/>
    <w:rsid w:val="000E100D"/>
    <w:rsid w:val="000E15F8"/>
    <w:rsid w:val="000E1C8B"/>
    <w:rsid w:val="000E33FF"/>
    <w:rsid w:val="000E3DCD"/>
    <w:rsid w:val="000E3FD7"/>
    <w:rsid w:val="000E494A"/>
    <w:rsid w:val="000E4A30"/>
    <w:rsid w:val="000E55CC"/>
    <w:rsid w:val="000E60EC"/>
    <w:rsid w:val="000E738A"/>
    <w:rsid w:val="000F1449"/>
    <w:rsid w:val="000F1BED"/>
    <w:rsid w:val="000F1E3E"/>
    <w:rsid w:val="000F24DF"/>
    <w:rsid w:val="000F2533"/>
    <w:rsid w:val="000F2A7D"/>
    <w:rsid w:val="000F2F57"/>
    <w:rsid w:val="000F3958"/>
    <w:rsid w:val="000F4252"/>
    <w:rsid w:val="000F458E"/>
    <w:rsid w:val="000F47DB"/>
    <w:rsid w:val="000F536E"/>
    <w:rsid w:val="000F6D7B"/>
    <w:rsid w:val="0010039A"/>
    <w:rsid w:val="001009E7"/>
    <w:rsid w:val="00100A0D"/>
    <w:rsid w:val="00100C2D"/>
    <w:rsid w:val="001022A2"/>
    <w:rsid w:val="00102524"/>
    <w:rsid w:val="00102D90"/>
    <w:rsid w:val="00103D42"/>
    <w:rsid w:val="001044BB"/>
    <w:rsid w:val="00105D95"/>
    <w:rsid w:val="001063B6"/>
    <w:rsid w:val="001063ED"/>
    <w:rsid w:val="00110001"/>
    <w:rsid w:val="00110815"/>
    <w:rsid w:val="00110BAA"/>
    <w:rsid w:val="00110E41"/>
    <w:rsid w:val="001128F6"/>
    <w:rsid w:val="001133E8"/>
    <w:rsid w:val="00113400"/>
    <w:rsid w:val="001134DA"/>
    <w:rsid w:val="00113569"/>
    <w:rsid w:val="001149B3"/>
    <w:rsid w:val="00114E9A"/>
    <w:rsid w:val="00120E42"/>
    <w:rsid w:val="0012105F"/>
    <w:rsid w:val="00121DB8"/>
    <w:rsid w:val="00121DE7"/>
    <w:rsid w:val="00122A22"/>
    <w:rsid w:val="00123C2D"/>
    <w:rsid w:val="001245D2"/>
    <w:rsid w:val="00124748"/>
    <w:rsid w:val="00124C2C"/>
    <w:rsid w:val="0012535A"/>
    <w:rsid w:val="00125BBA"/>
    <w:rsid w:val="00125FA2"/>
    <w:rsid w:val="00125FE0"/>
    <w:rsid w:val="0012612A"/>
    <w:rsid w:val="00126626"/>
    <w:rsid w:val="0012714D"/>
    <w:rsid w:val="00127D73"/>
    <w:rsid w:val="001302F1"/>
    <w:rsid w:val="0013039A"/>
    <w:rsid w:val="001309B7"/>
    <w:rsid w:val="0013172B"/>
    <w:rsid w:val="00131A66"/>
    <w:rsid w:val="001321A3"/>
    <w:rsid w:val="00133444"/>
    <w:rsid w:val="001336CC"/>
    <w:rsid w:val="001336EB"/>
    <w:rsid w:val="00134F96"/>
    <w:rsid w:val="00135863"/>
    <w:rsid w:val="001379AC"/>
    <w:rsid w:val="00141437"/>
    <w:rsid w:val="00141822"/>
    <w:rsid w:val="00141C94"/>
    <w:rsid w:val="00142830"/>
    <w:rsid w:val="00142A16"/>
    <w:rsid w:val="001438DE"/>
    <w:rsid w:val="00144E41"/>
    <w:rsid w:val="0014627A"/>
    <w:rsid w:val="001462F6"/>
    <w:rsid w:val="00147330"/>
    <w:rsid w:val="001477FD"/>
    <w:rsid w:val="001479A2"/>
    <w:rsid w:val="00147D27"/>
    <w:rsid w:val="00150643"/>
    <w:rsid w:val="001509F4"/>
    <w:rsid w:val="00151B63"/>
    <w:rsid w:val="00151FB5"/>
    <w:rsid w:val="00154052"/>
    <w:rsid w:val="001546C6"/>
    <w:rsid w:val="00154FF1"/>
    <w:rsid w:val="00155573"/>
    <w:rsid w:val="00155596"/>
    <w:rsid w:val="001570F6"/>
    <w:rsid w:val="0015715B"/>
    <w:rsid w:val="00157A87"/>
    <w:rsid w:val="0016053D"/>
    <w:rsid w:val="00160741"/>
    <w:rsid w:val="001607AD"/>
    <w:rsid w:val="001625CB"/>
    <w:rsid w:val="00163B47"/>
    <w:rsid w:val="00163BF1"/>
    <w:rsid w:val="001645ED"/>
    <w:rsid w:val="001647CA"/>
    <w:rsid w:val="00165400"/>
    <w:rsid w:val="0016562D"/>
    <w:rsid w:val="001656C6"/>
    <w:rsid w:val="00166CDA"/>
    <w:rsid w:val="00166F8D"/>
    <w:rsid w:val="00167203"/>
    <w:rsid w:val="001701F2"/>
    <w:rsid w:val="00170487"/>
    <w:rsid w:val="001709ED"/>
    <w:rsid w:val="00171938"/>
    <w:rsid w:val="00172A27"/>
    <w:rsid w:val="00174080"/>
    <w:rsid w:val="00174D63"/>
    <w:rsid w:val="001753A4"/>
    <w:rsid w:val="00175746"/>
    <w:rsid w:val="001759CE"/>
    <w:rsid w:val="001807AA"/>
    <w:rsid w:val="00181A76"/>
    <w:rsid w:val="00182550"/>
    <w:rsid w:val="00183FA7"/>
    <w:rsid w:val="0018442E"/>
    <w:rsid w:val="00184526"/>
    <w:rsid w:val="001848E9"/>
    <w:rsid w:val="001850A2"/>
    <w:rsid w:val="0018678E"/>
    <w:rsid w:val="00187A73"/>
    <w:rsid w:val="00190E5F"/>
    <w:rsid w:val="001916B2"/>
    <w:rsid w:val="00191B87"/>
    <w:rsid w:val="0019233E"/>
    <w:rsid w:val="001929B5"/>
    <w:rsid w:val="0019326F"/>
    <w:rsid w:val="00193795"/>
    <w:rsid w:val="001937ED"/>
    <w:rsid w:val="00193BEB"/>
    <w:rsid w:val="00194B00"/>
    <w:rsid w:val="001963F0"/>
    <w:rsid w:val="00197171"/>
    <w:rsid w:val="001971B3"/>
    <w:rsid w:val="001978FD"/>
    <w:rsid w:val="00197C09"/>
    <w:rsid w:val="001A10B7"/>
    <w:rsid w:val="001A198F"/>
    <w:rsid w:val="001A31C0"/>
    <w:rsid w:val="001A34F1"/>
    <w:rsid w:val="001A3529"/>
    <w:rsid w:val="001A42BF"/>
    <w:rsid w:val="001A5479"/>
    <w:rsid w:val="001A575C"/>
    <w:rsid w:val="001A5F4D"/>
    <w:rsid w:val="001A5FA8"/>
    <w:rsid w:val="001A66C5"/>
    <w:rsid w:val="001A6FB3"/>
    <w:rsid w:val="001A7BEF"/>
    <w:rsid w:val="001B0197"/>
    <w:rsid w:val="001B1EE2"/>
    <w:rsid w:val="001B2111"/>
    <w:rsid w:val="001B2990"/>
    <w:rsid w:val="001B2B55"/>
    <w:rsid w:val="001B37CB"/>
    <w:rsid w:val="001B39F6"/>
    <w:rsid w:val="001B3C9A"/>
    <w:rsid w:val="001B3F64"/>
    <w:rsid w:val="001B593C"/>
    <w:rsid w:val="001B5FBA"/>
    <w:rsid w:val="001B6ADB"/>
    <w:rsid w:val="001B7695"/>
    <w:rsid w:val="001C07A2"/>
    <w:rsid w:val="001C0963"/>
    <w:rsid w:val="001C1015"/>
    <w:rsid w:val="001C14D8"/>
    <w:rsid w:val="001C2E14"/>
    <w:rsid w:val="001C30FF"/>
    <w:rsid w:val="001C43F1"/>
    <w:rsid w:val="001C4E35"/>
    <w:rsid w:val="001C5163"/>
    <w:rsid w:val="001C518E"/>
    <w:rsid w:val="001D014A"/>
    <w:rsid w:val="001D1538"/>
    <w:rsid w:val="001D1644"/>
    <w:rsid w:val="001D3294"/>
    <w:rsid w:val="001D3FB1"/>
    <w:rsid w:val="001D3FB2"/>
    <w:rsid w:val="001D4D10"/>
    <w:rsid w:val="001D55AE"/>
    <w:rsid w:val="001E0A51"/>
    <w:rsid w:val="001E2006"/>
    <w:rsid w:val="001E21D2"/>
    <w:rsid w:val="001E428A"/>
    <w:rsid w:val="001E51F0"/>
    <w:rsid w:val="001E5283"/>
    <w:rsid w:val="001E58E4"/>
    <w:rsid w:val="001E596D"/>
    <w:rsid w:val="001E5999"/>
    <w:rsid w:val="001E5AAC"/>
    <w:rsid w:val="001E604B"/>
    <w:rsid w:val="001E6794"/>
    <w:rsid w:val="001E6C29"/>
    <w:rsid w:val="001E7736"/>
    <w:rsid w:val="001E7F10"/>
    <w:rsid w:val="001F037B"/>
    <w:rsid w:val="001F0D6B"/>
    <w:rsid w:val="001F158F"/>
    <w:rsid w:val="001F1841"/>
    <w:rsid w:val="001F18F2"/>
    <w:rsid w:val="001F1A73"/>
    <w:rsid w:val="001F1FA2"/>
    <w:rsid w:val="001F21B1"/>
    <w:rsid w:val="001F253E"/>
    <w:rsid w:val="001F31DD"/>
    <w:rsid w:val="001F354E"/>
    <w:rsid w:val="001F4778"/>
    <w:rsid w:val="001F5941"/>
    <w:rsid w:val="001F7131"/>
    <w:rsid w:val="001F7958"/>
    <w:rsid w:val="001F7CBB"/>
    <w:rsid w:val="00200311"/>
    <w:rsid w:val="0020093F"/>
    <w:rsid w:val="00200ECE"/>
    <w:rsid w:val="00201520"/>
    <w:rsid w:val="00201C7A"/>
    <w:rsid w:val="0020269E"/>
    <w:rsid w:val="0020382F"/>
    <w:rsid w:val="00203B75"/>
    <w:rsid w:val="002044B3"/>
    <w:rsid w:val="0020511B"/>
    <w:rsid w:val="002066B6"/>
    <w:rsid w:val="002077AF"/>
    <w:rsid w:val="002100BF"/>
    <w:rsid w:val="00210C1C"/>
    <w:rsid w:val="002110AE"/>
    <w:rsid w:val="002111ED"/>
    <w:rsid w:val="00211239"/>
    <w:rsid w:val="00212378"/>
    <w:rsid w:val="00212660"/>
    <w:rsid w:val="002129F9"/>
    <w:rsid w:val="00212B80"/>
    <w:rsid w:val="00213002"/>
    <w:rsid w:val="00213D46"/>
    <w:rsid w:val="00213D47"/>
    <w:rsid w:val="00213E8A"/>
    <w:rsid w:val="00214127"/>
    <w:rsid w:val="0021420B"/>
    <w:rsid w:val="00214383"/>
    <w:rsid w:val="0021443E"/>
    <w:rsid w:val="0021472F"/>
    <w:rsid w:val="002165CA"/>
    <w:rsid w:val="00216750"/>
    <w:rsid w:val="00217126"/>
    <w:rsid w:val="002209F0"/>
    <w:rsid w:val="00221357"/>
    <w:rsid w:val="00221885"/>
    <w:rsid w:val="002219CA"/>
    <w:rsid w:val="00221E87"/>
    <w:rsid w:val="00223C02"/>
    <w:rsid w:val="00224096"/>
    <w:rsid w:val="0022412D"/>
    <w:rsid w:val="00224BB7"/>
    <w:rsid w:val="00224BDC"/>
    <w:rsid w:val="00224CBD"/>
    <w:rsid w:val="00224F55"/>
    <w:rsid w:val="00225648"/>
    <w:rsid w:val="002259BE"/>
    <w:rsid w:val="00225C0D"/>
    <w:rsid w:val="0023078C"/>
    <w:rsid w:val="00230E0B"/>
    <w:rsid w:val="002312F5"/>
    <w:rsid w:val="00231587"/>
    <w:rsid w:val="00232249"/>
    <w:rsid w:val="00232D5D"/>
    <w:rsid w:val="00234911"/>
    <w:rsid w:val="00234DA5"/>
    <w:rsid w:val="002354C5"/>
    <w:rsid w:val="00235A6D"/>
    <w:rsid w:val="00236EA2"/>
    <w:rsid w:val="00236F1A"/>
    <w:rsid w:val="00240221"/>
    <w:rsid w:val="00240554"/>
    <w:rsid w:val="002411C0"/>
    <w:rsid w:val="00241EA6"/>
    <w:rsid w:val="002425F2"/>
    <w:rsid w:val="00242D37"/>
    <w:rsid w:val="00242EFB"/>
    <w:rsid w:val="002456C5"/>
    <w:rsid w:val="00245948"/>
    <w:rsid w:val="00245BE1"/>
    <w:rsid w:val="00247671"/>
    <w:rsid w:val="0024767A"/>
    <w:rsid w:val="002506CA"/>
    <w:rsid w:val="0025132B"/>
    <w:rsid w:val="00251360"/>
    <w:rsid w:val="002516C0"/>
    <w:rsid w:val="00252462"/>
    <w:rsid w:val="00252AD0"/>
    <w:rsid w:val="00252FAD"/>
    <w:rsid w:val="0025346F"/>
    <w:rsid w:val="00253AA4"/>
    <w:rsid w:val="00254005"/>
    <w:rsid w:val="0025435A"/>
    <w:rsid w:val="00254581"/>
    <w:rsid w:val="00254AD9"/>
    <w:rsid w:val="00254F9A"/>
    <w:rsid w:val="00256F9B"/>
    <w:rsid w:val="0026091C"/>
    <w:rsid w:val="002637B7"/>
    <w:rsid w:val="00263B77"/>
    <w:rsid w:val="00264149"/>
    <w:rsid w:val="002641C6"/>
    <w:rsid w:val="0026462C"/>
    <w:rsid w:val="00266064"/>
    <w:rsid w:val="00270892"/>
    <w:rsid w:val="00272A69"/>
    <w:rsid w:val="00272F81"/>
    <w:rsid w:val="00273597"/>
    <w:rsid w:val="00273783"/>
    <w:rsid w:val="0027399E"/>
    <w:rsid w:val="002741BB"/>
    <w:rsid w:val="00274222"/>
    <w:rsid w:val="00274426"/>
    <w:rsid w:val="00274592"/>
    <w:rsid w:val="0027479F"/>
    <w:rsid w:val="00274A1D"/>
    <w:rsid w:val="00274C58"/>
    <w:rsid w:val="00274E07"/>
    <w:rsid w:val="00274F2A"/>
    <w:rsid w:val="002755EF"/>
    <w:rsid w:val="002758FD"/>
    <w:rsid w:val="0027603A"/>
    <w:rsid w:val="00276971"/>
    <w:rsid w:val="00276C74"/>
    <w:rsid w:val="0028002F"/>
    <w:rsid w:val="00280150"/>
    <w:rsid w:val="00280C8B"/>
    <w:rsid w:val="00283304"/>
    <w:rsid w:val="00283BBA"/>
    <w:rsid w:val="00284179"/>
    <w:rsid w:val="002849FC"/>
    <w:rsid w:val="0028507D"/>
    <w:rsid w:val="00285520"/>
    <w:rsid w:val="00285E0E"/>
    <w:rsid w:val="00286C5D"/>
    <w:rsid w:val="00286F67"/>
    <w:rsid w:val="002870A4"/>
    <w:rsid w:val="002879DB"/>
    <w:rsid w:val="00290ED2"/>
    <w:rsid w:val="002921BD"/>
    <w:rsid w:val="002926AA"/>
    <w:rsid w:val="00292958"/>
    <w:rsid w:val="00292C0C"/>
    <w:rsid w:val="00292E30"/>
    <w:rsid w:val="0029307D"/>
    <w:rsid w:val="002930BE"/>
    <w:rsid w:val="002937C3"/>
    <w:rsid w:val="00293A46"/>
    <w:rsid w:val="00293B78"/>
    <w:rsid w:val="00294125"/>
    <w:rsid w:val="00294432"/>
    <w:rsid w:val="00295335"/>
    <w:rsid w:val="002967B2"/>
    <w:rsid w:val="00296937"/>
    <w:rsid w:val="00296C1B"/>
    <w:rsid w:val="0029726C"/>
    <w:rsid w:val="002A03B0"/>
    <w:rsid w:val="002A121B"/>
    <w:rsid w:val="002A1BBC"/>
    <w:rsid w:val="002A201F"/>
    <w:rsid w:val="002A2229"/>
    <w:rsid w:val="002A22B2"/>
    <w:rsid w:val="002A4C0D"/>
    <w:rsid w:val="002A50DF"/>
    <w:rsid w:val="002A51DD"/>
    <w:rsid w:val="002A663B"/>
    <w:rsid w:val="002A70FE"/>
    <w:rsid w:val="002A7623"/>
    <w:rsid w:val="002A7805"/>
    <w:rsid w:val="002A7E5A"/>
    <w:rsid w:val="002B0607"/>
    <w:rsid w:val="002B08CE"/>
    <w:rsid w:val="002B14F7"/>
    <w:rsid w:val="002B25DB"/>
    <w:rsid w:val="002B355C"/>
    <w:rsid w:val="002B3BCE"/>
    <w:rsid w:val="002B4787"/>
    <w:rsid w:val="002B4E1B"/>
    <w:rsid w:val="002B51B5"/>
    <w:rsid w:val="002B58D3"/>
    <w:rsid w:val="002B6307"/>
    <w:rsid w:val="002B65E9"/>
    <w:rsid w:val="002C0210"/>
    <w:rsid w:val="002C05C1"/>
    <w:rsid w:val="002C197A"/>
    <w:rsid w:val="002C1B19"/>
    <w:rsid w:val="002C1C2C"/>
    <w:rsid w:val="002C29C9"/>
    <w:rsid w:val="002C2A5C"/>
    <w:rsid w:val="002C3D77"/>
    <w:rsid w:val="002C40B1"/>
    <w:rsid w:val="002C48A4"/>
    <w:rsid w:val="002C4CDA"/>
    <w:rsid w:val="002C6383"/>
    <w:rsid w:val="002C6EF9"/>
    <w:rsid w:val="002C700E"/>
    <w:rsid w:val="002C765C"/>
    <w:rsid w:val="002C79A1"/>
    <w:rsid w:val="002D0A26"/>
    <w:rsid w:val="002D0E39"/>
    <w:rsid w:val="002D1FCF"/>
    <w:rsid w:val="002D2483"/>
    <w:rsid w:val="002D2FA4"/>
    <w:rsid w:val="002D450B"/>
    <w:rsid w:val="002D4A45"/>
    <w:rsid w:val="002D533C"/>
    <w:rsid w:val="002D589E"/>
    <w:rsid w:val="002D5B19"/>
    <w:rsid w:val="002D5B58"/>
    <w:rsid w:val="002D5B82"/>
    <w:rsid w:val="002D697E"/>
    <w:rsid w:val="002D6F6C"/>
    <w:rsid w:val="002D725C"/>
    <w:rsid w:val="002D7BCF"/>
    <w:rsid w:val="002E0625"/>
    <w:rsid w:val="002E0A66"/>
    <w:rsid w:val="002E12CD"/>
    <w:rsid w:val="002E21EE"/>
    <w:rsid w:val="002E2AA2"/>
    <w:rsid w:val="002E2FAD"/>
    <w:rsid w:val="002E35ED"/>
    <w:rsid w:val="002E4053"/>
    <w:rsid w:val="002E4625"/>
    <w:rsid w:val="002E46C2"/>
    <w:rsid w:val="002E4B82"/>
    <w:rsid w:val="002E4D13"/>
    <w:rsid w:val="002E4F7D"/>
    <w:rsid w:val="002E59B4"/>
    <w:rsid w:val="002E6A8D"/>
    <w:rsid w:val="002E6B96"/>
    <w:rsid w:val="002E7A59"/>
    <w:rsid w:val="002E7F08"/>
    <w:rsid w:val="002F1840"/>
    <w:rsid w:val="002F1F22"/>
    <w:rsid w:val="002F24FF"/>
    <w:rsid w:val="002F2600"/>
    <w:rsid w:val="002F27FD"/>
    <w:rsid w:val="002F2906"/>
    <w:rsid w:val="002F3195"/>
    <w:rsid w:val="002F363B"/>
    <w:rsid w:val="002F37E5"/>
    <w:rsid w:val="002F3CDB"/>
    <w:rsid w:val="002F6238"/>
    <w:rsid w:val="002F65E8"/>
    <w:rsid w:val="003002F7"/>
    <w:rsid w:val="00300D6E"/>
    <w:rsid w:val="00300DBF"/>
    <w:rsid w:val="00301301"/>
    <w:rsid w:val="00302279"/>
    <w:rsid w:val="00302519"/>
    <w:rsid w:val="003028AE"/>
    <w:rsid w:val="00304F0B"/>
    <w:rsid w:val="00305028"/>
    <w:rsid w:val="00305F90"/>
    <w:rsid w:val="00306577"/>
    <w:rsid w:val="003070EF"/>
    <w:rsid w:val="00307B50"/>
    <w:rsid w:val="00310293"/>
    <w:rsid w:val="00310D7D"/>
    <w:rsid w:val="00310EC9"/>
    <w:rsid w:val="00310FA4"/>
    <w:rsid w:val="00311237"/>
    <w:rsid w:val="00311436"/>
    <w:rsid w:val="00311705"/>
    <w:rsid w:val="00311A7F"/>
    <w:rsid w:val="00311B47"/>
    <w:rsid w:val="00312384"/>
    <w:rsid w:val="00313311"/>
    <w:rsid w:val="003144C6"/>
    <w:rsid w:val="00314566"/>
    <w:rsid w:val="0031479F"/>
    <w:rsid w:val="00315A69"/>
    <w:rsid w:val="00316F15"/>
    <w:rsid w:val="0031739B"/>
    <w:rsid w:val="00323177"/>
    <w:rsid w:val="003232E7"/>
    <w:rsid w:val="003247DA"/>
    <w:rsid w:val="00324D4A"/>
    <w:rsid w:val="00326B99"/>
    <w:rsid w:val="0032762C"/>
    <w:rsid w:val="00327988"/>
    <w:rsid w:val="00327CB1"/>
    <w:rsid w:val="003309A7"/>
    <w:rsid w:val="00330A7D"/>
    <w:rsid w:val="00330F3E"/>
    <w:rsid w:val="00331F93"/>
    <w:rsid w:val="003324FD"/>
    <w:rsid w:val="00332AB5"/>
    <w:rsid w:val="003353A4"/>
    <w:rsid w:val="00335C44"/>
    <w:rsid w:val="00336B41"/>
    <w:rsid w:val="00337E93"/>
    <w:rsid w:val="003400CE"/>
    <w:rsid w:val="0034089A"/>
    <w:rsid w:val="00341031"/>
    <w:rsid w:val="0034183E"/>
    <w:rsid w:val="00342588"/>
    <w:rsid w:val="00342EB6"/>
    <w:rsid w:val="00343428"/>
    <w:rsid w:val="00343467"/>
    <w:rsid w:val="00343691"/>
    <w:rsid w:val="00344099"/>
    <w:rsid w:val="0034455F"/>
    <w:rsid w:val="00345BAB"/>
    <w:rsid w:val="00345EE9"/>
    <w:rsid w:val="003474D9"/>
    <w:rsid w:val="0034766B"/>
    <w:rsid w:val="0034790D"/>
    <w:rsid w:val="00347912"/>
    <w:rsid w:val="00347F42"/>
    <w:rsid w:val="00347FCB"/>
    <w:rsid w:val="0035021D"/>
    <w:rsid w:val="0035023B"/>
    <w:rsid w:val="003506B8"/>
    <w:rsid w:val="003509F5"/>
    <w:rsid w:val="00350AB3"/>
    <w:rsid w:val="00350C3C"/>
    <w:rsid w:val="00351152"/>
    <w:rsid w:val="0035122E"/>
    <w:rsid w:val="00351CC8"/>
    <w:rsid w:val="003524F9"/>
    <w:rsid w:val="00352D83"/>
    <w:rsid w:val="00353944"/>
    <w:rsid w:val="00354387"/>
    <w:rsid w:val="00354BF7"/>
    <w:rsid w:val="00354D46"/>
    <w:rsid w:val="003556C6"/>
    <w:rsid w:val="00355AEF"/>
    <w:rsid w:val="00356C3C"/>
    <w:rsid w:val="00357846"/>
    <w:rsid w:val="00360D53"/>
    <w:rsid w:val="003624CA"/>
    <w:rsid w:val="0036273D"/>
    <w:rsid w:val="003629D2"/>
    <w:rsid w:val="00362F36"/>
    <w:rsid w:val="00364D43"/>
    <w:rsid w:val="00364D62"/>
    <w:rsid w:val="00365808"/>
    <w:rsid w:val="00365DED"/>
    <w:rsid w:val="00366055"/>
    <w:rsid w:val="0036622E"/>
    <w:rsid w:val="00366A27"/>
    <w:rsid w:val="00366BF7"/>
    <w:rsid w:val="00367CBF"/>
    <w:rsid w:val="003701C3"/>
    <w:rsid w:val="0037196E"/>
    <w:rsid w:val="00372FCC"/>
    <w:rsid w:val="003739F2"/>
    <w:rsid w:val="003757C3"/>
    <w:rsid w:val="00376915"/>
    <w:rsid w:val="00376F8B"/>
    <w:rsid w:val="003772DB"/>
    <w:rsid w:val="00377389"/>
    <w:rsid w:val="00380281"/>
    <w:rsid w:val="003802C8"/>
    <w:rsid w:val="00380A92"/>
    <w:rsid w:val="00380ECB"/>
    <w:rsid w:val="00381A37"/>
    <w:rsid w:val="00381F70"/>
    <w:rsid w:val="003828B3"/>
    <w:rsid w:val="00387153"/>
    <w:rsid w:val="00387A73"/>
    <w:rsid w:val="00390858"/>
    <w:rsid w:val="00390B3C"/>
    <w:rsid w:val="00390BAC"/>
    <w:rsid w:val="003925A9"/>
    <w:rsid w:val="00393987"/>
    <w:rsid w:val="00394787"/>
    <w:rsid w:val="003957F5"/>
    <w:rsid w:val="00395D87"/>
    <w:rsid w:val="00396B81"/>
    <w:rsid w:val="00396E9E"/>
    <w:rsid w:val="003971B4"/>
    <w:rsid w:val="003A098E"/>
    <w:rsid w:val="003A0AB7"/>
    <w:rsid w:val="003A0FB8"/>
    <w:rsid w:val="003A1635"/>
    <w:rsid w:val="003A1E93"/>
    <w:rsid w:val="003A2121"/>
    <w:rsid w:val="003A3586"/>
    <w:rsid w:val="003A51A5"/>
    <w:rsid w:val="003A6FB2"/>
    <w:rsid w:val="003A7C11"/>
    <w:rsid w:val="003B0032"/>
    <w:rsid w:val="003B0DC0"/>
    <w:rsid w:val="003B0E5F"/>
    <w:rsid w:val="003B1472"/>
    <w:rsid w:val="003B2A39"/>
    <w:rsid w:val="003B2BB6"/>
    <w:rsid w:val="003B3D3E"/>
    <w:rsid w:val="003B3F79"/>
    <w:rsid w:val="003B4436"/>
    <w:rsid w:val="003B4B0D"/>
    <w:rsid w:val="003B4DAD"/>
    <w:rsid w:val="003B560B"/>
    <w:rsid w:val="003B58B2"/>
    <w:rsid w:val="003B5D25"/>
    <w:rsid w:val="003B5E0B"/>
    <w:rsid w:val="003B6FD6"/>
    <w:rsid w:val="003B74D9"/>
    <w:rsid w:val="003C06B8"/>
    <w:rsid w:val="003C235C"/>
    <w:rsid w:val="003C292A"/>
    <w:rsid w:val="003C293F"/>
    <w:rsid w:val="003C3609"/>
    <w:rsid w:val="003C4566"/>
    <w:rsid w:val="003C561B"/>
    <w:rsid w:val="003C7491"/>
    <w:rsid w:val="003C7737"/>
    <w:rsid w:val="003C7F06"/>
    <w:rsid w:val="003D09DA"/>
    <w:rsid w:val="003D1571"/>
    <w:rsid w:val="003D1DA6"/>
    <w:rsid w:val="003D33EF"/>
    <w:rsid w:val="003D3A7F"/>
    <w:rsid w:val="003D4D29"/>
    <w:rsid w:val="003D544A"/>
    <w:rsid w:val="003D55CE"/>
    <w:rsid w:val="003D63AC"/>
    <w:rsid w:val="003D6A5B"/>
    <w:rsid w:val="003D7FAC"/>
    <w:rsid w:val="003E0B28"/>
    <w:rsid w:val="003E0EE4"/>
    <w:rsid w:val="003E2090"/>
    <w:rsid w:val="003E2C1A"/>
    <w:rsid w:val="003E345F"/>
    <w:rsid w:val="003E3CBC"/>
    <w:rsid w:val="003E4AD0"/>
    <w:rsid w:val="003E5DC4"/>
    <w:rsid w:val="003E60D2"/>
    <w:rsid w:val="003E621B"/>
    <w:rsid w:val="003E6C93"/>
    <w:rsid w:val="003E6D1B"/>
    <w:rsid w:val="003F0884"/>
    <w:rsid w:val="003F0C4F"/>
    <w:rsid w:val="003F108C"/>
    <w:rsid w:val="003F221F"/>
    <w:rsid w:val="003F28E7"/>
    <w:rsid w:val="003F328E"/>
    <w:rsid w:val="003F3EA8"/>
    <w:rsid w:val="003F3FA8"/>
    <w:rsid w:val="003F417C"/>
    <w:rsid w:val="003F4DAD"/>
    <w:rsid w:val="003F536A"/>
    <w:rsid w:val="003F570C"/>
    <w:rsid w:val="003F6462"/>
    <w:rsid w:val="003F6E59"/>
    <w:rsid w:val="003F75AA"/>
    <w:rsid w:val="003F77AA"/>
    <w:rsid w:val="003F7B6F"/>
    <w:rsid w:val="00402F0C"/>
    <w:rsid w:val="0040395B"/>
    <w:rsid w:val="00403A3D"/>
    <w:rsid w:val="0040445B"/>
    <w:rsid w:val="00404818"/>
    <w:rsid w:val="00404AAF"/>
    <w:rsid w:val="004053B6"/>
    <w:rsid w:val="0040586A"/>
    <w:rsid w:val="00405FE9"/>
    <w:rsid w:val="0040794D"/>
    <w:rsid w:val="0040797D"/>
    <w:rsid w:val="00410210"/>
    <w:rsid w:val="0041079E"/>
    <w:rsid w:val="00410D89"/>
    <w:rsid w:val="00411AA4"/>
    <w:rsid w:val="00411F04"/>
    <w:rsid w:val="0041364A"/>
    <w:rsid w:val="00414A2A"/>
    <w:rsid w:val="00415114"/>
    <w:rsid w:val="0041529B"/>
    <w:rsid w:val="00415320"/>
    <w:rsid w:val="00415CB1"/>
    <w:rsid w:val="0041689E"/>
    <w:rsid w:val="004202C8"/>
    <w:rsid w:val="004207F0"/>
    <w:rsid w:val="00420B46"/>
    <w:rsid w:val="00421173"/>
    <w:rsid w:val="00421D5D"/>
    <w:rsid w:val="00422308"/>
    <w:rsid w:val="00424073"/>
    <w:rsid w:val="0042483F"/>
    <w:rsid w:val="0042693C"/>
    <w:rsid w:val="00427946"/>
    <w:rsid w:val="00427B47"/>
    <w:rsid w:val="00430439"/>
    <w:rsid w:val="0043044A"/>
    <w:rsid w:val="004305EC"/>
    <w:rsid w:val="00430F9B"/>
    <w:rsid w:val="0043175E"/>
    <w:rsid w:val="00432043"/>
    <w:rsid w:val="00432060"/>
    <w:rsid w:val="00432128"/>
    <w:rsid w:val="00432510"/>
    <w:rsid w:val="00433E3B"/>
    <w:rsid w:val="00434866"/>
    <w:rsid w:val="00434882"/>
    <w:rsid w:val="00434D7F"/>
    <w:rsid w:val="00435771"/>
    <w:rsid w:val="00435ED7"/>
    <w:rsid w:val="004361C2"/>
    <w:rsid w:val="00436981"/>
    <w:rsid w:val="0044011D"/>
    <w:rsid w:val="00440678"/>
    <w:rsid w:val="00440931"/>
    <w:rsid w:val="00441F79"/>
    <w:rsid w:val="0044302A"/>
    <w:rsid w:val="00443A20"/>
    <w:rsid w:val="00443B70"/>
    <w:rsid w:val="004441C3"/>
    <w:rsid w:val="004460E0"/>
    <w:rsid w:val="00446F09"/>
    <w:rsid w:val="00447B43"/>
    <w:rsid w:val="00451490"/>
    <w:rsid w:val="004514A3"/>
    <w:rsid w:val="004514EA"/>
    <w:rsid w:val="00451941"/>
    <w:rsid w:val="00451C9C"/>
    <w:rsid w:val="004526A9"/>
    <w:rsid w:val="00452703"/>
    <w:rsid w:val="00452A0F"/>
    <w:rsid w:val="0045304A"/>
    <w:rsid w:val="004532DF"/>
    <w:rsid w:val="0045403F"/>
    <w:rsid w:val="004542CB"/>
    <w:rsid w:val="00454A46"/>
    <w:rsid w:val="00454E38"/>
    <w:rsid w:val="0045503D"/>
    <w:rsid w:val="0045540B"/>
    <w:rsid w:val="00456DC8"/>
    <w:rsid w:val="004579B9"/>
    <w:rsid w:val="00457F0F"/>
    <w:rsid w:val="00460365"/>
    <w:rsid w:val="0046138A"/>
    <w:rsid w:val="00461941"/>
    <w:rsid w:val="00461FF6"/>
    <w:rsid w:val="00462062"/>
    <w:rsid w:val="00462C7E"/>
    <w:rsid w:val="00463E50"/>
    <w:rsid w:val="00464187"/>
    <w:rsid w:val="0046423A"/>
    <w:rsid w:val="0046463E"/>
    <w:rsid w:val="00465A26"/>
    <w:rsid w:val="00466CBC"/>
    <w:rsid w:val="004674C9"/>
    <w:rsid w:val="00470216"/>
    <w:rsid w:val="004710E2"/>
    <w:rsid w:val="0047123B"/>
    <w:rsid w:val="00471DDC"/>
    <w:rsid w:val="004721FA"/>
    <w:rsid w:val="00472754"/>
    <w:rsid w:val="004730FB"/>
    <w:rsid w:val="00473841"/>
    <w:rsid w:val="00474156"/>
    <w:rsid w:val="0047634B"/>
    <w:rsid w:val="00477025"/>
    <w:rsid w:val="004778A8"/>
    <w:rsid w:val="00482557"/>
    <w:rsid w:val="004825AA"/>
    <w:rsid w:val="004835A3"/>
    <w:rsid w:val="00483BB9"/>
    <w:rsid w:val="00484926"/>
    <w:rsid w:val="00485D4D"/>
    <w:rsid w:val="00485DFD"/>
    <w:rsid w:val="004863D3"/>
    <w:rsid w:val="0048776B"/>
    <w:rsid w:val="00487A5B"/>
    <w:rsid w:val="00491157"/>
    <w:rsid w:val="00491499"/>
    <w:rsid w:val="00491762"/>
    <w:rsid w:val="00492BC1"/>
    <w:rsid w:val="00492F95"/>
    <w:rsid w:val="00493F3A"/>
    <w:rsid w:val="00494777"/>
    <w:rsid w:val="0049498F"/>
    <w:rsid w:val="004960F5"/>
    <w:rsid w:val="00497497"/>
    <w:rsid w:val="004A155E"/>
    <w:rsid w:val="004A255D"/>
    <w:rsid w:val="004A2F38"/>
    <w:rsid w:val="004A4EF1"/>
    <w:rsid w:val="004A5338"/>
    <w:rsid w:val="004A53BD"/>
    <w:rsid w:val="004A6E10"/>
    <w:rsid w:val="004A7FF3"/>
    <w:rsid w:val="004B0297"/>
    <w:rsid w:val="004B03AA"/>
    <w:rsid w:val="004B218C"/>
    <w:rsid w:val="004B27E2"/>
    <w:rsid w:val="004B28DA"/>
    <w:rsid w:val="004B2969"/>
    <w:rsid w:val="004B2F55"/>
    <w:rsid w:val="004B2F79"/>
    <w:rsid w:val="004B3871"/>
    <w:rsid w:val="004B464D"/>
    <w:rsid w:val="004B4B68"/>
    <w:rsid w:val="004B4BFC"/>
    <w:rsid w:val="004B54B5"/>
    <w:rsid w:val="004B6A3B"/>
    <w:rsid w:val="004B7591"/>
    <w:rsid w:val="004B7792"/>
    <w:rsid w:val="004B7921"/>
    <w:rsid w:val="004C16FD"/>
    <w:rsid w:val="004C2041"/>
    <w:rsid w:val="004C374B"/>
    <w:rsid w:val="004C5219"/>
    <w:rsid w:val="004C5CBB"/>
    <w:rsid w:val="004C61A5"/>
    <w:rsid w:val="004C62FC"/>
    <w:rsid w:val="004C70A6"/>
    <w:rsid w:val="004D0543"/>
    <w:rsid w:val="004D0DCE"/>
    <w:rsid w:val="004D1DA3"/>
    <w:rsid w:val="004D223C"/>
    <w:rsid w:val="004D2605"/>
    <w:rsid w:val="004D2EA7"/>
    <w:rsid w:val="004D48A3"/>
    <w:rsid w:val="004D543F"/>
    <w:rsid w:val="004D5BB3"/>
    <w:rsid w:val="004D5ECA"/>
    <w:rsid w:val="004D6371"/>
    <w:rsid w:val="004D69C6"/>
    <w:rsid w:val="004D70CA"/>
    <w:rsid w:val="004D77AD"/>
    <w:rsid w:val="004D7ADC"/>
    <w:rsid w:val="004E0DAA"/>
    <w:rsid w:val="004E12BB"/>
    <w:rsid w:val="004E1AC3"/>
    <w:rsid w:val="004E22A1"/>
    <w:rsid w:val="004E25AB"/>
    <w:rsid w:val="004E289C"/>
    <w:rsid w:val="004E28C3"/>
    <w:rsid w:val="004E290B"/>
    <w:rsid w:val="004E2EFF"/>
    <w:rsid w:val="004E31E7"/>
    <w:rsid w:val="004E3C96"/>
    <w:rsid w:val="004E4349"/>
    <w:rsid w:val="004E528B"/>
    <w:rsid w:val="004E641A"/>
    <w:rsid w:val="004E6E4B"/>
    <w:rsid w:val="004E7749"/>
    <w:rsid w:val="004F0014"/>
    <w:rsid w:val="004F123A"/>
    <w:rsid w:val="004F171E"/>
    <w:rsid w:val="004F184F"/>
    <w:rsid w:val="004F1A28"/>
    <w:rsid w:val="004F25C8"/>
    <w:rsid w:val="004F37CB"/>
    <w:rsid w:val="004F3974"/>
    <w:rsid w:val="004F4D86"/>
    <w:rsid w:val="004F5B5F"/>
    <w:rsid w:val="004F5C40"/>
    <w:rsid w:val="004F5E7E"/>
    <w:rsid w:val="004F61CC"/>
    <w:rsid w:val="004F6AF0"/>
    <w:rsid w:val="004F6CB5"/>
    <w:rsid w:val="004F7800"/>
    <w:rsid w:val="004F785A"/>
    <w:rsid w:val="004F7EBE"/>
    <w:rsid w:val="00500C14"/>
    <w:rsid w:val="0050163E"/>
    <w:rsid w:val="00501697"/>
    <w:rsid w:val="0050203D"/>
    <w:rsid w:val="005029BC"/>
    <w:rsid w:val="00502C2B"/>
    <w:rsid w:val="00502F6B"/>
    <w:rsid w:val="0050402A"/>
    <w:rsid w:val="005048F7"/>
    <w:rsid w:val="0050524D"/>
    <w:rsid w:val="005058EE"/>
    <w:rsid w:val="005061C8"/>
    <w:rsid w:val="0050683D"/>
    <w:rsid w:val="00506A52"/>
    <w:rsid w:val="005077BD"/>
    <w:rsid w:val="00507A9E"/>
    <w:rsid w:val="00510FD7"/>
    <w:rsid w:val="00511523"/>
    <w:rsid w:val="00512296"/>
    <w:rsid w:val="005126BC"/>
    <w:rsid w:val="00512E3D"/>
    <w:rsid w:val="005130C3"/>
    <w:rsid w:val="005135DC"/>
    <w:rsid w:val="00513CB5"/>
    <w:rsid w:val="00513FB0"/>
    <w:rsid w:val="00514A66"/>
    <w:rsid w:val="00517124"/>
    <w:rsid w:val="005171EE"/>
    <w:rsid w:val="005173CF"/>
    <w:rsid w:val="0051760C"/>
    <w:rsid w:val="00517DF1"/>
    <w:rsid w:val="00520982"/>
    <w:rsid w:val="00520A5F"/>
    <w:rsid w:val="00521FB4"/>
    <w:rsid w:val="005226F7"/>
    <w:rsid w:val="00525D63"/>
    <w:rsid w:val="0052602D"/>
    <w:rsid w:val="005260E6"/>
    <w:rsid w:val="00526916"/>
    <w:rsid w:val="005269B8"/>
    <w:rsid w:val="00527277"/>
    <w:rsid w:val="00527361"/>
    <w:rsid w:val="00530277"/>
    <w:rsid w:val="00530C83"/>
    <w:rsid w:val="00531BC3"/>
    <w:rsid w:val="0053264A"/>
    <w:rsid w:val="00532C0E"/>
    <w:rsid w:val="00533B84"/>
    <w:rsid w:val="00534918"/>
    <w:rsid w:val="00534C93"/>
    <w:rsid w:val="00534F0D"/>
    <w:rsid w:val="00537FCD"/>
    <w:rsid w:val="0054156E"/>
    <w:rsid w:val="005417FB"/>
    <w:rsid w:val="00541B38"/>
    <w:rsid w:val="00541DA1"/>
    <w:rsid w:val="00543C86"/>
    <w:rsid w:val="00544249"/>
    <w:rsid w:val="005452E5"/>
    <w:rsid w:val="005457AC"/>
    <w:rsid w:val="00545B0B"/>
    <w:rsid w:val="00546806"/>
    <w:rsid w:val="00546FCD"/>
    <w:rsid w:val="00547A7E"/>
    <w:rsid w:val="00547E4F"/>
    <w:rsid w:val="00547FC8"/>
    <w:rsid w:val="005501D2"/>
    <w:rsid w:val="005505F2"/>
    <w:rsid w:val="005511BC"/>
    <w:rsid w:val="00551EBD"/>
    <w:rsid w:val="00552538"/>
    <w:rsid w:val="005534C2"/>
    <w:rsid w:val="00553729"/>
    <w:rsid w:val="00553832"/>
    <w:rsid w:val="005554CC"/>
    <w:rsid w:val="0055556D"/>
    <w:rsid w:val="00555E1D"/>
    <w:rsid w:val="00555EBF"/>
    <w:rsid w:val="00556917"/>
    <w:rsid w:val="005570FF"/>
    <w:rsid w:val="00557739"/>
    <w:rsid w:val="005579E5"/>
    <w:rsid w:val="00557C9D"/>
    <w:rsid w:val="00557D6B"/>
    <w:rsid w:val="005601F0"/>
    <w:rsid w:val="00560685"/>
    <w:rsid w:val="00560A76"/>
    <w:rsid w:val="0056163C"/>
    <w:rsid w:val="00561A02"/>
    <w:rsid w:val="00561C0C"/>
    <w:rsid w:val="00562207"/>
    <w:rsid w:val="00563ADE"/>
    <w:rsid w:val="00564778"/>
    <w:rsid w:val="0056481D"/>
    <w:rsid w:val="00564F6E"/>
    <w:rsid w:val="00565830"/>
    <w:rsid w:val="00565AE0"/>
    <w:rsid w:val="00565D45"/>
    <w:rsid w:val="00567298"/>
    <w:rsid w:val="005677BC"/>
    <w:rsid w:val="005700A0"/>
    <w:rsid w:val="00570994"/>
    <w:rsid w:val="00571DCE"/>
    <w:rsid w:val="005727CE"/>
    <w:rsid w:val="00572A0C"/>
    <w:rsid w:val="005743F4"/>
    <w:rsid w:val="00574968"/>
    <w:rsid w:val="00574D34"/>
    <w:rsid w:val="005752F4"/>
    <w:rsid w:val="00575903"/>
    <w:rsid w:val="00575DBF"/>
    <w:rsid w:val="005778A2"/>
    <w:rsid w:val="005778F8"/>
    <w:rsid w:val="00582393"/>
    <w:rsid w:val="00582610"/>
    <w:rsid w:val="00582F34"/>
    <w:rsid w:val="005831A4"/>
    <w:rsid w:val="005838C9"/>
    <w:rsid w:val="00583D57"/>
    <w:rsid w:val="00584C08"/>
    <w:rsid w:val="00585203"/>
    <w:rsid w:val="005852C9"/>
    <w:rsid w:val="0058574A"/>
    <w:rsid w:val="00585E43"/>
    <w:rsid w:val="00586B01"/>
    <w:rsid w:val="0058717F"/>
    <w:rsid w:val="00587784"/>
    <w:rsid w:val="00587ECF"/>
    <w:rsid w:val="00587F16"/>
    <w:rsid w:val="005903D7"/>
    <w:rsid w:val="00591048"/>
    <w:rsid w:val="00591568"/>
    <w:rsid w:val="00591752"/>
    <w:rsid w:val="00591973"/>
    <w:rsid w:val="00591ED6"/>
    <w:rsid w:val="005922C5"/>
    <w:rsid w:val="00592671"/>
    <w:rsid w:val="00592A3C"/>
    <w:rsid w:val="00595A05"/>
    <w:rsid w:val="00595BB9"/>
    <w:rsid w:val="00596248"/>
    <w:rsid w:val="00596A1D"/>
    <w:rsid w:val="005A03D0"/>
    <w:rsid w:val="005A041F"/>
    <w:rsid w:val="005A04E1"/>
    <w:rsid w:val="005A16B2"/>
    <w:rsid w:val="005A1935"/>
    <w:rsid w:val="005A2CD1"/>
    <w:rsid w:val="005A3F30"/>
    <w:rsid w:val="005A46F2"/>
    <w:rsid w:val="005A4EA9"/>
    <w:rsid w:val="005A4EB8"/>
    <w:rsid w:val="005A62F3"/>
    <w:rsid w:val="005A7447"/>
    <w:rsid w:val="005A7585"/>
    <w:rsid w:val="005A7F96"/>
    <w:rsid w:val="005B0201"/>
    <w:rsid w:val="005B0555"/>
    <w:rsid w:val="005B1879"/>
    <w:rsid w:val="005B1F7E"/>
    <w:rsid w:val="005B255A"/>
    <w:rsid w:val="005B3767"/>
    <w:rsid w:val="005B441A"/>
    <w:rsid w:val="005B5083"/>
    <w:rsid w:val="005B515B"/>
    <w:rsid w:val="005B613F"/>
    <w:rsid w:val="005B7216"/>
    <w:rsid w:val="005B77B4"/>
    <w:rsid w:val="005C022F"/>
    <w:rsid w:val="005C16FD"/>
    <w:rsid w:val="005C1BB3"/>
    <w:rsid w:val="005C479F"/>
    <w:rsid w:val="005C507F"/>
    <w:rsid w:val="005C655A"/>
    <w:rsid w:val="005C67B4"/>
    <w:rsid w:val="005C6DD8"/>
    <w:rsid w:val="005C73A0"/>
    <w:rsid w:val="005C73DD"/>
    <w:rsid w:val="005C7FF0"/>
    <w:rsid w:val="005D0147"/>
    <w:rsid w:val="005D02D8"/>
    <w:rsid w:val="005D0DAD"/>
    <w:rsid w:val="005D1307"/>
    <w:rsid w:val="005D1963"/>
    <w:rsid w:val="005D1EC7"/>
    <w:rsid w:val="005D4188"/>
    <w:rsid w:val="005D471E"/>
    <w:rsid w:val="005D523A"/>
    <w:rsid w:val="005D685D"/>
    <w:rsid w:val="005D6AD9"/>
    <w:rsid w:val="005D6F83"/>
    <w:rsid w:val="005D7D04"/>
    <w:rsid w:val="005D7E88"/>
    <w:rsid w:val="005E0263"/>
    <w:rsid w:val="005E0AE9"/>
    <w:rsid w:val="005E132F"/>
    <w:rsid w:val="005E18B1"/>
    <w:rsid w:val="005E2350"/>
    <w:rsid w:val="005E2450"/>
    <w:rsid w:val="005E39FC"/>
    <w:rsid w:val="005E47E3"/>
    <w:rsid w:val="005E48BD"/>
    <w:rsid w:val="005E4D08"/>
    <w:rsid w:val="005E6148"/>
    <w:rsid w:val="005E66CC"/>
    <w:rsid w:val="005E6B51"/>
    <w:rsid w:val="005E7297"/>
    <w:rsid w:val="005E7414"/>
    <w:rsid w:val="005F077E"/>
    <w:rsid w:val="005F079C"/>
    <w:rsid w:val="005F141D"/>
    <w:rsid w:val="005F1421"/>
    <w:rsid w:val="005F15DD"/>
    <w:rsid w:val="005F2A71"/>
    <w:rsid w:val="005F4674"/>
    <w:rsid w:val="005F5BF9"/>
    <w:rsid w:val="005F70F0"/>
    <w:rsid w:val="005F768A"/>
    <w:rsid w:val="0060011D"/>
    <w:rsid w:val="006012DA"/>
    <w:rsid w:val="00601BE7"/>
    <w:rsid w:val="00602556"/>
    <w:rsid w:val="00603DEB"/>
    <w:rsid w:val="0060453D"/>
    <w:rsid w:val="006045C2"/>
    <w:rsid w:val="00604CDB"/>
    <w:rsid w:val="0060520D"/>
    <w:rsid w:val="006053B0"/>
    <w:rsid w:val="0060669E"/>
    <w:rsid w:val="006068C8"/>
    <w:rsid w:val="00606D5B"/>
    <w:rsid w:val="00607A27"/>
    <w:rsid w:val="006112F9"/>
    <w:rsid w:val="00611B3A"/>
    <w:rsid w:val="00612047"/>
    <w:rsid w:val="00612323"/>
    <w:rsid w:val="0061250B"/>
    <w:rsid w:val="0061262E"/>
    <w:rsid w:val="00613621"/>
    <w:rsid w:val="00613751"/>
    <w:rsid w:val="00614390"/>
    <w:rsid w:val="0061522F"/>
    <w:rsid w:val="0061550C"/>
    <w:rsid w:val="0061568C"/>
    <w:rsid w:val="0061569D"/>
    <w:rsid w:val="00615EAC"/>
    <w:rsid w:val="00616B41"/>
    <w:rsid w:val="0061759E"/>
    <w:rsid w:val="0062100B"/>
    <w:rsid w:val="00621242"/>
    <w:rsid w:val="0062190F"/>
    <w:rsid w:val="00621D20"/>
    <w:rsid w:val="0062375D"/>
    <w:rsid w:val="00624542"/>
    <w:rsid w:val="0062496B"/>
    <w:rsid w:val="00625245"/>
    <w:rsid w:val="00625669"/>
    <w:rsid w:val="00625A17"/>
    <w:rsid w:val="00625B90"/>
    <w:rsid w:val="00625C7E"/>
    <w:rsid w:val="0062602A"/>
    <w:rsid w:val="00626537"/>
    <w:rsid w:val="0062767B"/>
    <w:rsid w:val="00627975"/>
    <w:rsid w:val="006306F4"/>
    <w:rsid w:val="0063070C"/>
    <w:rsid w:val="00630CE1"/>
    <w:rsid w:val="00631033"/>
    <w:rsid w:val="00631E41"/>
    <w:rsid w:val="006331B6"/>
    <w:rsid w:val="00634204"/>
    <w:rsid w:val="00634812"/>
    <w:rsid w:val="006348C1"/>
    <w:rsid w:val="00635168"/>
    <w:rsid w:val="00635B9D"/>
    <w:rsid w:val="00636397"/>
    <w:rsid w:val="00636EC6"/>
    <w:rsid w:val="0063762A"/>
    <w:rsid w:val="00637DB8"/>
    <w:rsid w:val="006413BE"/>
    <w:rsid w:val="00642BCD"/>
    <w:rsid w:val="006433A1"/>
    <w:rsid w:val="006441B7"/>
    <w:rsid w:val="006446F1"/>
    <w:rsid w:val="0064488E"/>
    <w:rsid w:val="00645108"/>
    <w:rsid w:val="006458BA"/>
    <w:rsid w:val="00645A6B"/>
    <w:rsid w:val="006460BF"/>
    <w:rsid w:val="0064750A"/>
    <w:rsid w:val="00647A15"/>
    <w:rsid w:val="00647F3E"/>
    <w:rsid w:val="00650218"/>
    <w:rsid w:val="0065075E"/>
    <w:rsid w:val="006507FD"/>
    <w:rsid w:val="0065175A"/>
    <w:rsid w:val="0065197F"/>
    <w:rsid w:val="0065307D"/>
    <w:rsid w:val="0065329D"/>
    <w:rsid w:val="0065338F"/>
    <w:rsid w:val="00653A0F"/>
    <w:rsid w:val="00653A60"/>
    <w:rsid w:val="0065668D"/>
    <w:rsid w:val="0065794F"/>
    <w:rsid w:val="00657E4D"/>
    <w:rsid w:val="0066000F"/>
    <w:rsid w:val="00661A7B"/>
    <w:rsid w:val="00661E56"/>
    <w:rsid w:val="00662C0B"/>
    <w:rsid w:val="00662C6D"/>
    <w:rsid w:val="00662E6E"/>
    <w:rsid w:val="0066303C"/>
    <w:rsid w:val="00663159"/>
    <w:rsid w:val="00663B73"/>
    <w:rsid w:val="00663C00"/>
    <w:rsid w:val="0066597F"/>
    <w:rsid w:val="00666018"/>
    <w:rsid w:val="006703E1"/>
    <w:rsid w:val="00670FBD"/>
    <w:rsid w:val="006710E7"/>
    <w:rsid w:val="00671930"/>
    <w:rsid w:val="006722A8"/>
    <w:rsid w:val="00672761"/>
    <w:rsid w:val="006731EA"/>
    <w:rsid w:val="006739A2"/>
    <w:rsid w:val="00674FBB"/>
    <w:rsid w:val="006751D4"/>
    <w:rsid w:val="006759C2"/>
    <w:rsid w:val="00675C42"/>
    <w:rsid w:val="006772FC"/>
    <w:rsid w:val="006778BE"/>
    <w:rsid w:val="0068016F"/>
    <w:rsid w:val="00680887"/>
    <w:rsid w:val="00680C09"/>
    <w:rsid w:val="00680FC9"/>
    <w:rsid w:val="00681ED2"/>
    <w:rsid w:val="00682C30"/>
    <w:rsid w:val="00683380"/>
    <w:rsid w:val="006833EF"/>
    <w:rsid w:val="0068352E"/>
    <w:rsid w:val="006835D0"/>
    <w:rsid w:val="006839EF"/>
    <w:rsid w:val="006840D6"/>
    <w:rsid w:val="0068434D"/>
    <w:rsid w:val="00684734"/>
    <w:rsid w:val="0068520F"/>
    <w:rsid w:val="0068550F"/>
    <w:rsid w:val="006859AC"/>
    <w:rsid w:val="00686EF3"/>
    <w:rsid w:val="00687C14"/>
    <w:rsid w:val="0069000B"/>
    <w:rsid w:val="00690269"/>
    <w:rsid w:val="006909D1"/>
    <w:rsid w:val="00691295"/>
    <w:rsid w:val="0069188A"/>
    <w:rsid w:val="006918A9"/>
    <w:rsid w:val="00691C25"/>
    <w:rsid w:val="00691FF7"/>
    <w:rsid w:val="00693119"/>
    <w:rsid w:val="0069313A"/>
    <w:rsid w:val="006935D4"/>
    <w:rsid w:val="00693A38"/>
    <w:rsid w:val="00694BC8"/>
    <w:rsid w:val="00694F0B"/>
    <w:rsid w:val="00694F6F"/>
    <w:rsid w:val="006952C2"/>
    <w:rsid w:val="006957BD"/>
    <w:rsid w:val="00695CBA"/>
    <w:rsid w:val="006970CD"/>
    <w:rsid w:val="00697CA8"/>
    <w:rsid w:val="006A0EE5"/>
    <w:rsid w:val="006A1C23"/>
    <w:rsid w:val="006A475A"/>
    <w:rsid w:val="006A6E07"/>
    <w:rsid w:val="006B0BEB"/>
    <w:rsid w:val="006B19A4"/>
    <w:rsid w:val="006B1E9B"/>
    <w:rsid w:val="006B1F85"/>
    <w:rsid w:val="006B24D1"/>
    <w:rsid w:val="006B3920"/>
    <w:rsid w:val="006B3C74"/>
    <w:rsid w:val="006B4042"/>
    <w:rsid w:val="006B44DB"/>
    <w:rsid w:val="006B4D64"/>
    <w:rsid w:val="006B4F1A"/>
    <w:rsid w:val="006B558C"/>
    <w:rsid w:val="006B6381"/>
    <w:rsid w:val="006B672D"/>
    <w:rsid w:val="006B723B"/>
    <w:rsid w:val="006B74BD"/>
    <w:rsid w:val="006C066E"/>
    <w:rsid w:val="006C0AAD"/>
    <w:rsid w:val="006C125C"/>
    <w:rsid w:val="006C14B0"/>
    <w:rsid w:val="006C1694"/>
    <w:rsid w:val="006C19B2"/>
    <w:rsid w:val="006C1C19"/>
    <w:rsid w:val="006C2556"/>
    <w:rsid w:val="006C3990"/>
    <w:rsid w:val="006C3D6B"/>
    <w:rsid w:val="006C3E18"/>
    <w:rsid w:val="006C402D"/>
    <w:rsid w:val="006C4390"/>
    <w:rsid w:val="006C48C4"/>
    <w:rsid w:val="006C4DED"/>
    <w:rsid w:val="006C66DA"/>
    <w:rsid w:val="006C6716"/>
    <w:rsid w:val="006C6850"/>
    <w:rsid w:val="006C6F4F"/>
    <w:rsid w:val="006D086D"/>
    <w:rsid w:val="006D0F40"/>
    <w:rsid w:val="006D1ABF"/>
    <w:rsid w:val="006D29B7"/>
    <w:rsid w:val="006D335E"/>
    <w:rsid w:val="006D4134"/>
    <w:rsid w:val="006D4B75"/>
    <w:rsid w:val="006D50BE"/>
    <w:rsid w:val="006D572C"/>
    <w:rsid w:val="006D6720"/>
    <w:rsid w:val="006D7381"/>
    <w:rsid w:val="006E03F7"/>
    <w:rsid w:val="006E2558"/>
    <w:rsid w:val="006E265E"/>
    <w:rsid w:val="006E4629"/>
    <w:rsid w:val="006E48FA"/>
    <w:rsid w:val="006E4BEF"/>
    <w:rsid w:val="006E4EC6"/>
    <w:rsid w:val="006E5019"/>
    <w:rsid w:val="006E56C8"/>
    <w:rsid w:val="006E57D9"/>
    <w:rsid w:val="006E5A85"/>
    <w:rsid w:val="006E5B23"/>
    <w:rsid w:val="006E6232"/>
    <w:rsid w:val="006E66DF"/>
    <w:rsid w:val="006E6961"/>
    <w:rsid w:val="006E7605"/>
    <w:rsid w:val="006E7D10"/>
    <w:rsid w:val="006F0401"/>
    <w:rsid w:val="006F122A"/>
    <w:rsid w:val="006F1DDB"/>
    <w:rsid w:val="006F205A"/>
    <w:rsid w:val="006F2B4E"/>
    <w:rsid w:val="006F35A8"/>
    <w:rsid w:val="006F39AD"/>
    <w:rsid w:val="006F3F93"/>
    <w:rsid w:val="006F41A1"/>
    <w:rsid w:val="006F59C8"/>
    <w:rsid w:val="006F6325"/>
    <w:rsid w:val="006F6714"/>
    <w:rsid w:val="006F6DCC"/>
    <w:rsid w:val="00700114"/>
    <w:rsid w:val="00700871"/>
    <w:rsid w:val="00702052"/>
    <w:rsid w:val="00702501"/>
    <w:rsid w:val="0070306C"/>
    <w:rsid w:val="0070368B"/>
    <w:rsid w:val="0070395C"/>
    <w:rsid w:val="00703A2C"/>
    <w:rsid w:val="007041F9"/>
    <w:rsid w:val="0070434D"/>
    <w:rsid w:val="007045F9"/>
    <w:rsid w:val="007050AB"/>
    <w:rsid w:val="00705C52"/>
    <w:rsid w:val="00705F29"/>
    <w:rsid w:val="00705F7F"/>
    <w:rsid w:val="007062A1"/>
    <w:rsid w:val="007063A3"/>
    <w:rsid w:val="00706868"/>
    <w:rsid w:val="00706A1E"/>
    <w:rsid w:val="007079FD"/>
    <w:rsid w:val="0071086F"/>
    <w:rsid w:val="0071098F"/>
    <w:rsid w:val="00710F37"/>
    <w:rsid w:val="00712081"/>
    <w:rsid w:val="00712405"/>
    <w:rsid w:val="00713713"/>
    <w:rsid w:val="00713941"/>
    <w:rsid w:val="007143FB"/>
    <w:rsid w:val="00715D53"/>
    <w:rsid w:val="00716092"/>
    <w:rsid w:val="0071614D"/>
    <w:rsid w:val="00720292"/>
    <w:rsid w:val="00720399"/>
    <w:rsid w:val="0072233E"/>
    <w:rsid w:val="0072274C"/>
    <w:rsid w:val="00722F46"/>
    <w:rsid w:val="00722FD2"/>
    <w:rsid w:val="0072502F"/>
    <w:rsid w:val="00730914"/>
    <w:rsid w:val="00730E68"/>
    <w:rsid w:val="0073155F"/>
    <w:rsid w:val="00731ABE"/>
    <w:rsid w:val="007325B4"/>
    <w:rsid w:val="00732B59"/>
    <w:rsid w:val="00733D0B"/>
    <w:rsid w:val="00733F1F"/>
    <w:rsid w:val="007346D8"/>
    <w:rsid w:val="0073643D"/>
    <w:rsid w:val="007370B6"/>
    <w:rsid w:val="00740BC1"/>
    <w:rsid w:val="00741C61"/>
    <w:rsid w:val="00741F8D"/>
    <w:rsid w:val="00743126"/>
    <w:rsid w:val="007434F8"/>
    <w:rsid w:val="00743D01"/>
    <w:rsid w:val="00744869"/>
    <w:rsid w:val="00745D18"/>
    <w:rsid w:val="00746814"/>
    <w:rsid w:val="00746E20"/>
    <w:rsid w:val="0074709E"/>
    <w:rsid w:val="00747443"/>
    <w:rsid w:val="007477A3"/>
    <w:rsid w:val="0074789B"/>
    <w:rsid w:val="007504A9"/>
    <w:rsid w:val="00750C47"/>
    <w:rsid w:val="00752882"/>
    <w:rsid w:val="00752E32"/>
    <w:rsid w:val="0075345E"/>
    <w:rsid w:val="00753B8C"/>
    <w:rsid w:val="00753C3E"/>
    <w:rsid w:val="00754BFE"/>
    <w:rsid w:val="007551BC"/>
    <w:rsid w:val="00755313"/>
    <w:rsid w:val="00755E9F"/>
    <w:rsid w:val="00757141"/>
    <w:rsid w:val="00757EA8"/>
    <w:rsid w:val="007602EC"/>
    <w:rsid w:val="007633C2"/>
    <w:rsid w:val="00763880"/>
    <w:rsid w:val="007649F8"/>
    <w:rsid w:val="00764E32"/>
    <w:rsid w:val="00764EFA"/>
    <w:rsid w:val="00765454"/>
    <w:rsid w:val="007654FB"/>
    <w:rsid w:val="007706ED"/>
    <w:rsid w:val="00770A71"/>
    <w:rsid w:val="00773D77"/>
    <w:rsid w:val="00774A8E"/>
    <w:rsid w:val="00774DF0"/>
    <w:rsid w:val="00774F03"/>
    <w:rsid w:val="00775DB2"/>
    <w:rsid w:val="0077608B"/>
    <w:rsid w:val="007766CC"/>
    <w:rsid w:val="007768FF"/>
    <w:rsid w:val="00777365"/>
    <w:rsid w:val="00777405"/>
    <w:rsid w:val="00777527"/>
    <w:rsid w:val="007775C2"/>
    <w:rsid w:val="00777D1C"/>
    <w:rsid w:val="00777E81"/>
    <w:rsid w:val="007807EF"/>
    <w:rsid w:val="00781B06"/>
    <w:rsid w:val="0078307C"/>
    <w:rsid w:val="00783182"/>
    <w:rsid w:val="0078455B"/>
    <w:rsid w:val="00785250"/>
    <w:rsid w:val="00785268"/>
    <w:rsid w:val="0078551D"/>
    <w:rsid w:val="007863CA"/>
    <w:rsid w:val="00786C8D"/>
    <w:rsid w:val="00787B45"/>
    <w:rsid w:val="00787E38"/>
    <w:rsid w:val="00790520"/>
    <w:rsid w:val="00790A16"/>
    <w:rsid w:val="00790D3E"/>
    <w:rsid w:val="00790D82"/>
    <w:rsid w:val="00792AA4"/>
    <w:rsid w:val="00793349"/>
    <w:rsid w:val="00794121"/>
    <w:rsid w:val="0079502A"/>
    <w:rsid w:val="0079514C"/>
    <w:rsid w:val="007958B1"/>
    <w:rsid w:val="00795ADC"/>
    <w:rsid w:val="00795F67"/>
    <w:rsid w:val="00795FE9"/>
    <w:rsid w:val="00796C05"/>
    <w:rsid w:val="00797AD9"/>
    <w:rsid w:val="00797FAF"/>
    <w:rsid w:val="007A01BF"/>
    <w:rsid w:val="007A0797"/>
    <w:rsid w:val="007A07E4"/>
    <w:rsid w:val="007A2B3A"/>
    <w:rsid w:val="007A2BE0"/>
    <w:rsid w:val="007A2F04"/>
    <w:rsid w:val="007A3BA0"/>
    <w:rsid w:val="007A5843"/>
    <w:rsid w:val="007A5B69"/>
    <w:rsid w:val="007A6053"/>
    <w:rsid w:val="007A67EA"/>
    <w:rsid w:val="007A69AA"/>
    <w:rsid w:val="007A754C"/>
    <w:rsid w:val="007A7BD8"/>
    <w:rsid w:val="007B0752"/>
    <w:rsid w:val="007B1445"/>
    <w:rsid w:val="007B16DD"/>
    <w:rsid w:val="007B18A7"/>
    <w:rsid w:val="007B2217"/>
    <w:rsid w:val="007B23EE"/>
    <w:rsid w:val="007B2616"/>
    <w:rsid w:val="007B288E"/>
    <w:rsid w:val="007B2F3C"/>
    <w:rsid w:val="007B3A13"/>
    <w:rsid w:val="007B405C"/>
    <w:rsid w:val="007B4174"/>
    <w:rsid w:val="007B431E"/>
    <w:rsid w:val="007B46B7"/>
    <w:rsid w:val="007B4771"/>
    <w:rsid w:val="007B47D1"/>
    <w:rsid w:val="007B5253"/>
    <w:rsid w:val="007B5779"/>
    <w:rsid w:val="007B6EAE"/>
    <w:rsid w:val="007B743C"/>
    <w:rsid w:val="007B7A3A"/>
    <w:rsid w:val="007C0247"/>
    <w:rsid w:val="007C0283"/>
    <w:rsid w:val="007C180A"/>
    <w:rsid w:val="007C273D"/>
    <w:rsid w:val="007C29C8"/>
    <w:rsid w:val="007C2B33"/>
    <w:rsid w:val="007C3636"/>
    <w:rsid w:val="007C4DA9"/>
    <w:rsid w:val="007C4F1F"/>
    <w:rsid w:val="007C5E21"/>
    <w:rsid w:val="007C5EFC"/>
    <w:rsid w:val="007C66D6"/>
    <w:rsid w:val="007C66E7"/>
    <w:rsid w:val="007C6C7E"/>
    <w:rsid w:val="007C6F5C"/>
    <w:rsid w:val="007C7ED8"/>
    <w:rsid w:val="007D0563"/>
    <w:rsid w:val="007D0CED"/>
    <w:rsid w:val="007D12D0"/>
    <w:rsid w:val="007D20E0"/>
    <w:rsid w:val="007D36F7"/>
    <w:rsid w:val="007D3832"/>
    <w:rsid w:val="007D3F3B"/>
    <w:rsid w:val="007D4779"/>
    <w:rsid w:val="007D53EF"/>
    <w:rsid w:val="007D55E1"/>
    <w:rsid w:val="007D591A"/>
    <w:rsid w:val="007D6757"/>
    <w:rsid w:val="007D6879"/>
    <w:rsid w:val="007D6CE7"/>
    <w:rsid w:val="007E130E"/>
    <w:rsid w:val="007E1801"/>
    <w:rsid w:val="007E1A1F"/>
    <w:rsid w:val="007E212D"/>
    <w:rsid w:val="007E25B0"/>
    <w:rsid w:val="007E2E20"/>
    <w:rsid w:val="007E3EE6"/>
    <w:rsid w:val="007E4A8B"/>
    <w:rsid w:val="007E4E86"/>
    <w:rsid w:val="007E5951"/>
    <w:rsid w:val="007E68A6"/>
    <w:rsid w:val="007E6DE9"/>
    <w:rsid w:val="007E7B67"/>
    <w:rsid w:val="007F032A"/>
    <w:rsid w:val="007F05F4"/>
    <w:rsid w:val="007F0F01"/>
    <w:rsid w:val="007F2255"/>
    <w:rsid w:val="007F2912"/>
    <w:rsid w:val="007F2D6F"/>
    <w:rsid w:val="007F3651"/>
    <w:rsid w:val="007F563B"/>
    <w:rsid w:val="007F56D0"/>
    <w:rsid w:val="007F5714"/>
    <w:rsid w:val="007F60F6"/>
    <w:rsid w:val="007F6327"/>
    <w:rsid w:val="007F656B"/>
    <w:rsid w:val="007F6BA5"/>
    <w:rsid w:val="007F7A2C"/>
    <w:rsid w:val="007F7DAD"/>
    <w:rsid w:val="00800533"/>
    <w:rsid w:val="0080076B"/>
    <w:rsid w:val="00800C1D"/>
    <w:rsid w:val="0080102D"/>
    <w:rsid w:val="00801A44"/>
    <w:rsid w:val="00801A62"/>
    <w:rsid w:val="00801E1A"/>
    <w:rsid w:val="00803569"/>
    <w:rsid w:val="008035D9"/>
    <w:rsid w:val="00803806"/>
    <w:rsid w:val="00803971"/>
    <w:rsid w:val="008047CE"/>
    <w:rsid w:val="008052DA"/>
    <w:rsid w:val="00805355"/>
    <w:rsid w:val="00806139"/>
    <w:rsid w:val="008069D7"/>
    <w:rsid w:val="00807A18"/>
    <w:rsid w:val="008103C5"/>
    <w:rsid w:val="00810754"/>
    <w:rsid w:val="00810EAE"/>
    <w:rsid w:val="00811347"/>
    <w:rsid w:val="00813181"/>
    <w:rsid w:val="00813249"/>
    <w:rsid w:val="0081341F"/>
    <w:rsid w:val="00814CFA"/>
    <w:rsid w:val="00814F5E"/>
    <w:rsid w:val="00816634"/>
    <w:rsid w:val="00816ACC"/>
    <w:rsid w:val="00816CF9"/>
    <w:rsid w:val="00817298"/>
    <w:rsid w:val="00820C04"/>
    <w:rsid w:val="00821903"/>
    <w:rsid w:val="00821FB8"/>
    <w:rsid w:val="00822358"/>
    <w:rsid w:val="008230BC"/>
    <w:rsid w:val="00824539"/>
    <w:rsid w:val="00824782"/>
    <w:rsid w:val="00825A58"/>
    <w:rsid w:val="00825B3F"/>
    <w:rsid w:val="00825D1C"/>
    <w:rsid w:val="00826271"/>
    <w:rsid w:val="0082685F"/>
    <w:rsid w:val="008275DE"/>
    <w:rsid w:val="00827E97"/>
    <w:rsid w:val="00830637"/>
    <w:rsid w:val="00830F97"/>
    <w:rsid w:val="008310C0"/>
    <w:rsid w:val="0083140F"/>
    <w:rsid w:val="00831ACA"/>
    <w:rsid w:val="00832098"/>
    <w:rsid w:val="00832396"/>
    <w:rsid w:val="0083265D"/>
    <w:rsid w:val="00832DE4"/>
    <w:rsid w:val="00835787"/>
    <w:rsid w:val="0083624D"/>
    <w:rsid w:val="00837521"/>
    <w:rsid w:val="00837F77"/>
    <w:rsid w:val="00840331"/>
    <w:rsid w:val="00840E94"/>
    <w:rsid w:val="00841550"/>
    <w:rsid w:val="008416C6"/>
    <w:rsid w:val="008428ED"/>
    <w:rsid w:val="008429A7"/>
    <w:rsid w:val="00842D5B"/>
    <w:rsid w:val="00842D8B"/>
    <w:rsid w:val="00842EF5"/>
    <w:rsid w:val="0084599C"/>
    <w:rsid w:val="00846FF6"/>
    <w:rsid w:val="00847CFB"/>
    <w:rsid w:val="00847EDC"/>
    <w:rsid w:val="0085038E"/>
    <w:rsid w:val="00850774"/>
    <w:rsid w:val="00851B30"/>
    <w:rsid w:val="0085225E"/>
    <w:rsid w:val="00852D92"/>
    <w:rsid w:val="00854487"/>
    <w:rsid w:val="008559B6"/>
    <w:rsid w:val="00856931"/>
    <w:rsid w:val="00857291"/>
    <w:rsid w:val="00857639"/>
    <w:rsid w:val="008617BD"/>
    <w:rsid w:val="00863887"/>
    <w:rsid w:val="008644CD"/>
    <w:rsid w:val="0086477F"/>
    <w:rsid w:val="00865FC4"/>
    <w:rsid w:val="00866AB0"/>
    <w:rsid w:val="008671D0"/>
    <w:rsid w:val="0086722D"/>
    <w:rsid w:val="008673FF"/>
    <w:rsid w:val="0087082E"/>
    <w:rsid w:val="00872713"/>
    <w:rsid w:val="00873F9B"/>
    <w:rsid w:val="0087546A"/>
    <w:rsid w:val="008764A8"/>
    <w:rsid w:val="00876E53"/>
    <w:rsid w:val="008771B6"/>
    <w:rsid w:val="00877716"/>
    <w:rsid w:val="00877BAB"/>
    <w:rsid w:val="0088000D"/>
    <w:rsid w:val="00881E24"/>
    <w:rsid w:val="0088239A"/>
    <w:rsid w:val="00882BE0"/>
    <w:rsid w:val="00882D6E"/>
    <w:rsid w:val="00883390"/>
    <w:rsid w:val="00883700"/>
    <w:rsid w:val="00883BAD"/>
    <w:rsid w:val="00883D0E"/>
    <w:rsid w:val="00884086"/>
    <w:rsid w:val="008843EE"/>
    <w:rsid w:val="008849CE"/>
    <w:rsid w:val="00884AEF"/>
    <w:rsid w:val="00884CC1"/>
    <w:rsid w:val="00884E20"/>
    <w:rsid w:val="00887F41"/>
    <w:rsid w:val="00890AA0"/>
    <w:rsid w:val="00890EA4"/>
    <w:rsid w:val="00892B73"/>
    <w:rsid w:val="00893066"/>
    <w:rsid w:val="008940EA"/>
    <w:rsid w:val="00894290"/>
    <w:rsid w:val="00894385"/>
    <w:rsid w:val="008953D4"/>
    <w:rsid w:val="00895F1C"/>
    <w:rsid w:val="0089651E"/>
    <w:rsid w:val="00897679"/>
    <w:rsid w:val="008A0B5D"/>
    <w:rsid w:val="008A116B"/>
    <w:rsid w:val="008A1875"/>
    <w:rsid w:val="008A1D7D"/>
    <w:rsid w:val="008A2D2D"/>
    <w:rsid w:val="008A360B"/>
    <w:rsid w:val="008A490F"/>
    <w:rsid w:val="008A53FD"/>
    <w:rsid w:val="008A5CD1"/>
    <w:rsid w:val="008A5CEE"/>
    <w:rsid w:val="008A5EE6"/>
    <w:rsid w:val="008A75FF"/>
    <w:rsid w:val="008A7D85"/>
    <w:rsid w:val="008B178A"/>
    <w:rsid w:val="008B3439"/>
    <w:rsid w:val="008B404A"/>
    <w:rsid w:val="008B475E"/>
    <w:rsid w:val="008B5400"/>
    <w:rsid w:val="008B547D"/>
    <w:rsid w:val="008B5FF4"/>
    <w:rsid w:val="008B6272"/>
    <w:rsid w:val="008B64E1"/>
    <w:rsid w:val="008B6A5F"/>
    <w:rsid w:val="008B6ADC"/>
    <w:rsid w:val="008B6F9C"/>
    <w:rsid w:val="008B73C2"/>
    <w:rsid w:val="008C0091"/>
    <w:rsid w:val="008C07C3"/>
    <w:rsid w:val="008C099A"/>
    <w:rsid w:val="008C19AE"/>
    <w:rsid w:val="008C1C6C"/>
    <w:rsid w:val="008C1D25"/>
    <w:rsid w:val="008C2B02"/>
    <w:rsid w:val="008C38BF"/>
    <w:rsid w:val="008C412D"/>
    <w:rsid w:val="008C46E1"/>
    <w:rsid w:val="008C594F"/>
    <w:rsid w:val="008C5BFD"/>
    <w:rsid w:val="008C653C"/>
    <w:rsid w:val="008C68E4"/>
    <w:rsid w:val="008C7215"/>
    <w:rsid w:val="008C77C6"/>
    <w:rsid w:val="008C7AB0"/>
    <w:rsid w:val="008C7E47"/>
    <w:rsid w:val="008D0B96"/>
    <w:rsid w:val="008D1162"/>
    <w:rsid w:val="008D1BC7"/>
    <w:rsid w:val="008D2A00"/>
    <w:rsid w:val="008D41F2"/>
    <w:rsid w:val="008D4234"/>
    <w:rsid w:val="008D4926"/>
    <w:rsid w:val="008D5624"/>
    <w:rsid w:val="008D5694"/>
    <w:rsid w:val="008D61A2"/>
    <w:rsid w:val="008D61F3"/>
    <w:rsid w:val="008D622A"/>
    <w:rsid w:val="008D78C3"/>
    <w:rsid w:val="008D7B9F"/>
    <w:rsid w:val="008E0023"/>
    <w:rsid w:val="008E055D"/>
    <w:rsid w:val="008E09DD"/>
    <w:rsid w:val="008E1579"/>
    <w:rsid w:val="008E23D5"/>
    <w:rsid w:val="008E3162"/>
    <w:rsid w:val="008E41DC"/>
    <w:rsid w:val="008E512A"/>
    <w:rsid w:val="008F0B3E"/>
    <w:rsid w:val="008F2B21"/>
    <w:rsid w:val="008F4897"/>
    <w:rsid w:val="008F4905"/>
    <w:rsid w:val="008F5180"/>
    <w:rsid w:val="008F6483"/>
    <w:rsid w:val="008F6D33"/>
    <w:rsid w:val="008F7799"/>
    <w:rsid w:val="00901027"/>
    <w:rsid w:val="00901F70"/>
    <w:rsid w:val="00902862"/>
    <w:rsid w:val="00903060"/>
    <w:rsid w:val="00903AE2"/>
    <w:rsid w:val="0090416F"/>
    <w:rsid w:val="009054BD"/>
    <w:rsid w:val="00905A47"/>
    <w:rsid w:val="0090678A"/>
    <w:rsid w:val="00906D07"/>
    <w:rsid w:val="00907677"/>
    <w:rsid w:val="0091145C"/>
    <w:rsid w:val="00913266"/>
    <w:rsid w:val="00915873"/>
    <w:rsid w:val="009160C8"/>
    <w:rsid w:val="00916511"/>
    <w:rsid w:val="00916E58"/>
    <w:rsid w:val="009171D5"/>
    <w:rsid w:val="0091751C"/>
    <w:rsid w:val="009209FD"/>
    <w:rsid w:val="009218A6"/>
    <w:rsid w:val="00922B9D"/>
    <w:rsid w:val="00922D20"/>
    <w:rsid w:val="00923AF9"/>
    <w:rsid w:val="009247D5"/>
    <w:rsid w:val="00924890"/>
    <w:rsid w:val="009258A3"/>
    <w:rsid w:val="00925D0F"/>
    <w:rsid w:val="00925D57"/>
    <w:rsid w:val="00925E17"/>
    <w:rsid w:val="00926767"/>
    <w:rsid w:val="00927842"/>
    <w:rsid w:val="0092795F"/>
    <w:rsid w:val="0093013B"/>
    <w:rsid w:val="00930C38"/>
    <w:rsid w:val="00930E21"/>
    <w:rsid w:val="00930EE6"/>
    <w:rsid w:val="009316E4"/>
    <w:rsid w:val="00932110"/>
    <w:rsid w:val="009334FD"/>
    <w:rsid w:val="0093513B"/>
    <w:rsid w:val="009355F8"/>
    <w:rsid w:val="009359D8"/>
    <w:rsid w:val="00935ADB"/>
    <w:rsid w:val="00937B6F"/>
    <w:rsid w:val="009401DB"/>
    <w:rsid w:val="00940EF0"/>
    <w:rsid w:val="00941018"/>
    <w:rsid w:val="00941459"/>
    <w:rsid w:val="00941600"/>
    <w:rsid w:val="009424BD"/>
    <w:rsid w:val="00943224"/>
    <w:rsid w:val="00944120"/>
    <w:rsid w:val="0094488A"/>
    <w:rsid w:val="00946165"/>
    <w:rsid w:val="00946715"/>
    <w:rsid w:val="00947AA8"/>
    <w:rsid w:val="0095047B"/>
    <w:rsid w:val="00951CD2"/>
    <w:rsid w:val="00951E56"/>
    <w:rsid w:val="009526D6"/>
    <w:rsid w:val="00953A72"/>
    <w:rsid w:val="009548BA"/>
    <w:rsid w:val="009550D7"/>
    <w:rsid w:val="0095719C"/>
    <w:rsid w:val="009575B2"/>
    <w:rsid w:val="009579CB"/>
    <w:rsid w:val="0096210B"/>
    <w:rsid w:val="00962217"/>
    <w:rsid w:val="00962545"/>
    <w:rsid w:val="0096296C"/>
    <w:rsid w:val="00963883"/>
    <w:rsid w:val="009641BC"/>
    <w:rsid w:val="0096497B"/>
    <w:rsid w:val="00964F9A"/>
    <w:rsid w:val="00965A04"/>
    <w:rsid w:val="00966561"/>
    <w:rsid w:val="0096730A"/>
    <w:rsid w:val="009675B0"/>
    <w:rsid w:val="00967838"/>
    <w:rsid w:val="00970444"/>
    <w:rsid w:val="009736EA"/>
    <w:rsid w:val="0097441F"/>
    <w:rsid w:val="00974918"/>
    <w:rsid w:val="00975AA6"/>
    <w:rsid w:val="00975FCC"/>
    <w:rsid w:val="00980240"/>
    <w:rsid w:val="009804BF"/>
    <w:rsid w:val="0098120F"/>
    <w:rsid w:val="009814DF"/>
    <w:rsid w:val="00981BFE"/>
    <w:rsid w:val="00981E71"/>
    <w:rsid w:val="00981FA1"/>
    <w:rsid w:val="0098282B"/>
    <w:rsid w:val="00982C71"/>
    <w:rsid w:val="009841C9"/>
    <w:rsid w:val="009848BA"/>
    <w:rsid w:val="009858AC"/>
    <w:rsid w:val="009872A2"/>
    <w:rsid w:val="0099015C"/>
    <w:rsid w:val="00990918"/>
    <w:rsid w:val="00991A8E"/>
    <w:rsid w:val="00992553"/>
    <w:rsid w:val="00993EAF"/>
    <w:rsid w:val="009959F0"/>
    <w:rsid w:val="0099623A"/>
    <w:rsid w:val="00996CBF"/>
    <w:rsid w:val="00997377"/>
    <w:rsid w:val="009A05A3"/>
    <w:rsid w:val="009A0ED9"/>
    <w:rsid w:val="009A151D"/>
    <w:rsid w:val="009A233D"/>
    <w:rsid w:val="009A2349"/>
    <w:rsid w:val="009A279E"/>
    <w:rsid w:val="009A3538"/>
    <w:rsid w:val="009A44F8"/>
    <w:rsid w:val="009A5150"/>
    <w:rsid w:val="009A52BD"/>
    <w:rsid w:val="009A5B28"/>
    <w:rsid w:val="009A6403"/>
    <w:rsid w:val="009A6783"/>
    <w:rsid w:val="009A6881"/>
    <w:rsid w:val="009A7110"/>
    <w:rsid w:val="009A788B"/>
    <w:rsid w:val="009A7C1E"/>
    <w:rsid w:val="009B0058"/>
    <w:rsid w:val="009B02A5"/>
    <w:rsid w:val="009B0601"/>
    <w:rsid w:val="009B0E6F"/>
    <w:rsid w:val="009B1177"/>
    <w:rsid w:val="009B12D1"/>
    <w:rsid w:val="009B14CA"/>
    <w:rsid w:val="009B1932"/>
    <w:rsid w:val="009B1E46"/>
    <w:rsid w:val="009B1EC4"/>
    <w:rsid w:val="009B2884"/>
    <w:rsid w:val="009B2FAB"/>
    <w:rsid w:val="009B3020"/>
    <w:rsid w:val="009B3141"/>
    <w:rsid w:val="009B3B00"/>
    <w:rsid w:val="009B4064"/>
    <w:rsid w:val="009B4147"/>
    <w:rsid w:val="009B44B6"/>
    <w:rsid w:val="009B4804"/>
    <w:rsid w:val="009B52E1"/>
    <w:rsid w:val="009B58EC"/>
    <w:rsid w:val="009B63B6"/>
    <w:rsid w:val="009B665E"/>
    <w:rsid w:val="009B71AF"/>
    <w:rsid w:val="009B7E1A"/>
    <w:rsid w:val="009C0133"/>
    <w:rsid w:val="009C03E9"/>
    <w:rsid w:val="009C0670"/>
    <w:rsid w:val="009C0BE7"/>
    <w:rsid w:val="009C0D74"/>
    <w:rsid w:val="009C191C"/>
    <w:rsid w:val="009C33B0"/>
    <w:rsid w:val="009C3EA3"/>
    <w:rsid w:val="009C503E"/>
    <w:rsid w:val="009C5AD6"/>
    <w:rsid w:val="009C6676"/>
    <w:rsid w:val="009C66AD"/>
    <w:rsid w:val="009C7820"/>
    <w:rsid w:val="009D062C"/>
    <w:rsid w:val="009D0844"/>
    <w:rsid w:val="009D1309"/>
    <w:rsid w:val="009D17DC"/>
    <w:rsid w:val="009D2EC6"/>
    <w:rsid w:val="009D306F"/>
    <w:rsid w:val="009D4C16"/>
    <w:rsid w:val="009D57A2"/>
    <w:rsid w:val="009D60EE"/>
    <w:rsid w:val="009D653F"/>
    <w:rsid w:val="009D7167"/>
    <w:rsid w:val="009E02A5"/>
    <w:rsid w:val="009E0A77"/>
    <w:rsid w:val="009E0EB2"/>
    <w:rsid w:val="009E1D7F"/>
    <w:rsid w:val="009E4226"/>
    <w:rsid w:val="009E4FD8"/>
    <w:rsid w:val="009E50B2"/>
    <w:rsid w:val="009E54B0"/>
    <w:rsid w:val="009E6131"/>
    <w:rsid w:val="009E72CA"/>
    <w:rsid w:val="009E7CA9"/>
    <w:rsid w:val="009F10B8"/>
    <w:rsid w:val="009F1196"/>
    <w:rsid w:val="009F1B5E"/>
    <w:rsid w:val="009F2620"/>
    <w:rsid w:val="009F4682"/>
    <w:rsid w:val="009F524C"/>
    <w:rsid w:val="009F6309"/>
    <w:rsid w:val="009F63EF"/>
    <w:rsid w:val="00A0033B"/>
    <w:rsid w:val="00A00F64"/>
    <w:rsid w:val="00A00FDE"/>
    <w:rsid w:val="00A02316"/>
    <w:rsid w:val="00A028D1"/>
    <w:rsid w:val="00A03379"/>
    <w:rsid w:val="00A04B4A"/>
    <w:rsid w:val="00A0522B"/>
    <w:rsid w:val="00A055F1"/>
    <w:rsid w:val="00A05C0A"/>
    <w:rsid w:val="00A06C20"/>
    <w:rsid w:val="00A077C0"/>
    <w:rsid w:val="00A1042C"/>
    <w:rsid w:val="00A10B94"/>
    <w:rsid w:val="00A12779"/>
    <w:rsid w:val="00A13870"/>
    <w:rsid w:val="00A145BC"/>
    <w:rsid w:val="00A14B89"/>
    <w:rsid w:val="00A14FED"/>
    <w:rsid w:val="00A151C7"/>
    <w:rsid w:val="00A15AFB"/>
    <w:rsid w:val="00A15DB0"/>
    <w:rsid w:val="00A168F1"/>
    <w:rsid w:val="00A1726A"/>
    <w:rsid w:val="00A17937"/>
    <w:rsid w:val="00A17F7F"/>
    <w:rsid w:val="00A213EC"/>
    <w:rsid w:val="00A214EB"/>
    <w:rsid w:val="00A21592"/>
    <w:rsid w:val="00A21DF7"/>
    <w:rsid w:val="00A2247E"/>
    <w:rsid w:val="00A22870"/>
    <w:rsid w:val="00A23465"/>
    <w:rsid w:val="00A23F00"/>
    <w:rsid w:val="00A23FEF"/>
    <w:rsid w:val="00A24FBF"/>
    <w:rsid w:val="00A258C3"/>
    <w:rsid w:val="00A258EB"/>
    <w:rsid w:val="00A25ECE"/>
    <w:rsid w:val="00A266E6"/>
    <w:rsid w:val="00A26B51"/>
    <w:rsid w:val="00A2757F"/>
    <w:rsid w:val="00A31205"/>
    <w:rsid w:val="00A3132C"/>
    <w:rsid w:val="00A323DE"/>
    <w:rsid w:val="00A3268C"/>
    <w:rsid w:val="00A34240"/>
    <w:rsid w:val="00A351BD"/>
    <w:rsid w:val="00A3558A"/>
    <w:rsid w:val="00A36745"/>
    <w:rsid w:val="00A376A2"/>
    <w:rsid w:val="00A404BA"/>
    <w:rsid w:val="00A405E9"/>
    <w:rsid w:val="00A40AD1"/>
    <w:rsid w:val="00A41873"/>
    <w:rsid w:val="00A42264"/>
    <w:rsid w:val="00A42654"/>
    <w:rsid w:val="00A431EE"/>
    <w:rsid w:val="00A43A71"/>
    <w:rsid w:val="00A43ED0"/>
    <w:rsid w:val="00A44FAB"/>
    <w:rsid w:val="00A45777"/>
    <w:rsid w:val="00A46A23"/>
    <w:rsid w:val="00A46B32"/>
    <w:rsid w:val="00A46C2B"/>
    <w:rsid w:val="00A46CE1"/>
    <w:rsid w:val="00A470D5"/>
    <w:rsid w:val="00A4793F"/>
    <w:rsid w:val="00A502E2"/>
    <w:rsid w:val="00A50763"/>
    <w:rsid w:val="00A5379B"/>
    <w:rsid w:val="00A54E30"/>
    <w:rsid w:val="00A55A20"/>
    <w:rsid w:val="00A55AB8"/>
    <w:rsid w:val="00A56CA6"/>
    <w:rsid w:val="00A56D35"/>
    <w:rsid w:val="00A56EA6"/>
    <w:rsid w:val="00A576ED"/>
    <w:rsid w:val="00A602D8"/>
    <w:rsid w:val="00A60D3A"/>
    <w:rsid w:val="00A618E4"/>
    <w:rsid w:val="00A62774"/>
    <w:rsid w:val="00A62DDE"/>
    <w:rsid w:val="00A632A6"/>
    <w:rsid w:val="00A63A6E"/>
    <w:rsid w:val="00A64DDF"/>
    <w:rsid w:val="00A67B3C"/>
    <w:rsid w:val="00A67CF3"/>
    <w:rsid w:val="00A71AB6"/>
    <w:rsid w:val="00A740B9"/>
    <w:rsid w:val="00A74640"/>
    <w:rsid w:val="00A746D0"/>
    <w:rsid w:val="00A74CFD"/>
    <w:rsid w:val="00A76FCB"/>
    <w:rsid w:val="00A774C7"/>
    <w:rsid w:val="00A80190"/>
    <w:rsid w:val="00A806EA"/>
    <w:rsid w:val="00A8086F"/>
    <w:rsid w:val="00A81072"/>
    <w:rsid w:val="00A818D2"/>
    <w:rsid w:val="00A81E4F"/>
    <w:rsid w:val="00A82B03"/>
    <w:rsid w:val="00A8308F"/>
    <w:rsid w:val="00A832B1"/>
    <w:rsid w:val="00A832D6"/>
    <w:rsid w:val="00A834B7"/>
    <w:rsid w:val="00A8353E"/>
    <w:rsid w:val="00A8376E"/>
    <w:rsid w:val="00A83F70"/>
    <w:rsid w:val="00A8475F"/>
    <w:rsid w:val="00A85F15"/>
    <w:rsid w:val="00A86A72"/>
    <w:rsid w:val="00A86DE7"/>
    <w:rsid w:val="00A87294"/>
    <w:rsid w:val="00A87DBE"/>
    <w:rsid w:val="00A87E33"/>
    <w:rsid w:val="00A9042F"/>
    <w:rsid w:val="00A912A6"/>
    <w:rsid w:val="00A91765"/>
    <w:rsid w:val="00A91A26"/>
    <w:rsid w:val="00A92008"/>
    <w:rsid w:val="00A934BE"/>
    <w:rsid w:val="00A9540E"/>
    <w:rsid w:val="00A96927"/>
    <w:rsid w:val="00AA06DF"/>
    <w:rsid w:val="00AA128A"/>
    <w:rsid w:val="00AA1CCA"/>
    <w:rsid w:val="00AA1E85"/>
    <w:rsid w:val="00AA22BC"/>
    <w:rsid w:val="00AA31D2"/>
    <w:rsid w:val="00AA37C0"/>
    <w:rsid w:val="00AA50A5"/>
    <w:rsid w:val="00AA592B"/>
    <w:rsid w:val="00AA5F61"/>
    <w:rsid w:val="00AA6493"/>
    <w:rsid w:val="00AA704F"/>
    <w:rsid w:val="00AA72BA"/>
    <w:rsid w:val="00AB0651"/>
    <w:rsid w:val="00AB3477"/>
    <w:rsid w:val="00AB3730"/>
    <w:rsid w:val="00AB4B0E"/>
    <w:rsid w:val="00AB55C3"/>
    <w:rsid w:val="00AB77C4"/>
    <w:rsid w:val="00AB7C19"/>
    <w:rsid w:val="00AC0533"/>
    <w:rsid w:val="00AC0818"/>
    <w:rsid w:val="00AC2083"/>
    <w:rsid w:val="00AC261A"/>
    <w:rsid w:val="00AC32CA"/>
    <w:rsid w:val="00AC39A3"/>
    <w:rsid w:val="00AC4BBD"/>
    <w:rsid w:val="00AC73B4"/>
    <w:rsid w:val="00AC789F"/>
    <w:rsid w:val="00AD013E"/>
    <w:rsid w:val="00AD0DE4"/>
    <w:rsid w:val="00AD15B0"/>
    <w:rsid w:val="00AD226D"/>
    <w:rsid w:val="00AD28FA"/>
    <w:rsid w:val="00AD2C59"/>
    <w:rsid w:val="00AD2F96"/>
    <w:rsid w:val="00AD3B94"/>
    <w:rsid w:val="00AD3EF7"/>
    <w:rsid w:val="00AD4C74"/>
    <w:rsid w:val="00AD5F0A"/>
    <w:rsid w:val="00AD5F29"/>
    <w:rsid w:val="00AD669B"/>
    <w:rsid w:val="00AD67AA"/>
    <w:rsid w:val="00AE0E57"/>
    <w:rsid w:val="00AE1856"/>
    <w:rsid w:val="00AE2C7A"/>
    <w:rsid w:val="00AE2CF2"/>
    <w:rsid w:val="00AE3F55"/>
    <w:rsid w:val="00AE4A45"/>
    <w:rsid w:val="00AE5403"/>
    <w:rsid w:val="00AE64E5"/>
    <w:rsid w:val="00AE6A2B"/>
    <w:rsid w:val="00AE71E0"/>
    <w:rsid w:val="00AF0503"/>
    <w:rsid w:val="00AF0660"/>
    <w:rsid w:val="00AF1703"/>
    <w:rsid w:val="00AF199B"/>
    <w:rsid w:val="00AF19EE"/>
    <w:rsid w:val="00AF1A93"/>
    <w:rsid w:val="00AF1E58"/>
    <w:rsid w:val="00AF250F"/>
    <w:rsid w:val="00AF297E"/>
    <w:rsid w:val="00AF3271"/>
    <w:rsid w:val="00AF3373"/>
    <w:rsid w:val="00AF3D23"/>
    <w:rsid w:val="00AF4489"/>
    <w:rsid w:val="00AF4647"/>
    <w:rsid w:val="00AF482F"/>
    <w:rsid w:val="00AF49BE"/>
    <w:rsid w:val="00AF4A33"/>
    <w:rsid w:val="00AF4C87"/>
    <w:rsid w:val="00AF5529"/>
    <w:rsid w:val="00AF5556"/>
    <w:rsid w:val="00AF608C"/>
    <w:rsid w:val="00AF6A12"/>
    <w:rsid w:val="00AF6BB8"/>
    <w:rsid w:val="00AF6DF4"/>
    <w:rsid w:val="00AF79B4"/>
    <w:rsid w:val="00AF7F3A"/>
    <w:rsid w:val="00B015DC"/>
    <w:rsid w:val="00B01C6D"/>
    <w:rsid w:val="00B03D44"/>
    <w:rsid w:val="00B040E5"/>
    <w:rsid w:val="00B05075"/>
    <w:rsid w:val="00B05897"/>
    <w:rsid w:val="00B05F5C"/>
    <w:rsid w:val="00B05F99"/>
    <w:rsid w:val="00B06179"/>
    <w:rsid w:val="00B06580"/>
    <w:rsid w:val="00B07012"/>
    <w:rsid w:val="00B07916"/>
    <w:rsid w:val="00B07DDD"/>
    <w:rsid w:val="00B108DB"/>
    <w:rsid w:val="00B114A1"/>
    <w:rsid w:val="00B114EA"/>
    <w:rsid w:val="00B11617"/>
    <w:rsid w:val="00B1225A"/>
    <w:rsid w:val="00B127DA"/>
    <w:rsid w:val="00B13A33"/>
    <w:rsid w:val="00B13BB7"/>
    <w:rsid w:val="00B140CE"/>
    <w:rsid w:val="00B14C07"/>
    <w:rsid w:val="00B15BD6"/>
    <w:rsid w:val="00B16913"/>
    <w:rsid w:val="00B207DF"/>
    <w:rsid w:val="00B216F9"/>
    <w:rsid w:val="00B219F6"/>
    <w:rsid w:val="00B21A19"/>
    <w:rsid w:val="00B23088"/>
    <w:rsid w:val="00B24327"/>
    <w:rsid w:val="00B248F3"/>
    <w:rsid w:val="00B25596"/>
    <w:rsid w:val="00B26C50"/>
    <w:rsid w:val="00B26F7D"/>
    <w:rsid w:val="00B275B2"/>
    <w:rsid w:val="00B30990"/>
    <w:rsid w:val="00B30FCC"/>
    <w:rsid w:val="00B31143"/>
    <w:rsid w:val="00B32829"/>
    <w:rsid w:val="00B33D0A"/>
    <w:rsid w:val="00B341A2"/>
    <w:rsid w:val="00B3466E"/>
    <w:rsid w:val="00B3500D"/>
    <w:rsid w:val="00B351B7"/>
    <w:rsid w:val="00B3580A"/>
    <w:rsid w:val="00B371CF"/>
    <w:rsid w:val="00B378A1"/>
    <w:rsid w:val="00B40713"/>
    <w:rsid w:val="00B41810"/>
    <w:rsid w:val="00B41D86"/>
    <w:rsid w:val="00B4276B"/>
    <w:rsid w:val="00B4279C"/>
    <w:rsid w:val="00B43BC9"/>
    <w:rsid w:val="00B4460E"/>
    <w:rsid w:val="00B44668"/>
    <w:rsid w:val="00B4593E"/>
    <w:rsid w:val="00B45A61"/>
    <w:rsid w:val="00B45E0D"/>
    <w:rsid w:val="00B46443"/>
    <w:rsid w:val="00B46DA5"/>
    <w:rsid w:val="00B46E84"/>
    <w:rsid w:val="00B470E3"/>
    <w:rsid w:val="00B50C80"/>
    <w:rsid w:val="00B5375A"/>
    <w:rsid w:val="00B566BE"/>
    <w:rsid w:val="00B56B87"/>
    <w:rsid w:val="00B5743B"/>
    <w:rsid w:val="00B60263"/>
    <w:rsid w:val="00B603BA"/>
    <w:rsid w:val="00B605C0"/>
    <w:rsid w:val="00B62190"/>
    <w:rsid w:val="00B62374"/>
    <w:rsid w:val="00B63704"/>
    <w:rsid w:val="00B63AD3"/>
    <w:rsid w:val="00B63C5B"/>
    <w:rsid w:val="00B63F7A"/>
    <w:rsid w:val="00B6540F"/>
    <w:rsid w:val="00B65549"/>
    <w:rsid w:val="00B6667D"/>
    <w:rsid w:val="00B66E78"/>
    <w:rsid w:val="00B67A9D"/>
    <w:rsid w:val="00B7006D"/>
    <w:rsid w:val="00B70F58"/>
    <w:rsid w:val="00B71CC1"/>
    <w:rsid w:val="00B71E9B"/>
    <w:rsid w:val="00B72072"/>
    <w:rsid w:val="00B729E5"/>
    <w:rsid w:val="00B72ADE"/>
    <w:rsid w:val="00B7416E"/>
    <w:rsid w:val="00B745D4"/>
    <w:rsid w:val="00B74F97"/>
    <w:rsid w:val="00B7617B"/>
    <w:rsid w:val="00B761B8"/>
    <w:rsid w:val="00B76B62"/>
    <w:rsid w:val="00B77A4F"/>
    <w:rsid w:val="00B77F3D"/>
    <w:rsid w:val="00B8047C"/>
    <w:rsid w:val="00B80ADB"/>
    <w:rsid w:val="00B81408"/>
    <w:rsid w:val="00B81725"/>
    <w:rsid w:val="00B81994"/>
    <w:rsid w:val="00B81F00"/>
    <w:rsid w:val="00B82196"/>
    <w:rsid w:val="00B821A6"/>
    <w:rsid w:val="00B822D3"/>
    <w:rsid w:val="00B822DD"/>
    <w:rsid w:val="00B82543"/>
    <w:rsid w:val="00B82FDE"/>
    <w:rsid w:val="00B84436"/>
    <w:rsid w:val="00B84E36"/>
    <w:rsid w:val="00B862C7"/>
    <w:rsid w:val="00B87D70"/>
    <w:rsid w:val="00B90A40"/>
    <w:rsid w:val="00B90DFA"/>
    <w:rsid w:val="00B91F10"/>
    <w:rsid w:val="00B92491"/>
    <w:rsid w:val="00B92903"/>
    <w:rsid w:val="00B936BF"/>
    <w:rsid w:val="00B95251"/>
    <w:rsid w:val="00B95309"/>
    <w:rsid w:val="00B95C08"/>
    <w:rsid w:val="00B97045"/>
    <w:rsid w:val="00B97541"/>
    <w:rsid w:val="00BA0776"/>
    <w:rsid w:val="00BA0823"/>
    <w:rsid w:val="00BA0D51"/>
    <w:rsid w:val="00BA0F80"/>
    <w:rsid w:val="00BA14BC"/>
    <w:rsid w:val="00BA1939"/>
    <w:rsid w:val="00BA1B09"/>
    <w:rsid w:val="00BA1C56"/>
    <w:rsid w:val="00BA1E67"/>
    <w:rsid w:val="00BA1F5F"/>
    <w:rsid w:val="00BA3119"/>
    <w:rsid w:val="00BA3C65"/>
    <w:rsid w:val="00BA4CB3"/>
    <w:rsid w:val="00BA5681"/>
    <w:rsid w:val="00BA5685"/>
    <w:rsid w:val="00BA5A03"/>
    <w:rsid w:val="00BA5A9A"/>
    <w:rsid w:val="00BA5D22"/>
    <w:rsid w:val="00BA677A"/>
    <w:rsid w:val="00BA69E5"/>
    <w:rsid w:val="00BA6D38"/>
    <w:rsid w:val="00BA770D"/>
    <w:rsid w:val="00BA7CBC"/>
    <w:rsid w:val="00BB0534"/>
    <w:rsid w:val="00BB081A"/>
    <w:rsid w:val="00BB14B7"/>
    <w:rsid w:val="00BB2029"/>
    <w:rsid w:val="00BB2D89"/>
    <w:rsid w:val="00BB3A89"/>
    <w:rsid w:val="00BB3B30"/>
    <w:rsid w:val="00BB4D80"/>
    <w:rsid w:val="00BB4FAC"/>
    <w:rsid w:val="00BB56BE"/>
    <w:rsid w:val="00BB7E49"/>
    <w:rsid w:val="00BB7FDF"/>
    <w:rsid w:val="00BC04AC"/>
    <w:rsid w:val="00BC0986"/>
    <w:rsid w:val="00BC1277"/>
    <w:rsid w:val="00BC1427"/>
    <w:rsid w:val="00BC1591"/>
    <w:rsid w:val="00BC1D15"/>
    <w:rsid w:val="00BC1D92"/>
    <w:rsid w:val="00BC2090"/>
    <w:rsid w:val="00BC20C0"/>
    <w:rsid w:val="00BC2A07"/>
    <w:rsid w:val="00BC2B49"/>
    <w:rsid w:val="00BC2CA8"/>
    <w:rsid w:val="00BC2D00"/>
    <w:rsid w:val="00BC3499"/>
    <w:rsid w:val="00BC3F44"/>
    <w:rsid w:val="00BC4B6E"/>
    <w:rsid w:val="00BC4C5C"/>
    <w:rsid w:val="00BC54D0"/>
    <w:rsid w:val="00BC6392"/>
    <w:rsid w:val="00BC67FF"/>
    <w:rsid w:val="00BD0054"/>
    <w:rsid w:val="00BD02DD"/>
    <w:rsid w:val="00BD08E4"/>
    <w:rsid w:val="00BD1C8F"/>
    <w:rsid w:val="00BD2850"/>
    <w:rsid w:val="00BD3D24"/>
    <w:rsid w:val="00BD4017"/>
    <w:rsid w:val="00BD4A6C"/>
    <w:rsid w:val="00BD53CD"/>
    <w:rsid w:val="00BD6004"/>
    <w:rsid w:val="00BD6278"/>
    <w:rsid w:val="00BD6E02"/>
    <w:rsid w:val="00BD6FD8"/>
    <w:rsid w:val="00BD7496"/>
    <w:rsid w:val="00BD78C3"/>
    <w:rsid w:val="00BD7DA9"/>
    <w:rsid w:val="00BD7E3D"/>
    <w:rsid w:val="00BD7F9D"/>
    <w:rsid w:val="00BE0309"/>
    <w:rsid w:val="00BE032A"/>
    <w:rsid w:val="00BE1214"/>
    <w:rsid w:val="00BE1372"/>
    <w:rsid w:val="00BE182E"/>
    <w:rsid w:val="00BE275F"/>
    <w:rsid w:val="00BE292F"/>
    <w:rsid w:val="00BE2BB3"/>
    <w:rsid w:val="00BE2C64"/>
    <w:rsid w:val="00BE3ECE"/>
    <w:rsid w:val="00BE4DA4"/>
    <w:rsid w:val="00BE5589"/>
    <w:rsid w:val="00BE5C0D"/>
    <w:rsid w:val="00BE6FDD"/>
    <w:rsid w:val="00BE7FB5"/>
    <w:rsid w:val="00BF059C"/>
    <w:rsid w:val="00BF06E8"/>
    <w:rsid w:val="00BF1D79"/>
    <w:rsid w:val="00BF2A00"/>
    <w:rsid w:val="00BF4426"/>
    <w:rsid w:val="00BF4DEE"/>
    <w:rsid w:val="00BF521A"/>
    <w:rsid w:val="00BF523F"/>
    <w:rsid w:val="00BF5DB9"/>
    <w:rsid w:val="00BF680C"/>
    <w:rsid w:val="00C035E9"/>
    <w:rsid w:val="00C03BF1"/>
    <w:rsid w:val="00C048B4"/>
    <w:rsid w:val="00C04E59"/>
    <w:rsid w:val="00C101D6"/>
    <w:rsid w:val="00C10ECC"/>
    <w:rsid w:val="00C11398"/>
    <w:rsid w:val="00C11E82"/>
    <w:rsid w:val="00C12E06"/>
    <w:rsid w:val="00C131F5"/>
    <w:rsid w:val="00C13CA8"/>
    <w:rsid w:val="00C14065"/>
    <w:rsid w:val="00C14263"/>
    <w:rsid w:val="00C15252"/>
    <w:rsid w:val="00C15E10"/>
    <w:rsid w:val="00C17115"/>
    <w:rsid w:val="00C17CB1"/>
    <w:rsid w:val="00C17D2A"/>
    <w:rsid w:val="00C203CD"/>
    <w:rsid w:val="00C20480"/>
    <w:rsid w:val="00C2086E"/>
    <w:rsid w:val="00C21F3B"/>
    <w:rsid w:val="00C225AA"/>
    <w:rsid w:val="00C23084"/>
    <w:rsid w:val="00C2344E"/>
    <w:rsid w:val="00C25D96"/>
    <w:rsid w:val="00C25E2B"/>
    <w:rsid w:val="00C25F1A"/>
    <w:rsid w:val="00C2600F"/>
    <w:rsid w:val="00C26135"/>
    <w:rsid w:val="00C26EEB"/>
    <w:rsid w:val="00C27BD4"/>
    <w:rsid w:val="00C31210"/>
    <w:rsid w:val="00C319EF"/>
    <w:rsid w:val="00C326CC"/>
    <w:rsid w:val="00C3346B"/>
    <w:rsid w:val="00C3524F"/>
    <w:rsid w:val="00C35A4B"/>
    <w:rsid w:val="00C35DBE"/>
    <w:rsid w:val="00C3605B"/>
    <w:rsid w:val="00C4001D"/>
    <w:rsid w:val="00C401EF"/>
    <w:rsid w:val="00C40371"/>
    <w:rsid w:val="00C412CD"/>
    <w:rsid w:val="00C446A0"/>
    <w:rsid w:val="00C45225"/>
    <w:rsid w:val="00C466D8"/>
    <w:rsid w:val="00C4739B"/>
    <w:rsid w:val="00C507A9"/>
    <w:rsid w:val="00C50BAF"/>
    <w:rsid w:val="00C50E13"/>
    <w:rsid w:val="00C50E8B"/>
    <w:rsid w:val="00C51811"/>
    <w:rsid w:val="00C51AA0"/>
    <w:rsid w:val="00C52564"/>
    <w:rsid w:val="00C525B0"/>
    <w:rsid w:val="00C52FEB"/>
    <w:rsid w:val="00C53018"/>
    <w:rsid w:val="00C53978"/>
    <w:rsid w:val="00C53E16"/>
    <w:rsid w:val="00C54834"/>
    <w:rsid w:val="00C54A3B"/>
    <w:rsid w:val="00C54DDC"/>
    <w:rsid w:val="00C550F0"/>
    <w:rsid w:val="00C55E69"/>
    <w:rsid w:val="00C56AD9"/>
    <w:rsid w:val="00C56CE9"/>
    <w:rsid w:val="00C56E04"/>
    <w:rsid w:val="00C56E5D"/>
    <w:rsid w:val="00C57B6C"/>
    <w:rsid w:val="00C60D1E"/>
    <w:rsid w:val="00C6100E"/>
    <w:rsid w:val="00C6168B"/>
    <w:rsid w:val="00C621B3"/>
    <w:rsid w:val="00C6492C"/>
    <w:rsid w:val="00C64F65"/>
    <w:rsid w:val="00C65F61"/>
    <w:rsid w:val="00C66427"/>
    <w:rsid w:val="00C66D2F"/>
    <w:rsid w:val="00C676ED"/>
    <w:rsid w:val="00C67AED"/>
    <w:rsid w:val="00C70442"/>
    <w:rsid w:val="00C7081C"/>
    <w:rsid w:val="00C71087"/>
    <w:rsid w:val="00C71380"/>
    <w:rsid w:val="00C72C05"/>
    <w:rsid w:val="00C73EDA"/>
    <w:rsid w:val="00C73F21"/>
    <w:rsid w:val="00C7421E"/>
    <w:rsid w:val="00C7451C"/>
    <w:rsid w:val="00C74791"/>
    <w:rsid w:val="00C74B71"/>
    <w:rsid w:val="00C754C2"/>
    <w:rsid w:val="00C7687C"/>
    <w:rsid w:val="00C76963"/>
    <w:rsid w:val="00C801D3"/>
    <w:rsid w:val="00C80B31"/>
    <w:rsid w:val="00C80FB7"/>
    <w:rsid w:val="00C819C2"/>
    <w:rsid w:val="00C81BFC"/>
    <w:rsid w:val="00C823E1"/>
    <w:rsid w:val="00C8276F"/>
    <w:rsid w:val="00C82C41"/>
    <w:rsid w:val="00C83B90"/>
    <w:rsid w:val="00C83D59"/>
    <w:rsid w:val="00C84072"/>
    <w:rsid w:val="00C840B0"/>
    <w:rsid w:val="00C8706A"/>
    <w:rsid w:val="00C875FA"/>
    <w:rsid w:val="00C8798F"/>
    <w:rsid w:val="00C87A5E"/>
    <w:rsid w:val="00C90DC2"/>
    <w:rsid w:val="00C90F4C"/>
    <w:rsid w:val="00C91388"/>
    <w:rsid w:val="00C934F9"/>
    <w:rsid w:val="00C9366F"/>
    <w:rsid w:val="00C94A59"/>
    <w:rsid w:val="00C951D0"/>
    <w:rsid w:val="00C965FD"/>
    <w:rsid w:val="00C96F4C"/>
    <w:rsid w:val="00CA1878"/>
    <w:rsid w:val="00CA1A63"/>
    <w:rsid w:val="00CA1DB7"/>
    <w:rsid w:val="00CA2696"/>
    <w:rsid w:val="00CA2B8E"/>
    <w:rsid w:val="00CA2CC8"/>
    <w:rsid w:val="00CA30BC"/>
    <w:rsid w:val="00CA3696"/>
    <w:rsid w:val="00CA438B"/>
    <w:rsid w:val="00CA4535"/>
    <w:rsid w:val="00CA7104"/>
    <w:rsid w:val="00CA7524"/>
    <w:rsid w:val="00CA7844"/>
    <w:rsid w:val="00CB030F"/>
    <w:rsid w:val="00CB08AC"/>
    <w:rsid w:val="00CB09BF"/>
    <w:rsid w:val="00CB0A43"/>
    <w:rsid w:val="00CB0D24"/>
    <w:rsid w:val="00CB2958"/>
    <w:rsid w:val="00CB4809"/>
    <w:rsid w:val="00CB63F9"/>
    <w:rsid w:val="00CB6801"/>
    <w:rsid w:val="00CB69F5"/>
    <w:rsid w:val="00CB6BC1"/>
    <w:rsid w:val="00CB77EA"/>
    <w:rsid w:val="00CB7C12"/>
    <w:rsid w:val="00CB7FE8"/>
    <w:rsid w:val="00CC009E"/>
    <w:rsid w:val="00CC00FB"/>
    <w:rsid w:val="00CC025B"/>
    <w:rsid w:val="00CC0692"/>
    <w:rsid w:val="00CC090D"/>
    <w:rsid w:val="00CC102C"/>
    <w:rsid w:val="00CC1268"/>
    <w:rsid w:val="00CC14C3"/>
    <w:rsid w:val="00CC15EB"/>
    <w:rsid w:val="00CC18CF"/>
    <w:rsid w:val="00CC2EFB"/>
    <w:rsid w:val="00CC353C"/>
    <w:rsid w:val="00CC364F"/>
    <w:rsid w:val="00CC3E82"/>
    <w:rsid w:val="00CC5354"/>
    <w:rsid w:val="00CC5638"/>
    <w:rsid w:val="00CC5CFD"/>
    <w:rsid w:val="00CC6DC2"/>
    <w:rsid w:val="00CC7674"/>
    <w:rsid w:val="00CC7789"/>
    <w:rsid w:val="00CD11C2"/>
    <w:rsid w:val="00CD1332"/>
    <w:rsid w:val="00CD2CD2"/>
    <w:rsid w:val="00CD2D55"/>
    <w:rsid w:val="00CD30DC"/>
    <w:rsid w:val="00CD5D14"/>
    <w:rsid w:val="00CD7626"/>
    <w:rsid w:val="00CE124D"/>
    <w:rsid w:val="00CE1335"/>
    <w:rsid w:val="00CE1609"/>
    <w:rsid w:val="00CE2636"/>
    <w:rsid w:val="00CE3916"/>
    <w:rsid w:val="00CE4814"/>
    <w:rsid w:val="00CE61B9"/>
    <w:rsid w:val="00CE6A17"/>
    <w:rsid w:val="00CE7D99"/>
    <w:rsid w:val="00CF0768"/>
    <w:rsid w:val="00CF1AD6"/>
    <w:rsid w:val="00CF25AA"/>
    <w:rsid w:val="00CF26BB"/>
    <w:rsid w:val="00CF2B16"/>
    <w:rsid w:val="00CF46EC"/>
    <w:rsid w:val="00CF4BB2"/>
    <w:rsid w:val="00CF521B"/>
    <w:rsid w:val="00CF5315"/>
    <w:rsid w:val="00CF5471"/>
    <w:rsid w:val="00CF5515"/>
    <w:rsid w:val="00CF71A8"/>
    <w:rsid w:val="00D01330"/>
    <w:rsid w:val="00D01910"/>
    <w:rsid w:val="00D01FEF"/>
    <w:rsid w:val="00D03290"/>
    <w:rsid w:val="00D03A0B"/>
    <w:rsid w:val="00D0411D"/>
    <w:rsid w:val="00D06309"/>
    <w:rsid w:val="00D065A7"/>
    <w:rsid w:val="00D07A19"/>
    <w:rsid w:val="00D1078E"/>
    <w:rsid w:val="00D108DD"/>
    <w:rsid w:val="00D10ACB"/>
    <w:rsid w:val="00D1228F"/>
    <w:rsid w:val="00D12693"/>
    <w:rsid w:val="00D12767"/>
    <w:rsid w:val="00D13261"/>
    <w:rsid w:val="00D13EFD"/>
    <w:rsid w:val="00D1410D"/>
    <w:rsid w:val="00D15024"/>
    <w:rsid w:val="00D15275"/>
    <w:rsid w:val="00D15BE2"/>
    <w:rsid w:val="00D1737E"/>
    <w:rsid w:val="00D17932"/>
    <w:rsid w:val="00D17A8C"/>
    <w:rsid w:val="00D2209C"/>
    <w:rsid w:val="00D22726"/>
    <w:rsid w:val="00D24001"/>
    <w:rsid w:val="00D24465"/>
    <w:rsid w:val="00D24C30"/>
    <w:rsid w:val="00D25145"/>
    <w:rsid w:val="00D25ECA"/>
    <w:rsid w:val="00D262DA"/>
    <w:rsid w:val="00D26D8F"/>
    <w:rsid w:val="00D2758D"/>
    <w:rsid w:val="00D30B07"/>
    <w:rsid w:val="00D30E19"/>
    <w:rsid w:val="00D31174"/>
    <w:rsid w:val="00D316BB"/>
    <w:rsid w:val="00D31A57"/>
    <w:rsid w:val="00D32771"/>
    <w:rsid w:val="00D32EC8"/>
    <w:rsid w:val="00D3312E"/>
    <w:rsid w:val="00D33834"/>
    <w:rsid w:val="00D33959"/>
    <w:rsid w:val="00D33962"/>
    <w:rsid w:val="00D34699"/>
    <w:rsid w:val="00D3532A"/>
    <w:rsid w:val="00D35BDE"/>
    <w:rsid w:val="00D35C53"/>
    <w:rsid w:val="00D366A8"/>
    <w:rsid w:val="00D36C0E"/>
    <w:rsid w:val="00D41375"/>
    <w:rsid w:val="00D41C8F"/>
    <w:rsid w:val="00D437F2"/>
    <w:rsid w:val="00D43A4A"/>
    <w:rsid w:val="00D4538B"/>
    <w:rsid w:val="00D4610F"/>
    <w:rsid w:val="00D47155"/>
    <w:rsid w:val="00D47BBD"/>
    <w:rsid w:val="00D47DBC"/>
    <w:rsid w:val="00D50940"/>
    <w:rsid w:val="00D50983"/>
    <w:rsid w:val="00D50D3E"/>
    <w:rsid w:val="00D51175"/>
    <w:rsid w:val="00D51B3D"/>
    <w:rsid w:val="00D52053"/>
    <w:rsid w:val="00D52C13"/>
    <w:rsid w:val="00D53AB5"/>
    <w:rsid w:val="00D53C02"/>
    <w:rsid w:val="00D543A9"/>
    <w:rsid w:val="00D55025"/>
    <w:rsid w:val="00D556E8"/>
    <w:rsid w:val="00D560D5"/>
    <w:rsid w:val="00D560F8"/>
    <w:rsid w:val="00D567BB"/>
    <w:rsid w:val="00D572BC"/>
    <w:rsid w:val="00D57AB0"/>
    <w:rsid w:val="00D57FDC"/>
    <w:rsid w:val="00D60295"/>
    <w:rsid w:val="00D603BD"/>
    <w:rsid w:val="00D60AB3"/>
    <w:rsid w:val="00D60BBA"/>
    <w:rsid w:val="00D60CCC"/>
    <w:rsid w:val="00D6174F"/>
    <w:rsid w:val="00D61C7D"/>
    <w:rsid w:val="00D620EF"/>
    <w:rsid w:val="00D62444"/>
    <w:rsid w:val="00D63EBA"/>
    <w:rsid w:val="00D6406B"/>
    <w:rsid w:val="00D649C3"/>
    <w:rsid w:val="00D64A87"/>
    <w:rsid w:val="00D65ADE"/>
    <w:rsid w:val="00D6603A"/>
    <w:rsid w:val="00D7072C"/>
    <w:rsid w:val="00D7120D"/>
    <w:rsid w:val="00D73905"/>
    <w:rsid w:val="00D73FF8"/>
    <w:rsid w:val="00D749FF"/>
    <w:rsid w:val="00D74DA5"/>
    <w:rsid w:val="00D750A6"/>
    <w:rsid w:val="00D750B6"/>
    <w:rsid w:val="00D751D4"/>
    <w:rsid w:val="00D7594A"/>
    <w:rsid w:val="00D77572"/>
    <w:rsid w:val="00D77B38"/>
    <w:rsid w:val="00D80851"/>
    <w:rsid w:val="00D80E45"/>
    <w:rsid w:val="00D8126E"/>
    <w:rsid w:val="00D81CD4"/>
    <w:rsid w:val="00D824CA"/>
    <w:rsid w:val="00D82EAF"/>
    <w:rsid w:val="00D833C0"/>
    <w:rsid w:val="00D83998"/>
    <w:rsid w:val="00D8476D"/>
    <w:rsid w:val="00D85198"/>
    <w:rsid w:val="00D85B53"/>
    <w:rsid w:val="00D85CEB"/>
    <w:rsid w:val="00D86EF4"/>
    <w:rsid w:val="00D87B92"/>
    <w:rsid w:val="00D87FDE"/>
    <w:rsid w:val="00D90186"/>
    <w:rsid w:val="00D909D9"/>
    <w:rsid w:val="00D913F6"/>
    <w:rsid w:val="00D9161D"/>
    <w:rsid w:val="00D920CF"/>
    <w:rsid w:val="00D92258"/>
    <w:rsid w:val="00D925D1"/>
    <w:rsid w:val="00D93C71"/>
    <w:rsid w:val="00D95161"/>
    <w:rsid w:val="00D95A0A"/>
    <w:rsid w:val="00D96429"/>
    <w:rsid w:val="00D96B6A"/>
    <w:rsid w:val="00D976C1"/>
    <w:rsid w:val="00D9790B"/>
    <w:rsid w:val="00D97F3A"/>
    <w:rsid w:val="00DA08BB"/>
    <w:rsid w:val="00DA1022"/>
    <w:rsid w:val="00DA10D5"/>
    <w:rsid w:val="00DA283F"/>
    <w:rsid w:val="00DA2F7B"/>
    <w:rsid w:val="00DA512F"/>
    <w:rsid w:val="00DA5620"/>
    <w:rsid w:val="00DA5D89"/>
    <w:rsid w:val="00DA623B"/>
    <w:rsid w:val="00DA698B"/>
    <w:rsid w:val="00DA7193"/>
    <w:rsid w:val="00DA7733"/>
    <w:rsid w:val="00DA7903"/>
    <w:rsid w:val="00DA7D8A"/>
    <w:rsid w:val="00DA7D91"/>
    <w:rsid w:val="00DA7FE9"/>
    <w:rsid w:val="00DB0B5B"/>
    <w:rsid w:val="00DB2C29"/>
    <w:rsid w:val="00DB3F07"/>
    <w:rsid w:val="00DB51FE"/>
    <w:rsid w:val="00DB56EC"/>
    <w:rsid w:val="00DB6913"/>
    <w:rsid w:val="00DC0473"/>
    <w:rsid w:val="00DC0D92"/>
    <w:rsid w:val="00DC16C4"/>
    <w:rsid w:val="00DC1840"/>
    <w:rsid w:val="00DC1D0E"/>
    <w:rsid w:val="00DC1D5A"/>
    <w:rsid w:val="00DC2D4C"/>
    <w:rsid w:val="00DC2F28"/>
    <w:rsid w:val="00DC3EAD"/>
    <w:rsid w:val="00DC429F"/>
    <w:rsid w:val="00DC44BB"/>
    <w:rsid w:val="00DC4DBC"/>
    <w:rsid w:val="00DC630F"/>
    <w:rsid w:val="00DC6B7B"/>
    <w:rsid w:val="00DC7538"/>
    <w:rsid w:val="00DD0850"/>
    <w:rsid w:val="00DD0988"/>
    <w:rsid w:val="00DD2175"/>
    <w:rsid w:val="00DD312E"/>
    <w:rsid w:val="00DD3A08"/>
    <w:rsid w:val="00DD43D0"/>
    <w:rsid w:val="00DD46A2"/>
    <w:rsid w:val="00DD4723"/>
    <w:rsid w:val="00DD615E"/>
    <w:rsid w:val="00DD630D"/>
    <w:rsid w:val="00DD6E4B"/>
    <w:rsid w:val="00DD7254"/>
    <w:rsid w:val="00DD7F58"/>
    <w:rsid w:val="00DE0048"/>
    <w:rsid w:val="00DE0C0C"/>
    <w:rsid w:val="00DE2BA4"/>
    <w:rsid w:val="00DE3718"/>
    <w:rsid w:val="00DE4FBF"/>
    <w:rsid w:val="00DE518B"/>
    <w:rsid w:val="00DE5865"/>
    <w:rsid w:val="00DE605C"/>
    <w:rsid w:val="00DE7296"/>
    <w:rsid w:val="00DF01CF"/>
    <w:rsid w:val="00DF026E"/>
    <w:rsid w:val="00DF0696"/>
    <w:rsid w:val="00DF15A8"/>
    <w:rsid w:val="00DF25B5"/>
    <w:rsid w:val="00DF27F0"/>
    <w:rsid w:val="00DF3290"/>
    <w:rsid w:val="00DF4467"/>
    <w:rsid w:val="00DF456A"/>
    <w:rsid w:val="00DF4F76"/>
    <w:rsid w:val="00DF6698"/>
    <w:rsid w:val="00E01DB7"/>
    <w:rsid w:val="00E0235E"/>
    <w:rsid w:val="00E02695"/>
    <w:rsid w:val="00E02C38"/>
    <w:rsid w:val="00E05162"/>
    <w:rsid w:val="00E06A30"/>
    <w:rsid w:val="00E0750D"/>
    <w:rsid w:val="00E07AD2"/>
    <w:rsid w:val="00E07B71"/>
    <w:rsid w:val="00E07D3F"/>
    <w:rsid w:val="00E10B8A"/>
    <w:rsid w:val="00E10DA4"/>
    <w:rsid w:val="00E11E7E"/>
    <w:rsid w:val="00E12016"/>
    <w:rsid w:val="00E13019"/>
    <w:rsid w:val="00E1436D"/>
    <w:rsid w:val="00E14594"/>
    <w:rsid w:val="00E14598"/>
    <w:rsid w:val="00E14717"/>
    <w:rsid w:val="00E14952"/>
    <w:rsid w:val="00E149AF"/>
    <w:rsid w:val="00E14D1D"/>
    <w:rsid w:val="00E154BF"/>
    <w:rsid w:val="00E1595D"/>
    <w:rsid w:val="00E15E3A"/>
    <w:rsid w:val="00E16DB3"/>
    <w:rsid w:val="00E207E1"/>
    <w:rsid w:val="00E20D51"/>
    <w:rsid w:val="00E2124F"/>
    <w:rsid w:val="00E218EE"/>
    <w:rsid w:val="00E21D51"/>
    <w:rsid w:val="00E21D8C"/>
    <w:rsid w:val="00E23FF4"/>
    <w:rsid w:val="00E2443D"/>
    <w:rsid w:val="00E24CD4"/>
    <w:rsid w:val="00E24D5C"/>
    <w:rsid w:val="00E25845"/>
    <w:rsid w:val="00E260BB"/>
    <w:rsid w:val="00E26EDD"/>
    <w:rsid w:val="00E2739D"/>
    <w:rsid w:val="00E2756F"/>
    <w:rsid w:val="00E30DA9"/>
    <w:rsid w:val="00E311CB"/>
    <w:rsid w:val="00E31A57"/>
    <w:rsid w:val="00E31DCB"/>
    <w:rsid w:val="00E32CA8"/>
    <w:rsid w:val="00E32EC4"/>
    <w:rsid w:val="00E33104"/>
    <w:rsid w:val="00E33748"/>
    <w:rsid w:val="00E3397A"/>
    <w:rsid w:val="00E33D62"/>
    <w:rsid w:val="00E33DFB"/>
    <w:rsid w:val="00E348A0"/>
    <w:rsid w:val="00E34BB5"/>
    <w:rsid w:val="00E35AE3"/>
    <w:rsid w:val="00E3681E"/>
    <w:rsid w:val="00E37A59"/>
    <w:rsid w:val="00E40348"/>
    <w:rsid w:val="00E409E4"/>
    <w:rsid w:val="00E415F2"/>
    <w:rsid w:val="00E41BCA"/>
    <w:rsid w:val="00E41FB4"/>
    <w:rsid w:val="00E42B18"/>
    <w:rsid w:val="00E44559"/>
    <w:rsid w:val="00E469E9"/>
    <w:rsid w:val="00E47B1A"/>
    <w:rsid w:val="00E512DE"/>
    <w:rsid w:val="00E5238C"/>
    <w:rsid w:val="00E534C7"/>
    <w:rsid w:val="00E5371F"/>
    <w:rsid w:val="00E53B16"/>
    <w:rsid w:val="00E546B4"/>
    <w:rsid w:val="00E548D7"/>
    <w:rsid w:val="00E54F7B"/>
    <w:rsid w:val="00E5558E"/>
    <w:rsid w:val="00E56904"/>
    <w:rsid w:val="00E57CEE"/>
    <w:rsid w:val="00E57D1B"/>
    <w:rsid w:val="00E57EC1"/>
    <w:rsid w:val="00E6147B"/>
    <w:rsid w:val="00E61B20"/>
    <w:rsid w:val="00E61E3D"/>
    <w:rsid w:val="00E620FA"/>
    <w:rsid w:val="00E624DF"/>
    <w:rsid w:val="00E632D4"/>
    <w:rsid w:val="00E64582"/>
    <w:rsid w:val="00E6579D"/>
    <w:rsid w:val="00E664B7"/>
    <w:rsid w:val="00E700B1"/>
    <w:rsid w:val="00E70A9F"/>
    <w:rsid w:val="00E7105F"/>
    <w:rsid w:val="00E7115D"/>
    <w:rsid w:val="00E713C3"/>
    <w:rsid w:val="00E71438"/>
    <w:rsid w:val="00E72A13"/>
    <w:rsid w:val="00E72D47"/>
    <w:rsid w:val="00E738AA"/>
    <w:rsid w:val="00E739BE"/>
    <w:rsid w:val="00E7470F"/>
    <w:rsid w:val="00E7483B"/>
    <w:rsid w:val="00E74AEE"/>
    <w:rsid w:val="00E75C9D"/>
    <w:rsid w:val="00E76092"/>
    <w:rsid w:val="00E76441"/>
    <w:rsid w:val="00E76EBB"/>
    <w:rsid w:val="00E77141"/>
    <w:rsid w:val="00E806C0"/>
    <w:rsid w:val="00E80911"/>
    <w:rsid w:val="00E81253"/>
    <w:rsid w:val="00E822B1"/>
    <w:rsid w:val="00E826D5"/>
    <w:rsid w:val="00E8273B"/>
    <w:rsid w:val="00E8394A"/>
    <w:rsid w:val="00E849EA"/>
    <w:rsid w:val="00E85DA7"/>
    <w:rsid w:val="00E85E4A"/>
    <w:rsid w:val="00E8622F"/>
    <w:rsid w:val="00E868D2"/>
    <w:rsid w:val="00E878B4"/>
    <w:rsid w:val="00E87B47"/>
    <w:rsid w:val="00E90D82"/>
    <w:rsid w:val="00E911AB"/>
    <w:rsid w:val="00E9175E"/>
    <w:rsid w:val="00E92528"/>
    <w:rsid w:val="00E92B93"/>
    <w:rsid w:val="00E92EE2"/>
    <w:rsid w:val="00E93361"/>
    <w:rsid w:val="00E93836"/>
    <w:rsid w:val="00E93893"/>
    <w:rsid w:val="00E93CEF"/>
    <w:rsid w:val="00E93EDA"/>
    <w:rsid w:val="00E94886"/>
    <w:rsid w:val="00E94F43"/>
    <w:rsid w:val="00E95522"/>
    <w:rsid w:val="00E96091"/>
    <w:rsid w:val="00E96139"/>
    <w:rsid w:val="00E97544"/>
    <w:rsid w:val="00E97A66"/>
    <w:rsid w:val="00E97D5B"/>
    <w:rsid w:val="00E97EC6"/>
    <w:rsid w:val="00EA09F7"/>
    <w:rsid w:val="00EA15EB"/>
    <w:rsid w:val="00EA173F"/>
    <w:rsid w:val="00EA19F5"/>
    <w:rsid w:val="00EA2499"/>
    <w:rsid w:val="00EA3128"/>
    <w:rsid w:val="00EA31BE"/>
    <w:rsid w:val="00EA3A8D"/>
    <w:rsid w:val="00EA424B"/>
    <w:rsid w:val="00EA4DE3"/>
    <w:rsid w:val="00EA55D3"/>
    <w:rsid w:val="00EA5946"/>
    <w:rsid w:val="00EA5A16"/>
    <w:rsid w:val="00EA6B9A"/>
    <w:rsid w:val="00EA7384"/>
    <w:rsid w:val="00EA75AE"/>
    <w:rsid w:val="00EA75F0"/>
    <w:rsid w:val="00EA7932"/>
    <w:rsid w:val="00EB0389"/>
    <w:rsid w:val="00EB0876"/>
    <w:rsid w:val="00EB0902"/>
    <w:rsid w:val="00EB0F4E"/>
    <w:rsid w:val="00EB1592"/>
    <w:rsid w:val="00EB2696"/>
    <w:rsid w:val="00EB417D"/>
    <w:rsid w:val="00EB43F8"/>
    <w:rsid w:val="00EB481E"/>
    <w:rsid w:val="00EB4B6D"/>
    <w:rsid w:val="00EB5F7F"/>
    <w:rsid w:val="00EB5FFD"/>
    <w:rsid w:val="00EB6BDA"/>
    <w:rsid w:val="00EB79E4"/>
    <w:rsid w:val="00EB7ACC"/>
    <w:rsid w:val="00EB7E73"/>
    <w:rsid w:val="00EC1655"/>
    <w:rsid w:val="00EC1C87"/>
    <w:rsid w:val="00EC2583"/>
    <w:rsid w:val="00EC2850"/>
    <w:rsid w:val="00EC2E64"/>
    <w:rsid w:val="00EC3101"/>
    <w:rsid w:val="00EC3604"/>
    <w:rsid w:val="00EC3A12"/>
    <w:rsid w:val="00EC48A5"/>
    <w:rsid w:val="00EC4D6A"/>
    <w:rsid w:val="00EC4E7F"/>
    <w:rsid w:val="00EC5DA2"/>
    <w:rsid w:val="00EC5F15"/>
    <w:rsid w:val="00EC64FC"/>
    <w:rsid w:val="00EC6F32"/>
    <w:rsid w:val="00EC77A0"/>
    <w:rsid w:val="00EC7F3F"/>
    <w:rsid w:val="00ED0C17"/>
    <w:rsid w:val="00ED2184"/>
    <w:rsid w:val="00ED2979"/>
    <w:rsid w:val="00ED313F"/>
    <w:rsid w:val="00ED3A38"/>
    <w:rsid w:val="00ED40B3"/>
    <w:rsid w:val="00ED4ED8"/>
    <w:rsid w:val="00ED51C2"/>
    <w:rsid w:val="00ED5B3F"/>
    <w:rsid w:val="00ED63C3"/>
    <w:rsid w:val="00ED6D96"/>
    <w:rsid w:val="00ED7E06"/>
    <w:rsid w:val="00ED7E20"/>
    <w:rsid w:val="00EE026D"/>
    <w:rsid w:val="00EE02EF"/>
    <w:rsid w:val="00EE0649"/>
    <w:rsid w:val="00EE0D8E"/>
    <w:rsid w:val="00EE1153"/>
    <w:rsid w:val="00EE13D9"/>
    <w:rsid w:val="00EE1CFA"/>
    <w:rsid w:val="00EE3235"/>
    <w:rsid w:val="00EE3E5C"/>
    <w:rsid w:val="00EE44B1"/>
    <w:rsid w:val="00EE4D42"/>
    <w:rsid w:val="00EE4E17"/>
    <w:rsid w:val="00EE61F5"/>
    <w:rsid w:val="00EE650E"/>
    <w:rsid w:val="00EE68D0"/>
    <w:rsid w:val="00EE6F6E"/>
    <w:rsid w:val="00EE78BE"/>
    <w:rsid w:val="00EF05E4"/>
    <w:rsid w:val="00EF073C"/>
    <w:rsid w:val="00EF0F16"/>
    <w:rsid w:val="00EF1B5E"/>
    <w:rsid w:val="00EF2928"/>
    <w:rsid w:val="00EF3025"/>
    <w:rsid w:val="00EF592D"/>
    <w:rsid w:val="00EF664B"/>
    <w:rsid w:val="00EF6873"/>
    <w:rsid w:val="00EF68D4"/>
    <w:rsid w:val="00EF7BEB"/>
    <w:rsid w:val="00EF7D77"/>
    <w:rsid w:val="00F00735"/>
    <w:rsid w:val="00F0274E"/>
    <w:rsid w:val="00F027B9"/>
    <w:rsid w:val="00F02BAD"/>
    <w:rsid w:val="00F02EFE"/>
    <w:rsid w:val="00F04CFF"/>
    <w:rsid w:val="00F054ED"/>
    <w:rsid w:val="00F05980"/>
    <w:rsid w:val="00F062F8"/>
    <w:rsid w:val="00F076B6"/>
    <w:rsid w:val="00F10841"/>
    <w:rsid w:val="00F1097A"/>
    <w:rsid w:val="00F10EEB"/>
    <w:rsid w:val="00F11217"/>
    <w:rsid w:val="00F12A70"/>
    <w:rsid w:val="00F137C3"/>
    <w:rsid w:val="00F13F06"/>
    <w:rsid w:val="00F1463D"/>
    <w:rsid w:val="00F15F7C"/>
    <w:rsid w:val="00F16AB9"/>
    <w:rsid w:val="00F17069"/>
    <w:rsid w:val="00F179E5"/>
    <w:rsid w:val="00F17C4C"/>
    <w:rsid w:val="00F20347"/>
    <w:rsid w:val="00F209DB"/>
    <w:rsid w:val="00F236C0"/>
    <w:rsid w:val="00F23962"/>
    <w:rsid w:val="00F2504F"/>
    <w:rsid w:val="00F251CA"/>
    <w:rsid w:val="00F260F4"/>
    <w:rsid w:val="00F26CFE"/>
    <w:rsid w:val="00F312D5"/>
    <w:rsid w:val="00F31368"/>
    <w:rsid w:val="00F3193C"/>
    <w:rsid w:val="00F31D49"/>
    <w:rsid w:val="00F32572"/>
    <w:rsid w:val="00F326CC"/>
    <w:rsid w:val="00F329A0"/>
    <w:rsid w:val="00F33400"/>
    <w:rsid w:val="00F33439"/>
    <w:rsid w:val="00F33881"/>
    <w:rsid w:val="00F33A01"/>
    <w:rsid w:val="00F33B54"/>
    <w:rsid w:val="00F34530"/>
    <w:rsid w:val="00F34B74"/>
    <w:rsid w:val="00F34BC9"/>
    <w:rsid w:val="00F34C6A"/>
    <w:rsid w:val="00F34E02"/>
    <w:rsid w:val="00F36351"/>
    <w:rsid w:val="00F36CA0"/>
    <w:rsid w:val="00F372C8"/>
    <w:rsid w:val="00F37C45"/>
    <w:rsid w:val="00F41009"/>
    <w:rsid w:val="00F44C20"/>
    <w:rsid w:val="00F44D5D"/>
    <w:rsid w:val="00F44D96"/>
    <w:rsid w:val="00F44FDF"/>
    <w:rsid w:val="00F4642B"/>
    <w:rsid w:val="00F469F3"/>
    <w:rsid w:val="00F46EB1"/>
    <w:rsid w:val="00F47C5F"/>
    <w:rsid w:val="00F50B66"/>
    <w:rsid w:val="00F50FD8"/>
    <w:rsid w:val="00F512AA"/>
    <w:rsid w:val="00F5247F"/>
    <w:rsid w:val="00F5402C"/>
    <w:rsid w:val="00F55B3D"/>
    <w:rsid w:val="00F55D07"/>
    <w:rsid w:val="00F571A3"/>
    <w:rsid w:val="00F5729B"/>
    <w:rsid w:val="00F57453"/>
    <w:rsid w:val="00F57C02"/>
    <w:rsid w:val="00F60502"/>
    <w:rsid w:val="00F60A54"/>
    <w:rsid w:val="00F617A1"/>
    <w:rsid w:val="00F62527"/>
    <w:rsid w:val="00F6255D"/>
    <w:rsid w:val="00F626D0"/>
    <w:rsid w:val="00F638D8"/>
    <w:rsid w:val="00F63D29"/>
    <w:rsid w:val="00F650A1"/>
    <w:rsid w:val="00F654E8"/>
    <w:rsid w:val="00F656CC"/>
    <w:rsid w:val="00F6652F"/>
    <w:rsid w:val="00F66BBF"/>
    <w:rsid w:val="00F70BAD"/>
    <w:rsid w:val="00F71CA2"/>
    <w:rsid w:val="00F730D3"/>
    <w:rsid w:val="00F735F4"/>
    <w:rsid w:val="00F7381A"/>
    <w:rsid w:val="00F7388F"/>
    <w:rsid w:val="00F74688"/>
    <w:rsid w:val="00F7523A"/>
    <w:rsid w:val="00F765BB"/>
    <w:rsid w:val="00F76836"/>
    <w:rsid w:val="00F76EDD"/>
    <w:rsid w:val="00F76FB2"/>
    <w:rsid w:val="00F77E86"/>
    <w:rsid w:val="00F80710"/>
    <w:rsid w:val="00F81334"/>
    <w:rsid w:val="00F81342"/>
    <w:rsid w:val="00F8138A"/>
    <w:rsid w:val="00F82C51"/>
    <w:rsid w:val="00F84276"/>
    <w:rsid w:val="00F8561A"/>
    <w:rsid w:val="00F90128"/>
    <w:rsid w:val="00F906F8"/>
    <w:rsid w:val="00F90979"/>
    <w:rsid w:val="00F90B1D"/>
    <w:rsid w:val="00F915E2"/>
    <w:rsid w:val="00F91A5D"/>
    <w:rsid w:val="00F92218"/>
    <w:rsid w:val="00F93353"/>
    <w:rsid w:val="00F94CB4"/>
    <w:rsid w:val="00F95371"/>
    <w:rsid w:val="00F9584F"/>
    <w:rsid w:val="00F96113"/>
    <w:rsid w:val="00F965F1"/>
    <w:rsid w:val="00F9705C"/>
    <w:rsid w:val="00F97A11"/>
    <w:rsid w:val="00FA0446"/>
    <w:rsid w:val="00FA0BF0"/>
    <w:rsid w:val="00FA0C17"/>
    <w:rsid w:val="00FA1E5C"/>
    <w:rsid w:val="00FA2355"/>
    <w:rsid w:val="00FA2C03"/>
    <w:rsid w:val="00FA2CB0"/>
    <w:rsid w:val="00FA34A4"/>
    <w:rsid w:val="00FA3522"/>
    <w:rsid w:val="00FA353D"/>
    <w:rsid w:val="00FA38B4"/>
    <w:rsid w:val="00FA3AEF"/>
    <w:rsid w:val="00FA3EDA"/>
    <w:rsid w:val="00FA594E"/>
    <w:rsid w:val="00FA6340"/>
    <w:rsid w:val="00FA66F4"/>
    <w:rsid w:val="00FB1C1E"/>
    <w:rsid w:val="00FB28E3"/>
    <w:rsid w:val="00FB2D6A"/>
    <w:rsid w:val="00FB2FE4"/>
    <w:rsid w:val="00FB3CAA"/>
    <w:rsid w:val="00FB540F"/>
    <w:rsid w:val="00FB5E03"/>
    <w:rsid w:val="00FB5EA4"/>
    <w:rsid w:val="00FB7E36"/>
    <w:rsid w:val="00FC0258"/>
    <w:rsid w:val="00FC12A6"/>
    <w:rsid w:val="00FC1E1C"/>
    <w:rsid w:val="00FC2CFA"/>
    <w:rsid w:val="00FC31A1"/>
    <w:rsid w:val="00FC3E94"/>
    <w:rsid w:val="00FC451A"/>
    <w:rsid w:val="00FC47E5"/>
    <w:rsid w:val="00FC5057"/>
    <w:rsid w:val="00FC5247"/>
    <w:rsid w:val="00FC54C6"/>
    <w:rsid w:val="00FC5C5F"/>
    <w:rsid w:val="00FC7E2F"/>
    <w:rsid w:val="00FD15DB"/>
    <w:rsid w:val="00FD1E5A"/>
    <w:rsid w:val="00FD2215"/>
    <w:rsid w:val="00FD2EBA"/>
    <w:rsid w:val="00FD370F"/>
    <w:rsid w:val="00FD37BC"/>
    <w:rsid w:val="00FD4970"/>
    <w:rsid w:val="00FD4CA4"/>
    <w:rsid w:val="00FD5C20"/>
    <w:rsid w:val="00FD615E"/>
    <w:rsid w:val="00FD61FD"/>
    <w:rsid w:val="00FD6268"/>
    <w:rsid w:val="00FD6669"/>
    <w:rsid w:val="00FD7138"/>
    <w:rsid w:val="00FD7AD3"/>
    <w:rsid w:val="00FD7C6F"/>
    <w:rsid w:val="00FE10AC"/>
    <w:rsid w:val="00FE2290"/>
    <w:rsid w:val="00FE2810"/>
    <w:rsid w:val="00FE2B03"/>
    <w:rsid w:val="00FE2B5C"/>
    <w:rsid w:val="00FE3258"/>
    <w:rsid w:val="00FE6276"/>
    <w:rsid w:val="00FE6B12"/>
    <w:rsid w:val="00FE7F95"/>
    <w:rsid w:val="00FF0CC9"/>
    <w:rsid w:val="00FF0F9B"/>
    <w:rsid w:val="00FF1419"/>
    <w:rsid w:val="00FF22D5"/>
    <w:rsid w:val="00FF490C"/>
    <w:rsid w:val="00FF4B9A"/>
    <w:rsid w:val="00FF6A3A"/>
    <w:rsid w:val="00FF7986"/>
    <w:rsid w:val="00FF7B76"/>
    <w:rsid w:val="010C2C96"/>
    <w:rsid w:val="010C5046"/>
    <w:rsid w:val="010D671E"/>
    <w:rsid w:val="01124840"/>
    <w:rsid w:val="01182955"/>
    <w:rsid w:val="011C1FFB"/>
    <w:rsid w:val="011C5532"/>
    <w:rsid w:val="011F1DB8"/>
    <w:rsid w:val="012B351C"/>
    <w:rsid w:val="012D7A79"/>
    <w:rsid w:val="013E35E1"/>
    <w:rsid w:val="016844A4"/>
    <w:rsid w:val="01724F7C"/>
    <w:rsid w:val="01785C2C"/>
    <w:rsid w:val="017A034A"/>
    <w:rsid w:val="01800DA6"/>
    <w:rsid w:val="01802A82"/>
    <w:rsid w:val="018F0ADB"/>
    <w:rsid w:val="01911169"/>
    <w:rsid w:val="01936D79"/>
    <w:rsid w:val="01982A7C"/>
    <w:rsid w:val="019A1914"/>
    <w:rsid w:val="019B1A9C"/>
    <w:rsid w:val="019E7BD8"/>
    <w:rsid w:val="01AA0068"/>
    <w:rsid w:val="01B862EF"/>
    <w:rsid w:val="01C20A07"/>
    <w:rsid w:val="01D34206"/>
    <w:rsid w:val="01DF1969"/>
    <w:rsid w:val="01E17DC1"/>
    <w:rsid w:val="01EB1997"/>
    <w:rsid w:val="01ED7119"/>
    <w:rsid w:val="01F80CAB"/>
    <w:rsid w:val="0206558C"/>
    <w:rsid w:val="021C6DDB"/>
    <w:rsid w:val="021D78AB"/>
    <w:rsid w:val="02200B7B"/>
    <w:rsid w:val="022210FA"/>
    <w:rsid w:val="024C066E"/>
    <w:rsid w:val="024F27D3"/>
    <w:rsid w:val="02692B30"/>
    <w:rsid w:val="027C7864"/>
    <w:rsid w:val="02951F19"/>
    <w:rsid w:val="02A036F5"/>
    <w:rsid w:val="02B611E1"/>
    <w:rsid w:val="02B77957"/>
    <w:rsid w:val="02BB0734"/>
    <w:rsid w:val="02C42214"/>
    <w:rsid w:val="02CC6CBE"/>
    <w:rsid w:val="02CD5A24"/>
    <w:rsid w:val="02D25939"/>
    <w:rsid w:val="02DA3C5B"/>
    <w:rsid w:val="02E57F58"/>
    <w:rsid w:val="02E70BC8"/>
    <w:rsid w:val="03024A00"/>
    <w:rsid w:val="03032339"/>
    <w:rsid w:val="030625CB"/>
    <w:rsid w:val="030C6F29"/>
    <w:rsid w:val="030D1D2D"/>
    <w:rsid w:val="0320730B"/>
    <w:rsid w:val="03245DFE"/>
    <w:rsid w:val="032E6D36"/>
    <w:rsid w:val="03344220"/>
    <w:rsid w:val="033928D2"/>
    <w:rsid w:val="03625B00"/>
    <w:rsid w:val="03656611"/>
    <w:rsid w:val="03666FB7"/>
    <w:rsid w:val="0369412B"/>
    <w:rsid w:val="036D6BA3"/>
    <w:rsid w:val="037736BF"/>
    <w:rsid w:val="0388753D"/>
    <w:rsid w:val="03914CEF"/>
    <w:rsid w:val="03AC26DB"/>
    <w:rsid w:val="03AF6A67"/>
    <w:rsid w:val="03B804CE"/>
    <w:rsid w:val="03BA4347"/>
    <w:rsid w:val="03BB37B6"/>
    <w:rsid w:val="03CA3BF8"/>
    <w:rsid w:val="03D06CE8"/>
    <w:rsid w:val="03D3487F"/>
    <w:rsid w:val="03DA050F"/>
    <w:rsid w:val="03DA551E"/>
    <w:rsid w:val="03E1434F"/>
    <w:rsid w:val="03E24779"/>
    <w:rsid w:val="03F60FF6"/>
    <w:rsid w:val="04031645"/>
    <w:rsid w:val="04123DBD"/>
    <w:rsid w:val="0415791F"/>
    <w:rsid w:val="0424313F"/>
    <w:rsid w:val="04247E93"/>
    <w:rsid w:val="042D4BCA"/>
    <w:rsid w:val="0438233B"/>
    <w:rsid w:val="04415975"/>
    <w:rsid w:val="04422EA4"/>
    <w:rsid w:val="04453FA6"/>
    <w:rsid w:val="045654C5"/>
    <w:rsid w:val="045841FB"/>
    <w:rsid w:val="045A345F"/>
    <w:rsid w:val="04610B65"/>
    <w:rsid w:val="04635E28"/>
    <w:rsid w:val="046E0340"/>
    <w:rsid w:val="0470433C"/>
    <w:rsid w:val="04795398"/>
    <w:rsid w:val="047D3A77"/>
    <w:rsid w:val="047E4E8C"/>
    <w:rsid w:val="048250A5"/>
    <w:rsid w:val="04965B36"/>
    <w:rsid w:val="04AC5A06"/>
    <w:rsid w:val="04AE7343"/>
    <w:rsid w:val="04B90BB3"/>
    <w:rsid w:val="04C4109A"/>
    <w:rsid w:val="04CF773D"/>
    <w:rsid w:val="04D26CFA"/>
    <w:rsid w:val="04E847E3"/>
    <w:rsid w:val="04F03E4C"/>
    <w:rsid w:val="04F964FE"/>
    <w:rsid w:val="050F0C3B"/>
    <w:rsid w:val="051038C0"/>
    <w:rsid w:val="05130A9A"/>
    <w:rsid w:val="05202CD7"/>
    <w:rsid w:val="05284567"/>
    <w:rsid w:val="052E0C6F"/>
    <w:rsid w:val="052E677A"/>
    <w:rsid w:val="05320B7C"/>
    <w:rsid w:val="053467E6"/>
    <w:rsid w:val="0537577B"/>
    <w:rsid w:val="05407004"/>
    <w:rsid w:val="055968F8"/>
    <w:rsid w:val="055E2363"/>
    <w:rsid w:val="055E6FD1"/>
    <w:rsid w:val="056475CC"/>
    <w:rsid w:val="05656253"/>
    <w:rsid w:val="05711383"/>
    <w:rsid w:val="057920E8"/>
    <w:rsid w:val="057A271D"/>
    <w:rsid w:val="058968DA"/>
    <w:rsid w:val="05940E2A"/>
    <w:rsid w:val="05994192"/>
    <w:rsid w:val="059F4AC3"/>
    <w:rsid w:val="05A31D76"/>
    <w:rsid w:val="05AD247A"/>
    <w:rsid w:val="05B00D35"/>
    <w:rsid w:val="05BE291C"/>
    <w:rsid w:val="05C41C5F"/>
    <w:rsid w:val="05C562AA"/>
    <w:rsid w:val="05C575C9"/>
    <w:rsid w:val="05C96DAF"/>
    <w:rsid w:val="05CB0777"/>
    <w:rsid w:val="05D53D9D"/>
    <w:rsid w:val="05D64790"/>
    <w:rsid w:val="05D86F60"/>
    <w:rsid w:val="05DA39A6"/>
    <w:rsid w:val="05E1417C"/>
    <w:rsid w:val="05EF05A3"/>
    <w:rsid w:val="05F02461"/>
    <w:rsid w:val="05F42BDE"/>
    <w:rsid w:val="05FC2CC6"/>
    <w:rsid w:val="05FD34E9"/>
    <w:rsid w:val="060E60F1"/>
    <w:rsid w:val="06151530"/>
    <w:rsid w:val="061D6D0E"/>
    <w:rsid w:val="061E78E4"/>
    <w:rsid w:val="062524A0"/>
    <w:rsid w:val="062C1339"/>
    <w:rsid w:val="06396C2F"/>
    <w:rsid w:val="06414FF3"/>
    <w:rsid w:val="064266BC"/>
    <w:rsid w:val="06496457"/>
    <w:rsid w:val="064A03A8"/>
    <w:rsid w:val="0655713A"/>
    <w:rsid w:val="06625D2A"/>
    <w:rsid w:val="06651536"/>
    <w:rsid w:val="066E6FEA"/>
    <w:rsid w:val="067C1790"/>
    <w:rsid w:val="067D6DB8"/>
    <w:rsid w:val="06813F88"/>
    <w:rsid w:val="069271F5"/>
    <w:rsid w:val="06984400"/>
    <w:rsid w:val="06A74C05"/>
    <w:rsid w:val="06B4093A"/>
    <w:rsid w:val="06C34D8E"/>
    <w:rsid w:val="06CE0008"/>
    <w:rsid w:val="06D020E0"/>
    <w:rsid w:val="06ED199B"/>
    <w:rsid w:val="06EE4389"/>
    <w:rsid w:val="06EF716D"/>
    <w:rsid w:val="07010286"/>
    <w:rsid w:val="070241E9"/>
    <w:rsid w:val="07106769"/>
    <w:rsid w:val="071A4087"/>
    <w:rsid w:val="071B04B1"/>
    <w:rsid w:val="07203EF1"/>
    <w:rsid w:val="073D0D2B"/>
    <w:rsid w:val="07480C4F"/>
    <w:rsid w:val="0748696A"/>
    <w:rsid w:val="074B37DE"/>
    <w:rsid w:val="07525D62"/>
    <w:rsid w:val="075F4260"/>
    <w:rsid w:val="076F68F3"/>
    <w:rsid w:val="078134DF"/>
    <w:rsid w:val="07882FBE"/>
    <w:rsid w:val="078B6222"/>
    <w:rsid w:val="07925148"/>
    <w:rsid w:val="079727D2"/>
    <w:rsid w:val="079F7CA9"/>
    <w:rsid w:val="07A1167C"/>
    <w:rsid w:val="07A9580E"/>
    <w:rsid w:val="07AE108C"/>
    <w:rsid w:val="07B27B3D"/>
    <w:rsid w:val="07BA4CCA"/>
    <w:rsid w:val="07C210D3"/>
    <w:rsid w:val="07C43646"/>
    <w:rsid w:val="07D17825"/>
    <w:rsid w:val="07D46474"/>
    <w:rsid w:val="07ED0962"/>
    <w:rsid w:val="07F60E79"/>
    <w:rsid w:val="0810594A"/>
    <w:rsid w:val="081348AE"/>
    <w:rsid w:val="081B6711"/>
    <w:rsid w:val="081E5651"/>
    <w:rsid w:val="083539DF"/>
    <w:rsid w:val="084D1E2B"/>
    <w:rsid w:val="08547508"/>
    <w:rsid w:val="08615E14"/>
    <w:rsid w:val="088A0187"/>
    <w:rsid w:val="08931EB9"/>
    <w:rsid w:val="08960598"/>
    <w:rsid w:val="08B46DEE"/>
    <w:rsid w:val="08BE644F"/>
    <w:rsid w:val="08BF6A3F"/>
    <w:rsid w:val="08CD18C2"/>
    <w:rsid w:val="08D67A04"/>
    <w:rsid w:val="08DB1649"/>
    <w:rsid w:val="08DE7603"/>
    <w:rsid w:val="08E01623"/>
    <w:rsid w:val="08F911E2"/>
    <w:rsid w:val="08FD1E49"/>
    <w:rsid w:val="090066FB"/>
    <w:rsid w:val="09193480"/>
    <w:rsid w:val="09273A00"/>
    <w:rsid w:val="092903B1"/>
    <w:rsid w:val="09392DE8"/>
    <w:rsid w:val="094979EF"/>
    <w:rsid w:val="09564770"/>
    <w:rsid w:val="095E1A3B"/>
    <w:rsid w:val="095F2523"/>
    <w:rsid w:val="096C6A74"/>
    <w:rsid w:val="09712142"/>
    <w:rsid w:val="0976107E"/>
    <w:rsid w:val="09771526"/>
    <w:rsid w:val="09772C47"/>
    <w:rsid w:val="09864BCA"/>
    <w:rsid w:val="09865AC0"/>
    <w:rsid w:val="0987783C"/>
    <w:rsid w:val="098D4755"/>
    <w:rsid w:val="09941D3F"/>
    <w:rsid w:val="09942912"/>
    <w:rsid w:val="099519E5"/>
    <w:rsid w:val="099D6E4D"/>
    <w:rsid w:val="09A9376A"/>
    <w:rsid w:val="09AE11F7"/>
    <w:rsid w:val="09B84622"/>
    <w:rsid w:val="09B96184"/>
    <w:rsid w:val="09C45552"/>
    <w:rsid w:val="09CE177B"/>
    <w:rsid w:val="09D443EF"/>
    <w:rsid w:val="09DA3055"/>
    <w:rsid w:val="09DB293D"/>
    <w:rsid w:val="09E52755"/>
    <w:rsid w:val="09EA6024"/>
    <w:rsid w:val="09F57C53"/>
    <w:rsid w:val="09FB4055"/>
    <w:rsid w:val="09FB48BE"/>
    <w:rsid w:val="0A017F6F"/>
    <w:rsid w:val="0A0C3321"/>
    <w:rsid w:val="0A0D7F05"/>
    <w:rsid w:val="0A2175C7"/>
    <w:rsid w:val="0A2E2DC6"/>
    <w:rsid w:val="0A2F05B8"/>
    <w:rsid w:val="0A2F6943"/>
    <w:rsid w:val="0A310D95"/>
    <w:rsid w:val="0A442F3E"/>
    <w:rsid w:val="0A570391"/>
    <w:rsid w:val="0A596995"/>
    <w:rsid w:val="0A5B02BB"/>
    <w:rsid w:val="0A6527F0"/>
    <w:rsid w:val="0A67309C"/>
    <w:rsid w:val="0A6A061B"/>
    <w:rsid w:val="0A6C53BD"/>
    <w:rsid w:val="0A7026DC"/>
    <w:rsid w:val="0A7D6CA0"/>
    <w:rsid w:val="0A91410C"/>
    <w:rsid w:val="0A9F4449"/>
    <w:rsid w:val="0AAB1C3E"/>
    <w:rsid w:val="0AAD6510"/>
    <w:rsid w:val="0AB03822"/>
    <w:rsid w:val="0AB511CC"/>
    <w:rsid w:val="0AB70FA0"/>
    <w:rsid w:val="0AC74493"/>
    <w:rsid w:val="0AD1042D"/>
    <w:rsid w:val="0AD211EC"/>
    <w:rsid w:val="0AD52C15"/>
    <w:rsid w:val="0AFF7223"/>
    <w:rsid w:val="0B03303B"/>
    <w:rsid w:val="0B177AE4"/>
    <w:rsid w:val="0B1E1622"/>
    <w:rsid w:val="0B1E4234"/>
    <w:rsid w:val="0B210FF4"/>
    <w:rsid w:val="0B214EC8"/>
    <w:rsid w:val="0B4C4CA4"/>
    <w:rsid w:val="0B4C67B5"/>
    <w:rsid w:val="0B4D5F38"/>
    <w:rsid w:val="0B5625FF"/>
    <w:rsid w:val="0B5C0F89"/>
    <w:rsid w:val="0B5C2E5A"/>
    <w:rsid w:val="0B671C59"/>
    <w:rsid w:val="0B6A2060"/>
    <w:rsid w:val="0B6D7F8B"/>
    <w:rsid w:val="0B7456C3"/>
    <w:rsid w:val="0B825193"/>
    <w:rsid w:val="0B8437E7"/>
    <w:rsid w:val="0B844680"/>
    <w:rsid w:val="0B8D3582"/>
    <w:rsid w:val="0B9B252E"/>
    <w:rsid w:val="0BA86BCF"/>
    <w:rsid w:val="0BAC41E4"/>
    <w:rsid w:val="0BC504C7"/>
    <w:rsid w:val="0BC52D14"/>
    <w:rsid w:val="0BC6680E"/>
    <w:rsid w:val="0BCC1A50"/>
    <w:rsid w:val="0BD15A0C"/>
    <w:rsid w:val="0BD506F4"/>
    <w:rsid w:val="0BD654CD"/>
    <w:rsid w:val="0BE61950"/>
    <w:rsid w:val="0BE74C1A"/>
    <w:rsid w:val="0BEF058D"/>
    <w:rsid w:val="0BFB2986"/>
    <w:rsid w:val="0BFD70B9"/>
    <w:rsid w:val="0C010F49"/>
    <w:rsid w:val="0C0254AB"/>
    <w:rsid w:val="0C0517F8"/>
    <w:rsid w:val="0C0C7624"/>
    <w:rsid w:val="0C246F78"/>
    <w:rsid w:val="0C281F69"/>
    <w:rsid w:val="0C2A7A8F"/>
    <w:rsid w:val="0C354CA2"/>
    <w:rsid w:val="0C3A499F"/>
    <w:rsid w:val="0C3C1277"/>
    <w:rsid w:val="0C3F652C"/>
    <w:rsid w:val="0C421CC7"/>
    <w:rsid w:val="0C5B1651"/>
    <w:rsid w:val="0C6A2581"/>
    <w:rsid w:val="0C6C1A7E"/>
    <w:rsid w:val="0C7E1018"/>
    <w:rsid w:val="0C7F2301"/>
    <w:rsid w:val="0C7F6489"/>
    <w:rsid w:val="0C815E9E"/>
    <w:rsid w:val="0C981DBF"/>
    <w:rsid w:val="0C984295"/>
    <w:rsid w:val="0C9B54AE"/>
    <w:rsid w:val="0CAE3418"/>
    <w:rsid w:val="0CBB578A"/>
    <w:rsid w:val="0CD342C0"/>
    <w:rsid w:val="0CD636EC"/>
    <w:rsid w:val="0CD80E4F"/>
    <w:rsid w:val="0CE72916"/>
    <w:rsid w:val="0CF7154E"/>
    <w:rsid w:val="0D0F45AD"/>
    <w:rsid w:val="0D2248EA"/>
    <w:rsid w:val="0D374DF0"/>
    <w:rsid w:val="0D3A4CFC"/>
    <w:rsid w:val="0D3F0D33"/>
    <w:rsid w:val="0D401645"/>
    <w:rsid w:val="0D49074A"/>
    <w:rsid w:val="0D5C24F9"/>
    <w:rsid w:val="0D6475DE"/>
    <w:rsid w:val="0D6E42F3"/>
    <w:rsid w:val="0D6F127E"/>
    <w:rsid w:val="0D777DEE"/>
    <w:rsid w:val="0D78660A"/>
    <w:rsid w:val="0D7A67F4"/>
    <w:rsid w:val="0D7B7804"/>
    <w:rsid w:val="0D8205BD"/>
    <w:rsid w:val="0D8E2736"/>
    <w:rsid w:val="0D984DF0"/>
    <w:rsid w:val="0D9C6CDB"/>
    <w:rsid w:val="0DAE7784"/>
    <w:rsid w:val="0DB86A13"/>
    <w:rsid w:val="0DBB21CB"/>
    <w:rsid w:val="0DBB3214"/>
    <w:rsid w:val="0DC71A36"/>
    <w:rsid w:val="0DCA24C6"/>
    <w:rsid w:val="0DCB220A"/>
    <w:rsid w:val="0DCF0056"/>
    <w:rsid w:val="0DE30F5D"/>
    <w:rsid w:val="0DEE0F90"/>
    <w:rsid w:val="0DF70178"/>
    <w:rsid w:val="0E014504"/>
    <w:rsid w:val="0E1171EA"/>
    <w:rsid w:val="0E176264"/>
    <w:rsid w:val="0E254158"/>
    <w:rsid w:val="0E4168D4"/>
    <w:rsid w:val="0E44065A"/>
    <w:rsid w:val="0E4532A6"/>
    <w:rsid w:val="0E486F1E"/>
    <w:rsid w:val="0E4A6C28"/>
    <w:rsid w:val="0E4D0134"/>
    <w:rsid w:val="0E50142D"/>
    <w:rsid w:val="0E535C1B"/>
    <w:rsid w:val="0E65495E"/>
    <w:rsid w:val="0E6F26FB"/>
    <w:rsid w:val="0E72396F"/>
    <w:rsid w:val="0E740ECE"/>
    <w:rsid w:val="0E7C070E"/>
    <w:rsid w:val="0E7D4BB9"/>
    <w:rsid w:val="0E836F21"/>
    <w:rsid w:val="0E85455D"/>
    <w:rsid w:val="0E8A7DA7"/>
    <w:rsid w:val="0E913E6E"/>
    <w:rsid w:val="0E973A69"/>
    <w:rsid w:val="0E981D86"/>
    <w:rsid w:val="0E9822E8"/>
    <w:rsid w:val="0E997135"/>
    <w:rsid w:val="0E997FE5"/>
    <w:rsid w:val="0E9F5CF3"/>
    <w:rsid w:val="0EA65EF1"/>
    <w:rsid w:val="0EAB581F"/>
    <w:rsid w:val="0EB00912"/>
    <w:rsid w:val="0EB01965"/>
    <w:rsid w:val="0EB633D9"/>
    <w:rsid w:val="0EBC4089"/>
    <w:rsid w:val="0EC224D5"/>
    <w:rsid w:val="0EC40DCA"/>
    <w:rsid w:val="0EC55BF5"/>
    <w:rsid w:val="0EC57F43"/>
    <w:rsid w:val="0ED25BA6"/>
    <w:rsid w:val="0ED40186"/>
    <w:rsid w:val="0ED472D6"/>
    <w:rsid w:val="0EDF4E7C"/>
    <w:rsid w:val="0EDF78EC"/>
    <w:rsid w:val="0EE44596"/>
    <w:rsid w:val="0EED1247"/>
    <w:rsid w:val="0EF04C39"/>
    <w:rsid w:val="0EF331DC"/>
    <w:rsid w:val="0EFF069D"/>
    <w:rsid w:val="0F1805E2"/>
    <w:rsid w:val="0F23590D"/>
    <w:rsid w:val="0F2C41CE"/>
    <w:rsid w:val="0F3B100B"/>
    <w:rsid w:val="0F3C517F"/>
    <w:rsid w:val="0F413A6B"/>
    <w:rsid w:val="0F511440"/>
    <w:rsid w:val="0F533D34"/>
    <w:rsid w:val="0F53554E"/>
    <w:rsid w:val="0F597D2B"/>
    <w:rsid w:val="0F6B69E6"/>
    <w:rsid w:val="0F6D453B"/>
    <w:rsid w:val="0F700740"/>
    <w:rsid w:val="0F784778"/>
    <w:rsid w:val="0F810E9F"/>
    <w:rsid w:val="0F89215E"/>
    <w:rsid w:val="0F9C4063"/>
    <w:rsid w:val="0FAB1E67"/>
    <w:rsid w:val="0FB77A13"/>
    <w:rsid w:val="0FBC57C0"/>
    <w:rsid w:val="0FBD7320"/>
    <w:rsid w:val="0FBE40CD"/>
    <w:rsid w:val="0FC47161"/>
    <w:rsid w:val="0FCC07F4"/>
    <w:rsid w:val="0FCE48F6"/>
    <w:rsid w:val="0FDD7C8F"/>
    <w:rsid w:val="0FE25E26"/>
    <w:rsid w:val="0FF124F0"/>
    <w:rsid w:val="0FF27C75"/>
    <w:rsid w:val="0FF51B44"/>
    <w:rsid w:val="0FFA769E"/>
    <w:rsid w:val="0FFD3763"/>
    <w:rsid w:val="0FFD7E18"/>
    <w:rsid w:val="0FFE2D95"/>
    <w:rsid w:val="100A27E6"/>
    <w:rsid w:val="100A2A84"/>
    <w:rsid w:val="1015521C"/>
    <w:rsid w:val="10190390"/>
    <w:rsid w:val="101B45FA"/>
    <w:rsid w:val="101E5B5C"/>
    <w:rsid w:val="1024738C"/>
    <w:rsid w:val="103074A4"/>
    <w:rsid w:val="10353540"/>
    <w:rsid w:val="103E26EE"/>
    <w:rsid w:val="10421258"/>
    <w:rsid w:val="104E2DB8"/>
    <w:rsid w:val="105F615E"/>
    <w:rsid w:val="10616AEF"/>
    <w:rsid w:val="10697481"/>
    <w:rsid w:val="10761009"/>
    <w:rsid w:val="10784A30"/>
    <w:rsid w:val="107E1D28"/>
    <w:rsid w:val="109127D2"/>
    <w:rsid w:val="109346BA"/>
    <w:rsid w:val="109C27AC"/>
    <w:rsid w:val="10A35CFB"/>
    <w:rsid w:val="10A926B4"/>
    <w:rsid w:val="10B56169"/>
    <w:rsid w:val="10B64C68"/>
    <w:rsid w:val="10D67C00"/>
    <w:rsid w:val="10DF46E6"/>
    <w:rsid w:val="10F16032"/>
    <w:rsid w:val="10F36698"/>
    <w:rsid w:val="10F555B9"/>
    <w:rsid w:val="110847AA"/>
    <w:rsid w:val="11093E8E"/>
    <w:rsid w:val="11094750"/>
    <w:rsid w:val="110B0C32"/>
    <w:rsid w:val="110E0640"/>
    <w:rsid w:val="110E22B2"/>
    <w:rsid w:val="11166585"/>
    <w:rsid w:val="111B6540"/>
    <w:rsid w:val="11252757"/>
    <w:rsid w:val="11290C5D"/>
    <w:rsid w:val="11381078"/>
    <w:rsid w:val="113832BD"/>
    <w:rsid w:val="1138366C"/>
    <w:rsid w:val="11386B92"/>
    <w:rsid w:val="1142142D"/>
    <w:rsid w:val="115619BD"/>
    <w:rsid w:val="11657599"/>
    <w:rsid w:val="117B632A"/>
    <w:rsid w:val="1182367E"/>
    <w:rsid w:val="118F20F0"/>
    <w:rsid w:val="11AA141F"/>
    <w:rsid w:val="11AB3608"/>
    <w:rsid w:val="11B36E5C"/>
    <w:rsid w:val="11B63D10"/>
    <w:rsid w:val="11BD3153"/>
    <w:rsid w:val="11C03964"/>
    <w:rsid w:val="11C67F9C"/>
    <w:rsid w:val="11CA0EC8"/>
    <w:rsid w:val="11D06FB5"/>
    <w:rsid w:val="11D61453"/>
    <w:rsid w:val="11D861DF"/>
    <w:rsid w:val="11DF131B"/>
    <w:rsid w:val="11DF7916"/>
    <w:rsid w:val="11E85055"/>
    <w:rsid w:val="11EB0245"/>
    <w:rsid w:val="11EB03E8"/>
    <w:rsid w:val="11F35B9A"/>
    <w:rsid w:val="11FB32C0"/>
    <w:rsid w:val="11FC5539"/>
    <w:rsid w:val="12060AC1"/>
    <w:rsid w:val="121D69E7"/>
    <w:rsid w:val="121D6A8E"/>
    <w:rsid w:val="121E62E8"/>
    <w:rsid w:val="12247759"/>
    <w:rsid w:val="122A0EC2"/>
    <w:rsid w:val="122A14A8"/>
    <w:rsid w:val="122A6356"/>
    <w:rsid w:val="122F70E6"/>
    <w:rsid w:val="12353A38"/>
    <w:rsid w:val="12454595"/>
    <w:rsid w:val="124555A0"/>
    <w:rsid w:val="124A70DD"/>
    <w:rsid w:val="124F6BF8"/>
    <w:rsid w:val="12527B47"/>
    <w:rsid w:val="125604F3"/>
    <w:rsid w:val="125F5D8E"/>
    <w:rsid w:val="12727DA6"/>
    <w:rsid w:val="12731475"/>
    <w:rsid w:val="12831FD8"/>
    <w:rsid w:val="12845D1F"/>
    <w:rsid w:val="12921E76"/>
    <w:rsid w:val="12937E56"/>
    <w:rsid w:val="129505BC"/>
    <w:rsid w:val="129A23CF"/>
    <w:rsid w:val="129F7FD1"/>
    <w:rsid w:val="12A05C8E"/>
    <w:rsid w:val="12A637B6"/>
    <w:rsid w:val="12A721AB"/>
    <w:rsid w:val="12A9508B"/>
    <w:rsid w:val="12AA3981"/>
    <w:rsid w:val="12B84F0D"/>
    <w:rsid w:val="12C059DF"/>
    <w:rsid w:val="12D2740C"/>
    <w:rsid w:val="12DC139C"/>
    <w:rsid w:val="12E61FC8"/>
    <w:rsid w:val="12EF12CC"/>
    <w:rsid w:val="12F50B90"/>
    <w:rsid w:val="12FC3C3E"/>
    <w:rsid w:val="130100E0"/>
    <w:rsid w:val="13025D0D"/>
    <w:rsid w:val="13096F29"/>
    <w:rsid w:val="131C13A9"/>
    <w:rsid w:val="132847E3"/>
    <w:rsid w:val="133E5DF7"/>
    <w:rsid w:val="134C2116"/>
    <w:rsid w:val="13514005"/>
    <w:rsid w:val="13521337"/>
    <w:rsid w:val="13592639"/>
    <w:rsid w:val="135F6DFD"/>
    <w:rsid w:val="13676827"/>
    <w:rsid w:val="13767A5D"/>
    <w:rsid w:val="137B4C85"/>
    <w:rsid w:val="137F60C1"/>
    <w:rsid w:val="138D1F7C"/>
    <w:rsid w:val="13914897"/>
    <w:rsid w:val="13957A8B"/>
    <w:rsid w:val="1399374C"/>
    <w:rsid w:val="139C5EE1"/>
    <w:rsid w:val="139D681F"/>
    <w:rsid w:val="139F09FA"/>
    <w:rsid w:val="13A17846"/>
    <w:rsid w:val="13A609E7"/>
    <w:rsid w:val="13AD4474"/>
    <w:rsid w:val="13B1147D"/>
    <w:rsid w:val="13B4698A"/>
    <w:rsid w:val="13BD019D"/>
    <w:rsid w:val="13CE63E6"/>
    <w:rsid w:val="13DA680A"/>
    <w:rsid w:val="13E21CD1"/>
    <w:rsid w:val="13E342D2"/>
    <w:rsid w:val="13E346E1"/>
    <w:rsid w:val="13E57A43"/>
    <w:rsid w:val="13FA243C"/>
    <w:rsid w:val="13FC3E5D"/>
    <w:rsid w:val="14047949"/>
    <w:rsid w:val="140719E6"/>
    <w:rsid w:val="14093A6F"/>
    <w:rsid w:val="14266D5F"/>
    <w:rsid w:val="142733EA"/>
    <w:rsid w:val="145A1D34"/>
    <w:rsid w:val="146042B9"/>
    <w:rsid w:val="14604F96"/>
    <w:rsid w:val="14634C74"/>
    <w:rsid w:val="14656774"/>
    <w:rsid w:val="14762D0E"/>
    <w:rsid w:val="147809E1"/>
    <w:rsid w:val="149A22F6"/>
    <w:rsid w:val="149D1367"/>
    <w:rsid w:val="149E0BD6"/>
    <w:rsid w:val="149F0103"/>
    <w:rsid w:val="14A6546F"/>
    <w:rsid w:val="14B41CB6"/>
    <w:rsid w:val="14BB16C1"/>
    <w:rsid w:val="14BC76E5"/>
    <w:rsid w:val="14BF4344"/>
    <w:rsid w:val="14C352AB"/>
    <w:rsid w:val="14C43015"/>
    <w:rsid w:val="14C72E33"/>
    <w:rsid w:val="14CE3302"/>
    <w:rsid w:val="14D14737"/>
    <w:rsid w:val="14DB56EA"/>
    <w:rsid w:val="14DD64AD"/>
    <w:rsid w:val="14E1675A"/>
    <w:rsid w:val="14E243FA"/>
    <w:rsid w:val="15000605"/>
    <w:rsid w:val="15186E7A"/>
    <w:rsid w:val="151A266A"/>
    <w:rsid w:val="151A2CDD"/>
    <w:rsid w:val="151D5AB3"/>
    <w:rsid w:val="152B59BE"/>
    <w:rsid w:val="15366B31"/>
    <w:rsid w:val="153C0833"/>
    <w:rsid w:val="154A78EE"/>
    <w:rsid w:val="1555138F"/>
    <w:rsid w:val="155852D1"/>
    <w:rsid w:val="155C4C28"/>
    <w:rsid w:val="155D389D"/>
    <w:rsid w:val="156241AD"/>
    <w:rsid w:val="156C4563"/>
    <w:rsid w:val="156E7678"/>
    <w:rsid w:val="157F5F3D"/>
    <w:rsid w:val="159A3460"/>
    <w:rsid w:val="15A518E9"/>
    <w:rsid w:val="15B266E7"/>
    <w:rsid w:val="15BD6D37"/>
    <w:rsid w:val="15C1546A"/>
    <w:rsid w:val="15CB1A43"/>
    <w:rsid w:val="15D2294C"/>
    <w:rsid w:val="15D95D02"/>
    <w:rsid w:val="15DE0CCC"/>
    <w:rsid w:val="15DE48AA"/>
    <w:rsid w:val="15E1693C"/>
    <w:rsid w:val="15F076A6"/>
    <w:rsid w:val="15F647D0"/>
    <w:rsid w:val="1600660E"/>
    <w:rsid w:val="161A0B74"/>
    <w:rsid w:val="161A12E7"/>
    <w:rsid w:val="161B6920"/>
    <w:rsid w:val="16223B81"/>
    <w:rsid w:val="16270BED"/>
    <w:rsid w:val="162E0482"/>
    <w:rsid w:val="16303C30"/>
    <w:rsid w:val="1645537C"/>
    <w:rsid w:val="16483E1A"/>
    <w:rsid w:val="164E081E"/>
    <w:rsid w:val="165D0B20"/>
    <w:rsid w:val="165F29AD"/>
    <w:rsid w:val="16717134"/>
    <w:rsid w:val="16773DA9"/>
    <w:rsid w:val="16783169"/>
    <w:rsid w:val="167F185A"/>
    <w:rsid w:val="16833D6B"/>
    <w:rsid w:val="168827BB"/>
    <w:rsid w:val="16884A5B"/>
    <w:rsid w:val="168855BC"/>
    <w:rsid w:val="168E4861"/>
    <w:rsid w:val="16962C45"/>
    <w:rsid w:val="169D633A"/>
    <w:rsid w:val="16A50D85"/>
    <w:rsid w:val="16AF52BC"/>
    <w:rsid w:val="16C23278"/>
    <w:rsid w:val="16C3321D"/>
    <w:rsid w:val="16CA18BE"/>
    <w:rsid w:val="16D30710"/>
    <w:rsid w:val="16DE5DCD"/>
    <w:rsid w:val="16E3612D"/>
    <w:rsid w:val="16F57D88"/>
    <w:rsid w:val="1701270F"/>
    <w:rsid w:val="170830C2"/>
    <w:rsid w:val="17190EAD"/>
    <w:rsid w:val="17233957"/>
    <w:rsid w:val="17257E6A"/>
    <w:rsid w:val="172B0CA4"/>
    <w:rsid w:val="172B431A"/>
    <w:rsid w:val="172D25D1"/>
    <w:rsid w:val="173C4F5C"/>
    <w:rsid w:val="173C59CD"/>
    <w:rsid w:val="173C6D9B"/>
    <w:rsid w:val="17504B00"/>
    <w:rsid w:val="17533F7B"/>
    <w:rsid w:val="17544559"/>
    <w:rsid w:val="17555A33"/>
    <w:rsid w:val="175D7DCB"/>
    <w:rsid w:val="176E37C0"/>
    <w:rsid w:val="176F63F4"/>
    <w:rsid w:val="177C13BA"/>
    <w:rsid w:val="177D48F8"/>
    <w:rsid w:val="177D764E"/>
    <w:rsid w:val="17814641"/>
    <w:rsid w:val="178733D8"/>
    <w:rsid w:val="178A0374"/>
    <w:rsid w:val="17A252C5"/>
    <w:rsid w:val="17A34DC3"/>
    <w:rsid w:val="17AC2CDF"/>
    <w:rsid w:val="17AF353E"/>
    <w:rsid w:val="17BE5764"/>
    <w:rsid w:val="17C02955"/>
    <w:rsid w:val="17D0765E"/>
    <w:rsid w:val="17E1659F"/>
    <w:rsid w:val="17F75EA0"/>
    <w:rsid w:val="17F83137"/>
    <w:rsid w:val="180954C1"/>
    <w:rsid w:val="1816284D"/>
    <w:rsid w:val="181B2821"/>
    <w:rsid w:val="181D5806"/>
    <w:rsid w:val="1824493C"/>
    <w:rsid w:val="18284F0C"/>
    <w:rsid w:val="18295AD9"/>
    <w:rsid w:val="182C3E2A"/>
    <w:rsid w:val="183930B0"/>
    <w:rsid w:val="183A3546"/>
    <w:rsid w:val="183F0EA9"/>
    <w:rsid w:val="184A7867"/>
    <w:rsid w:val="185871DF"/>
    <w:rsid w:val="185E49B4"/>
    <w:rsid w:val="18626AF6"/>
    <w:rsid w:val="18810459"/>
    <w:rsid w:val="18926F1B"/>
    <w:rsid w:val="18950F85"/>
    <w:rsid w:val="18972B56"/>
    <w:rsid w:val="189917C4"/>
    <w:rsid w:val="18A53A61"/>
    <w:rsid w:val="18A57935"/>
    <w:rsid w:val="18B12020"/>
    <w:rsid w:val="18B262F7"/>
    <w:rsid w:val="18C45EB5"/>
    <w:rsid w:val="18D636B0"/>
    <w:rsid w:val="18DA686A"/>
    <w:rsid w:val="18DE4004"/>
    <w:rsid w:val="18E263FE"/>
    <w:rsid w:val="18E26B60"/>
    <w:rsid w:val="18E36A88"/>
    <w:rsid w:val="18E43848"/>
    <w:rsid w:val="18EF6F6A"/>
    <w:rsid w:val="19101703"/>
    <w:rsid w:val="192155E5"/>
    <w:rsid w:val="192447C5"/>
    <w:rsid w:val="193819F6"/>
    <w:rsid w:val="19385F26"/>
    <w:rsid w:val="19424962"/>
    <w:rsid w:val="19443B37"/>
    <w:rsid w:val="19447ACE"/>
    <w:rsid w:val="19465F9E"/>
    <w:rsid w:val="19501C54"/>
    <w:rsid w:val="195A51EA"/>
    <w:rsid w:val="195E486D"/>
    <w:rsid w:val="1963665A"/>
    <w:rsid w:val="196426B1"/>
    <w:rsid w:val="196569EA"/>
    <w:rsid w:val="196640D0"/>
    <w:rsid w:val="198A0B2E"/>
    <w:rsid w:val="198E36B4"/>
    <w:rsid w:val="19945392"/>
    <w:rsid w:val="19950B90"/>
    <w:rsid w:val="199969C7"/>
    <w:rsid w:val="19B22870"/>
    <w:rsid w:val="19C40F6B"/>
    <w:rsid w:val="19C66F6C"/>
    <w:rsid w:val="19D35C0A"/>
    <w:rsid w:val="19DC46BF"/>
    <w:rsid w:val="19DE2365"/>
    <w:rsid w:val="19E06EFC"/>
    <w:rsid w:val="19E757C0"/>
    <w:rsid w:val="19EA439C"/>
    <w:rsid w:val="19F44C93"/>
    <w:rsid w:val="19F8661C"/>
    <w:rsid w:val="19FA5C8A"/>
    <w:rsid w:val="1A027EDB"/>
    <w:rsid w:val="1A0A1015"/>
    <w:rsid w:val="1A107549"/>
    <w:rsid w:val="1A1663D4"/>
    <w:rsid w:val="1A263FDE"/>
    <w:rsid w:val="1A2A4786"/>
    <w:rsid w:val="1A2F2A5E"/>
    <w:rsid w:val="1A402A83"/>
    <w:rsid w:val="1A412A5F"/>
    <w:rsid w:val="1A587316"/>
    <w:rsid w:val="1A671C93"/>
    <w:rsid w:val="1A6F695E"/>
    <w:rsid w:val="1A78055F"/>
    <w:rsid w:val="1A7973D1"/>
    <w:rsid w:val="1A7C5B0B"/>
    <w:rsid w:val="1A82318C"/>
    <w:rsid w:val="1A845156"/>
    <w:rsid w:val="1A95602B"/>
    <w:rsid w:val="1A992AA9"/>
    <w:rsid w:val="1A9B372A"/>
    <w:rsid w:val="1AA55B7F"/>
    <w:rsid w:val="1AAE178F"/>
    <w:rsid w:val="1AB25285"/>
    <w:rsid w:val="1ABC42F1"/>
    <w:rsid w:val="1ABD5800"/>
    <w:rsid w:val="1ACE4623"/>
    <w:rsid w:val="1AF81775"/>
    <w:rsid w:val="1AFD16E0"/>
    <w:rsid w:val="1AFE56C7"/>
    <w:rsid w:val="1B094D8C"/>
    <w:rsid w:val="1B0B04EE"/>
    <w:rsid w:val="1B2E0C1E"/>
    <w:rsid w:val="1B3237B5"/>
    <w:rsid w:val="1B32716B"/>
    <w:rsid w:val="1B4972A7"/>
    <w:rsid w:val="1B511989"/>
    <w:rsid w:val="1B5418FE"/>
    <w:rsid w:val="1B6805D3"/>
    <w:rsid w:val="1B7B0307"/>
    <w:rsid w:val="1B8841DE"/>
    <w:rsid w:val="1B98518A"/>
    <w:rsid w:val="1BA15FE4"/>
    <w:rsid w:val="1BA42378"/>
    <w:rsid w:val="1BA61A06"/>
    <w:rsid w:val="1BA957E2"/>
    <w:rsid w:val="1BAB226E"/>
    <w:rsid w:val="1BB1659A"/>
    <w:rsid w:val="1BB64B12"/>
    <w:rsid w:val="1BDF0CB3"/>
    <w:rsid w:val="1BE60593"/>
    <w:rsid w:val="1BE72147"/>
    <w:rsid w:val="1BE81287"/>
    <w:rsid w:val="1BF3115B"/>
    <w:rsid w:val="1BF76A7A"/>
    <w:rsid w:val="1BF93BFC"/>
    <w:rsid w:val="1C0D362D"/>
    <w:rsid w:val="1C121A3A"/>
    <w:rsid w:val="1C167667"/>
    <w:rsid w:val="1C1A313F"/>
    <w:rsid w:val="1C266E97"/>
    <w:rsid w:val="1C2B2DDB"/>
    <w:rsid w:val="1C300581"/>
    <w:rsid w:val="1C321D73"/>
    <w:rsid w:val="1C3B3467"/>
    <w:rsid w:val="1C413C84"/>
    <w:rsid w:val="1C4224CA"/>
    <w:rsid w:val="1C43089F"/>
    <w:rsid w:val="1C486B9A"/>
    <w:rsid w:val="1C4A36C8"/>
    <w:rsid w:val="1C570DDB"/>
    <w:rsid w:val="1C6A6813"/>
    <w:rsid w:val="1C6E7E6B"/>
    <w:rsid w:val="1C7D572F"/>
    <w:rsid w:val="1C8E42F9"/>
    <w:rsid w:val="1CA31D49"/>
    <w:rsid w:val="1CA70991"/>
    <w:rsid w:val="1CAE3FF4"/>
    <w:rsid w:val="1CB00001"/>
    <w:rsid w:val="1CBD4F58"/>
    <w:rsid w:val="1CCE4D04"/>
    <w:rsid w:val="1CD06430"/>
    <w:rsid w:val="1CD65C5D"/>
    <w:rsid w:val="1CDA105D"/>
    <w:rsid w:val="1CE10CB1"/>
    <w:rsid w:val="1CE17219"/>
    <w:rsid w:val="1CE654FE"/>
    <w:rsid w:val="1CE90CEC"/>
    <w:rsid w:val="1CF7183B"/>
    <w:rsid w:val="1CFC7CE7"/>
    <w:rsid w:val="1D0A638B"/>
    <w:rsid w:val="1D0F2537"/>
    <w:rsid w:val="1D1E1666"/>
    <w:rsid w:val="1D2364DF"/>
    <w:rsid w:val="1D260219"/>
    <w:rsid w:val="1D465E9A"/>
    <w:rsid w:val="1D4A1CE0"/>
    <w:rsid w:val="1D4F1B96"/>
    <w:rsid w:val="1D55052B"/>
    <w:rsid w:val="1D64043C"/>
    <w:rsid w:val="1D6B214C"/>
    <w:rsid w:val="1D6D0733"/>
    <w:rsid w:val="1D715BBC"/>
    <w:rsid w:val="1D7B10C7"/>
    <w:rsid w:val="1D812265"/>
    <w:rsid w:val="1D8704DB"/>
    <w:rsid w:val="1D8D1FD3"/>
    <w:rsid w:val="1D941AC7"/>
    <w:rsid w:val="1D987CBA"/>
    <w:rsid w:val="1D9C098F"/>
    <w:rsid w:val="1D9C5FC4"/>
    <w:rsid w:val="1DA100CA"/>
    <w:rsid w:val="1DAA1F7E"/>
    <w:rsid w:val="1DBB675A"/>
    <w:rsid w:val="1DBD2F9A"/>
    <w:rsid w:val="1DC0455E"/>
    <w:rsid w:val="1DC22763"/>
    <w:rsid w:val="1DCE3FFE"/>
    <w:rsid w:val="1DCF66E8"/>
    <w:rsid w:val="1DD832F6"/>
    <w:rsid w:val="1DD83933"/>
    <w:rsid w:val="1DDB45A9"/>
    <w:rsid w:val="1DE70C5B"/>
    <w:rsid w:val="1DE73511"/>
    <w:rsid w:val="1DF94C86"/>
    <w:rsid w:val="1E0B50F4"/>
    <w:rsid w:val="1E102152"/>
    <w:rsid w:val="1E283E02"/>
    <w:rsid w:val="1E460348"/>
    <w:rsid w:val="1E4A29F5"/>
    <w:rsid w:val="1E5135A1"/>
    <w:rsid w:val="1E516D5B"/>
    <w:rsid w:val="1E52442C"/>
    <w:rsid w:val="1E644095"/>
    <w:rsid w:val="1E7A27EB"/>
    <w:rsid w:val="1E7E3792"/>
    <w:rsid w:val="1E803E86"/>
    <w:rsid w:val="1E834016"/>
    <w:rsid w:val="1E851A73"/>
    <w:rsid w:val="1E886A65"/>
    <w:rsid w:val="1EA255E0"/>
    <w:rsid w:val="1EA87ECC"/>
    <w:rsid w:val="1EA94235"/>
    <w:rsid w:val="1EAF3C67"/>
    <w:rsid w:val="1EB458DE"/>
    <w:rsid w:val="1EBB1A4A"/>
    <w:rsid w:val="1EC61CE4"/>
    <w:rsid w:val="1EC633BA"/>
    <w:rsid w:val="1EE259DB"/>
    <w:rsid w:val="1EE4183B"/>
    <w:rsid w:val="1EE75A1B"/>
    <w:rsid w:val="1EF20D52"/>
    <w:rsid w:val="1F112940"/>
    <w:rsid w:val="1F200118"/>
    <w:rsid w:val="1F275E44"/>
    <w:rsid w:val="1F2968FE"/>
    <w:rsid w:val="1F346147"/>
    <w:rsid w:val="1F3A5D79"/>
    <w:rsid w:val="1F473ECD"/>
    <w:rsid w:val="1F61582F"/>
    <w:rsid w:val="1F6571E7"/>
    <w:rsid w:val="1F6F453F"/>
    <w:rsid w:val="1F7B1D02"/>
    <w:rsid w:val="1F7C2C50"/>
    <w:rsid w:val="1F8C6473"/>
    <w:rsid w:val="1F972CE6"/>
    <w:rsid w:val="1F994EA3"/>
    <w:rsid w:val="1F9C32DD"/>
    <w:rsid w:val="1FBD6756"/>
    <w:rsid w:val="1FC3430B"/>
    <w:rsid w:val="1FC63586"/>
    <w:rsid w:val="1FC63B1B"/>
    <w:rsid w:val="1FE864AB"/>
    <w:rsid w:val="1FF354D1"/>
    <w:rsid w:val="1FFA7348"/>
    <w:rsid w:val="1FFC2901"/>
    <w:rsid w:val="1FFF2EF5"/>
    <w:rsid w:val="200529AD"/>
    <w:rsid w:val="20062098"/>
    <w:rsid w:val="200B5B4F"/>
    <w:rsid w:val="2018599A"/>
    <w:rsid w:val="2020147D"/>
    <w:rsid w:val="202D110C"/>
    <w:rsid w:val="20325711"/>
    <w:rsid w:val="2033143A"/>
    <w:rsid w:val="203634F7"/>
    <w:rsid w:val="20471356"/>
    <w:rsid w:val="20594D80"/>
    <w:rsid w:val="205E4D68"/>
    <w:rsid w:val="206435D7"/>
    <w:rsid w:val="206D35F1"/>
    <w:rsid w:val="206D466F"/>
    <w:rsid w:val="206E723A"/>
    <w:rsid w:val="20702A7E"/>
    <w:rsid w:val="2071563A"/>
    <w:rsid w:val="20787351"/>
    <w:rsid w:val="2079128E"/>
    <w:rsid w:val="208A5CA8"/>
    <w:rsid w:val="208D4A74"/>
    <w:rsid w:val="208D63E6"/>
    <w:rsid w:val="209D78C6"/>
    <w:rsid w:val="20A72B6F"/>
    <w:rsid w:val="20AA0ECB"/>
    <w:rsid w:val="20B36581"/>
    <w:rsid w:val="20B60893"/>
    <w:rsid w:val="20B66441"/>
    <w:rsid w:val="20B77B53"/>
    <w:rsid w:val="20B820B5"/>
    <w:rsid w:val="20BA2C6B"/>
    <w:rsid w:val="20BA463F"/>
    <w:rsid w:val="20BB2F53"/>
    <w:rsid w:val="20BD1651"/>
    <w:rsid w:val="20BD1763"/>
    <w:rsid w:val="20BF6BA7"/>
    <w:rsid w:val="20C20828"/>
    <w:rsid w:val="20C330DB"/>
    <w:rsid w:val="20CC7A11"/>
    <w:rsid w:val="20D76576"/>
    <w:rsid w:val="20DC73A0"/>
    <w:rsid w:val="20E223C4"/>
    <w:rsid w:val="20E536B6"/>
    <w:rsid w:val="20EF7AA3"/>
    <w:rsid w:val="20FA2DBA"/>
    <w:rsid w:val="21040F03"/>
    <w:rsid w:val="210752C6"/>
    <w:rsid w:val="210A1FC8"/>
    <w:rsid w:val="21111320"/>
    <w:rsid w:val="21132B7C"/>
    <w:rsid w:val="21150C97"/>
    <w:rsid w:val="212719AD"/>
    <w:rsid w:val="214701FF"/>
    <w:rsid w:val="214A321C"/>
    <w:rsid w:val="214F69C3"/>
    <w:rsid w:val="21597BE7"/>
    <w:rsid w:val="21606118"/>
    <w:rsid w:val="21760F63"/>
    <w:rsid w:val="21832276"/>
    <w:rsid w:val="2188584E"/>
    <w:rsid w:val="21943617"/>
    <w:rsid w:val="219D5CF4"/>
    <w:rsid w:val="21CB5418"/>
    <w:rsid w:val="21D708FC"/>
    <w:rsid w:val="21DF0EC4"/>
    <w:rsid w:val="21E64786"/>
    <w:rsid w:val="21EC5D9B"/>
    <w:rsid w:val="21EC6AEC"/>
    <w:rsid w:val="21EE7310"/>
    <w:rsid w:val="21F962CD"/>
    <w:rsid w:val="22040412"/>
    <w:rsid w:val="22135B75"/>
    <w:rsid w:val="22226E2D"/>
    <w:rsid w:val="22250FCC"/>
    <w:rsid w:val="222C2F4E"/>
    <w:rsid w:val="222F68A5"/>
    <w:rsid w:val="223A1B30"/>
    <w:rsid w:val="223B0106"/>
    <w:rsid w:val="22460F9B"/>
    <w:rsid w:val="225215FB"/>
    <w:rsid w:val="225E44DE"/>
    <w:rsid w:val="22682ABA"/>
    <w:rsid w:val="226D1E72"/>
    <w:rsid w:val="227475A2"/>
    <w:rsid w:val="227576FF"/>
    <w:rsid w:val="228618EC"/>
    <w:rsid w:val="228864DE"/>
    <w:rsid w:val="22AB2187"/>
    <w:rsid w:val="22AE5BAD"/>
    <w:rsid w:val="22AF4D88"/>
    <w:rsid w:val="22CD7AC4"/>
    <w:rsid w:val="22E14913"/>
    <w:rsid w:val="22EE7610"/>
    <w:rsid w:val="22F61DC1"/>
    <w:rsid w:val="22F914EA"/>
    <w:rsid w:val="22FA40FC"/>
    <w:rsid w:val="23067F40"/>
    <w:rsid w:val="231430D2"/>
    <w:rsid w:val="231A4909"/>
    <w:rsid w:val="231D7CF3"/>
    <w:rsid w:val="231E592E"/>
    <w:rsid w:val="231E7BD2"/>
    <w:rsid w:val="2327191F"/>
    <w:rsid w:val="23273E23"/>
    <w:rsid w:val="232E371D"/>
    <w:rsid w:val="23384115"/>
    <w:rsid w:val="2347179E"/>
    <w:rsid w:val="23540162"/>
    <w:rsid w:val="235422BB"/>
    <w:rsid w:val="23603B5C"/>
    <w:rsid w:val="23616034"/>
    <w:rsid w:val="236B5AB5"/>
    <w:rsid w:val="236D6242"/>
    <w:rsid w:val="23704D42"/>
    <w:rsid w:val="23795955"/>
    <w:rsid w:val="237E1306"/>
    <w:rsid w:val="237F1759"/>
    <w:rsid w:val="23803936"/>
    <w:rsid w:val="238169E6"/>
    <w:rsid w:val="238925F8"/>
    <w:rsid w:val="23A00778"/>
    <w:rsid w:val="23A55874"/>
    <w:rsid w:val="23B86C1E"/>
    <w:rsid w:val="23C7201E"/>
    <w:rsid w:val="23CE2493"/>
    <w:rsid w:val="23E372C7"/>
    <w:rsid w:val="23F37570"/>
    <w:rsid w:val="23FF389D"/>
    <w:rsid w:val="24051444"/>
    <w:rsid w:val="24084291"/>
    <w:rsid w:val="240932EA"/>
    <w:rsid w:val="24106390"/>
    <w:rsid w:val="24136872"/>
    <w:rsid w:val="24164AB9"/>
    <w:rsid w:val="2422188D"/>
    <w:rsid w:val="24250EB0"/>
    <w:rsid w:val="242669EB"/>
    <w:rsid w:val="24275BFF"/>
    <w:rsid w:val="242F3163"/>
    <w:rsid w:val="243144DD"/>
    <w:rsid w:val="24385779"/>
    <w:rsid w:val="2439048D"/>
    <w:rsid w:val="24390703"/>
    <w:rsid w:val="243C7260"/>
    <w:rsid w:val="243D1B12"/>
    <w:rsid w:val="244467AE"/>
    <w:rsid w:val="244B06CE"/>
    <w:rsid w:val="24595C73"/>
    <w:rsid w:val="245E0670"/>
    <w:rsid w:val="2462713B"/>
    <w:rsid w:val="24634BD4"/>
    <w:rsid w:val="246D4098"/>
    <w:rsid w:val="246F4775"/>
    <w:rsid w:val="247165EE"/>
    <w:rsid w:val="24722BBA"/>
    <w:rsid w:val="247709AC"/>
    <w:rsid w:val="247923A6"/>
    <w:rsid w:val="247D495B"/>
    <w:rsid w:val="2482408A"/>
    <w:rsid w:val="2485700B"/>
    <w:rsid w:val="24915DE6"/>
    <w:rsid w:val="24952391"/>
    <w:rsid w:val="24967284"/>
    <w:rsid w:val="249F3EE3"/>
    <w:rsid w:val="24A0662D"/>
    <w:rsid w:val="24A221EB"/>
    <w:rsid w:val="24A252AF"/>
    <w:rsid w:val="24B4024C"/>
    <w:rsid w:val="24B71305"/>
    <w:rsid w:val="24B84316"/>
    <w:rsid w:val="24C16969"/>
    <w:rsid w:val="24C84772"/>
    <w:rsid w:val="24C94374"/>
    <w:rsid w:val="24D460A8"/>
    <w:rsid w:val="24D52451"/>
    <w:rsid w:val="24D80201"/>
    <w:rsid w:val="24D8566C"/>
    <w:rsid w:val="24EC3B78"/>
    <w:rsid w:val="24F133E8"/>
    <w:rsid w:val="24F471BD"/>
    <w:rsid w:val="24FC01F0"/>
    <w:rsid w:val="2500512F"/>
    <w:rsid w:val="25075C22"/>
    <w:rsid w:val="2513335E"/>
    <w:rsid w:val="251958FB"/>
    <w:rsid w:val="25203CCD"/>
    <w:rsid w:val="2524326C"/>
    <w:rsid w:val="25395CD6"/>
    <w:rsid w:val="253B090B"/>
    <w:rsid w:val="25434D4D"/>
    <w:rsid w:val="25467A6A"/>
    <w:rsid w:val="254D6D91"/>
    <w:rsid w:val="25575A0D"/>
    <w:rsid w:val="256A5217"/>
    <w:rsid w:val="257A56A1"/>
    <w:rsid w:val="257B0359"/>
    <w:rsid w:val="258129BE"/>
    <w:rsid w:val="2581650E"/>
    <w:rsid w:val="259C3E27"/>
    <w:rsid w:val="259D3570"/>
    <w:rsid w:val="25A434FE"/>
    <w:rsid w:val="25A612D4"/>
    <w:rsid w:val="25A76945"/>
    <w:rsid w:val="25AB1780"/>
    <w:rsid w:val="25AE2A70"/>
    <w:rsid w:val="25B071DC"/>
    <w:rsid w:val="25B21673"/>
    <w:rsid w:val="25B34B3F"/>
    <w:rsid w:val="25B97A00"/>
    <w:rsid w:val="25BB0565"/>
    <w:rsid w:val="25BC078D"/>
    <w:rsid w:val="25CE3F53"/>
    <w:rsid w:val="25EB3977"/>
    <w:rsid w:val="25F74239"/>
    <w:rsid w:val="25F76A2E"/>
    <w:rsid w:val="25FF490E"/>
    <w:rsid w:val="26045BA5"/>
    <w:rsid w:val="2608147E"/>
    <w:rsid w:val="2616589F"/>
    <w:rsid w:val="261B1965"/>
    <w:rsid w:val="261D5681"/>
    <w:rsid w:val="261E1EAF"/>
    <w:rsid w:val="2622515D"/>
    <w:rsid w:val="263006FF"/>
    <w:rsid w:val="2632779F"/>
    <w:rsid w:val="26343C0E"/>
    <w:rsid w:val="263F46CF"/>
    <w:rsid w:val="2648160D"/>
    <w:rsid w:val="264D54A2"/>
    <w:rsid w:val="26546311"/>
    <w:rsid w:val="265970D6"/>
    <w:rsid w:val="266A7F06"/>
    <w:rsid w:val="2672473F"/>
    <w:rsid w:val="267628A6"/>
    <w:rsid w:val="267642F1"/>
    <w:rsid w:val="267E0CF9"/>
    <w:rsid w:val="26930A96"/>
    <w:rsid w:val="26994EDC"/>
    <w:rsid w:val="26A154E9"/>
    <w:rsid w:val="26A250CF"/>
    <w:rsid w:val="26B600FB"/>
    <w:rsid w:val="26B80661"/>
    <w:rsid w:val="26BC749F"/>
    <w:rsid w:val="26C65259"/>
    <w:rsid w:val="26D65B56"/>
    <w:rsid w:val="26DC3482"/>
    <w:rsid w:val="26E65B25"/>
    <w:rsid w:val="26E84D2B"/>
    <w:rsid w:val="26EC063F"/>
    <w:rsid w:val="27050675"/>
    <w:rsid w:val="2708144A"/>
    <w:rsid w:val="271040C1"/>
    <w:rsid w:val="27110DDA"/>
    <w:rsid w:val="27127E66"/>
    <w:rsid w:val="27195161"/>
    <w:rsid w:val="271C2021"/>
    <w:rsid w:val="27385D11"/>
    <w:rsid w:val="274E7CB5"/>
    <w:rsid w:val="274F1F02"/>
    <w:rsid w:val="274F4827"/>
    <w:rsid w:val="27512E91"/>
    <w:rsid w:val="27630444"/>
    <w:rsid w:val="276F21FD"/>
    <w:rsid w:val="27727E31"/>
    <w:rsid w:val="27762FBF"/>
    <w:rsid w:val="277A0090"/>
    <w:rsid w:val="278A5388"/>
    <w:rsid w:val="278C5C0D"/>
    <w:rsid w:val="279244D2"/>
    <w:rsid w:val="279B2893"/>
    <w:rsid w:val="279B7BA8"/>
    <w:rsid w:val="27A30394"/>
    <w:rsid w:val="27A54E69"/>
    <w:rsid w:val="27A650A2"/>
    <w:rsid w:val="27AB6A48"/>
    <w:rsid w:val="27D36066"/>
    <w:rsid w:val="27D605AC"/>
    <w:rsid w:val="27D82D80"/>
    <w:rsid w:val="27D90366"/>
    <w:rsid w:val="27EA246C"/>
    <w:rsid w:val="27EC51D1"/>
    <w:rsid w:val="27F2052B"/>
    <w:rsid w:val="2800211B"/>
    <w:rsid w:val="280276BA"/>
    <w:rsid w:val="280D010C"/>
    <w:rsid w:val="28353194"/>
    <w:rsid w:val="283748DE"/>
    <w:rsid w:val="2842661D"/>
    <w:rsid w:val="28461DD4"/>
    <w:rsid w:val="284A39DF"/>
    <w:rsid w:val="28592B32"/>
    <w:rsid w:val="285D0806"/>
    <w:rsid w:val="28640251"/>
    <w:rsid w:val="286F7AFC"/>
    <w:rsid w:val="28767569"/>
    <w:rsid w:val="287C5A7F"/>
    <w:rsid w:val="28940FA3"/>
    <w:rsid w:val="28994FB0"/>
    <w:rsid w:val="289F1006"/>
    <w:rsid w:val="28B84925"/>
    <w:rsid w:val="28BC3ACC"/>
    <w:rsid w:val="28C25180"/>
    <w:rsid w:val="28CD3212"/>
    <w:rsid w:val="28D215E5"/>
    <w:rsid w:val="28D8743F"/>
    <w:rsid w:val="28FA031C"/>
    <w:rsid w:val="28FB5098"/>
    <w:rsid w:val="28FC354A"/>
    <w:rsid w:val="290D6A87"/>
    <w:rsid w:val="290D6A89"/>
    <w:rsid w:val="291259B4"/>
    <w:rsid w:val="29171209"/>
    <w:rsid w:val="291A7232"/>
    <w:rsid w:val="29206950"/>
    <w:rsid w:val="2923219A"/>
    <w:rsid w:val="29271D87"/>
    <w:rsid w:val="292C2CE7"/>
    <w:rsid w:val="2943618E"/>
    <w:rsid w:val="29442273"/>
    <w:rsid w:val="294A57BC"/>
    <w:rsid w:val="294D0EDE"/>
    <w:rsid w:val="29524C95"/>
    <w:rsid w:val="29542371"/>
    <w:rsid w:val="295B4611"/>
    <w:rsid w:val="295E4E40"/>
    <w:rsid w:val="2966697A"/>
    <w:rsid w:val="297010F4"/>
    <w:rsid w:val="29741B2A"/>
    <w:rsid w:val="2975147B"/>
    <w:rsid w:val="297A02CA"/>
    <w:rsid w:val="297C42B2"/>
    <w:rsid w:val="2988011B"/>
    <w:rsid w:val="298A7624"/>
    <w:rsid w:val="29976295"/>
    <w:rsid w:val="29A1563D"/>
    <w:rsid w:val="29A65BB9"/>
    <w:rsid w:val="29AF672C"/>
    <w:rsid w:val="29B24A91"/>
    <w:rsid w:val="29C0237F"/>
    <w:rsid w:val="29C2645F"/>
    <w:rsid w:val="29C56187"/>
    <w:rsid w:val="29F11D4E"/>
    <w:rsid w:val="29F93DD5"/>
    <w:rsid w:val="2A0030F5"/>
    <w:rsid w:val="2A007F4D"/>
    <w:rsid w:val="2A014651"/>
    <w:rsid w:val="2A0506A0"/>
    <w:rsid w:val="2A0531B5"/>
    <w:rsid w:val="2A0565D5"/>
    <w:rsid w:val="2A065CAC"/>
    <w:rsid w:val="2A075FF1"/>
    <w:rsid w:val="2A0A0D9A"/>
    <w:rsid w:val="2A0E7FF9"/>
    <w:rsid w:val="2A0F0545"/>
    <w:rsid w:val="2A122F64"/>
    <w:rsid w:val="2A25266A"/>
    <w:rsid w:val="2A2811FA"/>
    <w:rsid w:val="2A2C2886"/>
    <w:rsid w:val="2A2D6E09"/>
    <w:rsid w:val="2A344036"/>
    <w:rsid w:val="2A3C5105"/>
    <w:rsid w:val="2A4552C3"/>
    <w:rsid w:val="2A5305C7"/>
    <w:rsid w:val="2A6837BA"/>
    <w:rsid w:val="2A727492"/>
    <w:rsid w:val="2A756A71"/>
    <w:rsid w:val="2A7E0F37"/>
    <w:rsid w:val="2A8559E6"/>
    <w:rsid w:val="2A8F6F3F"/>
    <w:rsid w:val="2A901C2B"/>
    <w:rsid w:val="2A9C1B90"/>
    <w:rsid w:val="2A9F3C29"/>
    <w:rsid w:val="2AAE6795"/>
    <w:rsid w:val="2AB32CF4"/>
    <w:rsid w:val="2AB91FEA"/>
    <w:rsid w:val="2ABB0720"/>
    <w:rsid w:val="2AD05C33"/>
    <w:rsid w:val="2AD267CC"/>
    <w:rsid w:val="2AE2161C"/>
    <w:rsid w:val="2AE9447E"/>
    <w:rsid w:val="2AFC2AE6"/>
    <w:rsid w:val="2B14781C"/>
    <w:rsid w:val="2B164C68"/>
    <w:rsid w:val="2B1D0329"/>
    <w:rsid w:val="2B1D7991"/>
    <w:rsid w:val="2B365002"/>
    <w:rsid w:val="2B3B6E94"/>
    <w:rsid w:val="2B435E63"/>
    <w:rsid w:val="2B4469C1"/>
    <w:rsid w:val="2B4F5B82"/>
    <w:rsid w:val="2B515A4F"/>
    <w:rsid w:val="2B570107"/>
    <w:rsid w:val="2B621BF5"/>
    <w:rsid w:val="2B630075"/>
    <w:rsid w:val="2B685155"/>
    <w:rsid w:val="2B692B5C"/>
    <w:rsid w:val="2B8F51B1"/>
    <w:rsid w:val="2B9D67E1"/>
    <w:rsid w:val="2B9F51DE"/>
    <w:rsid w:val="2BA27ADE"/>
    <w:rsid w:val="2BA33D69"/>
    <w:rsid w:val="2BA7398D"/>
    <w:rsid w:val="2BAC4459"/>
    <w:rsid w:val="2BB2781C"/>
    <w:rsid w:val="2BB37DD8"/>
    <w:rsid w:val="2BBD6854"/>
    <w:rsid w:val="2BBF3CF6"/>
    <w:rsid w:val="2BC8348A"/>
    <w:rsid w:val="2BCD3D8D"/>
    <w:rsid w:val="2BD25B64"/>
    <w:rsid w:val="2BD66D4A"/>
    <w:rsid w:val="2BDD6532"/>
    <w:rsid w:val="2BDE16A6"/>
    <w:rsid w:val="2BF634B3"/>
    <w:rsid w:val="2BF65315"/>
    <w:rsid w:val="2BFE0842"/>
    <w:rsid w:val="2C0563DF"/>
    <w:rsid w:val="2C0D771E"/>
    <w:rsid w:val="2C197811"/>
    <w:rsid w:val="2C1C20B2"/>
    <w:rsid w:val="2C1C393A"/>
    <w:rsid w:val="2C225E33"/>
    <w:rsid w:val="2C2C398B"/>
    <w:rsid w:val="2C2E43F5"/>
    <w:rsid w:val="2C2E5B5A"/>
    <w:rsid w:val="2C3063A5"/>
    <w:rsid w:val="2C422201"/>
    <w:rsid w:val="2C457A6B"/>
    <w:rsid w:val="2C4626FE"/>
    <w:rsid w:val="2C543547"/>
    <w:rsid w:val="2C6000BC"/>
    <w:rsid w:val="2C633505"/>
    <w:rsid w:val="2C764BB0"/>
    <w:rsid w:val="2C7C732D"/>
    <w:rsid w:val="2C8E045B"/>
    <w:rsid w:val="2C9D2F6E"/>
    <w:rsid w:val="2CA028D8"/>
    <w:rsid w:val="2CA1592F"/>
    <w:rsid w:val="2CA22633"/>
    <w:rsid w:val="2CA4032A"/>
    <w:rsid w:val="2CAB5C3E"/>
    <w:rsid w:val="2CB2077D"/>
    <w:rsid w:val="2CB973C4"/>
    <w:rsid w:val="2CBE3E5B"/>
    <w:rsid w:val="2CBE5AD8"/>
    <w:rsid w:val="2CC327BE"/>
    <w:rsid w:val="2CC97514"/>
    <w:rsid w:val="2CCB06D5"/>
    <w:rsid w:val="2CD72DF0"/>
    <w:rsid w:val="2CE05000"/>
    <w:rsid w:val="2CFE206D"/>
    <w:rsid w:val="2D0055EF"/>
    <w:rsid w:val="2D08702F"/>
    <w:rsid w:val="2D093793"/>
    <w:rsid w:val="2D1233EE"/>
    <w:rsid w:val="2D3B1A61"/>
    <w:rsid w:val="2D430559"/>
    <w:rsid w:val="2D4979AE"/>
    <w:rsid w:val="2D622606"/>
    <w:rsid w:val="2D733457"/>
    <w:rsid w:val="2D7626DC"/>
    <w:rsid w:val="2D88553C"/>
    <w:rsid w:val="2D8957F2"/>
    <w:rsid w:val="2D8E39EF"/>
    <w:rsid w:val="2D917DB2"/>
    <w:rsid w:val="2D9B2143"/>
    <w:rsid w:val="2DAD145A"/>
    <w:rsid w:val="2DB1787A"/>
    <w:rsid w:val="2DB753F1"/>
    <w:rsid w:val="2DC3563E"/>
    <w:rsid w:val="2DC8275F"/>
    <w:rsid w:val="2DCA67CB"/>
    <w:rsid w:val="2DDC38A4"/>
    <w:rsid w:val="2DDD39D0"/>
    <w:rsid w:val="2DDD402A"/>
    <w:rsid w:val="2DE8380B"/>
    <w:rsid w:val="2DFD7F99"/>
    <w:rsid w:val="2DFE338A"/>
    <w:rsid w:val="2E111C41"/>
    <w:rsid w:val="2E115812"/>
    <w:rsid w:val="2E1E7826"/>
    <w:rsid w:val="2E2B45F6"/>
    <w:rsid w:val="2E317F3A"/>
    <w:rsid w:val="2E324646"/>
    <w:rsid w:val="2E357B89"/>
    <w:rsid w:val="2E3C6A58"/>
    <w:rsid w:val="2E491A04"/>
    <w:rsid w:val="2E4A062B"/>
    <w:rsid w:val="2E4C2DB0"/>
    <w:rsid w:val="2E503A6F"/>
    <w:rsid w:val="2E642E7C"/>
    <w:rsid w:val="2E65509F"/>
    <w:rsid w:val="2E6B4307"/>
    <w:rsid w:val="2E7569C8"/>
    <w:rsid w:val="2E757257"/>
    <w:rsid w:val="2E7D7A9A"/>
    <w:rsid w:val="2E887E60"/>
    <w:rsid w:val="2E8A51D9"/>
    <w:rsid w:val="2E951740"/>
    <w:rsid w:val="2E9F5560"/>
    <w:rsid w:val="2EA32FC7"/>
    <w:rsid w:val="2EC34F02"/>
    <w:rsid w:val="2EE3269E"/>
    <w:rsid w:val="2EE50876"/>
    <w:rsid w:val="2EEB2D22"/>
    <w:rsid w:val="2EEB508A"/>
    <w:rsid w:val="2EEF7A6B"/>
    <w:rsid w:val="2EF35C02"/>
    <w:rsid w:val="2EF37A30"/>
    <w:rsid w:val="2EFC54CF"/>
    <w:rsid w:val="2F0C22DF"/>
    <w:rsid w:val="2F0C6CC1"/>
    <w:rsid w:val="2F0F6299"/>
    <w:rsid w:val="2F1F5E73"/>
    <w:rsid w:val="2F297A0F"/>
    <w:rsid w:val="2F2D4335"/>
    <w:rsid w:val="2F2F3457"/>
    <w:rsid w:val="2F326AD7"/>
    <w:rsid w:val="2F351401"/>
    <w:rsid w:val="2F36517B"/>
    <w:rsid w:val="2F374462"/>
    <w:rsid w:val="2F3A0746"/>
    <w:rsid w:val="2F3C2E7D"/>
    <w:rsid w:val="2F4157CA"/>
    <w:rsid w:val="2F4221ED"/>
    <w:rsid w:val="2F4F49C8"/>
    <w:rsid w:val="2F5E236A"/>
    <w:rsid w:val="2F7C80BB"/>
    <w:rsid w:val="2F7D2448"/>
    <w:rsid w:val="2F7D6077"/>
    <w:rsid w:val="2F890F26"/>
    <w:rsid w:val="2F892A83"/>
    <w:rsid w:val="2F914A98"/>
    <w:rsid w:val="2FAC3343"/>
    <w:rsid w:val="2FAE0498"/>
    <w:rsid w:val="2FB7592E"/>
    <w:rsid w:val="2FBB3CC4"/>
    <w:rsid w:val="2FBD7037"/>
    <w:rsid w:val="2FBF1818"/>
    <w:rsid w:val="2FBF5DAF"/>
    <w:rsid w:val="2FC76584"/>
    <w:rsid w:val="2FC76C2F"/>
    <w:rsid w:val="2FD067F9"/>
    <w:rsid w:val="2FD43C00"/>
    <w:rsid w:val="2FD75F88"/>
    <w:rsid w:val="2FD927E4"/>
    <w:rsid w:val="2FDE7F5F"/>
    <w:rsid w:val="2FE27A45"/>
    <w:rsid w:val="2FE30138"/>
    <w:rsid w:val="2FE93FB2"/>
    <w:rsid w:val="30067394"/>
    <w:rsid w:val="300866EE"/>
    <w:rsid w:val="30097368"/>
    <w:rsid w:val="300E2502"/>
    <w:rsid w:val="302225B6"/>
    <w:rsid w:val="30323279"/>
    <w:rsid w:val="30336BB7"/>
    <w:rsid w:val="303402FA"/>
    <w:rsid w:val="303438A9"/>
    <w:rsid w:val="304E5D9F"/>
    <w:rsid w:val="305020CD"/>
    <w:rsid w:val="30582162"/>
    <w:rsid w:val="305962BE"/>
    <w:rsid w:val="30621351"/>
    <w:rsid w:val="3066745B"/>
    <w:rsid w:val="306C0C44"/>
    <w:rsid w:val="3072406D"/>
    <w:rsid w:val="30740555"/>
    <w:rsid w:val="3079775E"/>
    <w:rsid w:val="307F501C"/>
    <w:rsid w:val="30831440"/>
    <w:rsid w:val="3093575F"/>
    <w:rsid w:val="30962BE9"/>
    <w:rsid w:val="30B10D3B"/>
    <w:rsid w:val="30B635A8"/>
    <w:rsid w:val="30B95467"/>
    <w:rsid w:val="30BF7B47"/>
    <w:rsid w:val="30C107BB"/>
    <w:rsid w:val="30D40121"/>
    <w:rsid w:val="30DB0A08"/>
    <w:rsid w:val="30EE5F15"/>
    <w:rsid w:val="30FA7003"/>
    <w:rsid w:val="30FE742F"/>
    <w:rsid w:val="31003D11"/>
    <w:rsid w:val="310400D0"/>
    <w:rsid w:val="31101A10"/>
    <w:rsid w:val="31105362"/>
    <w:rsid w:val="31167642"/>
    <w:rsid w:val="311A50A9"/>
    <w:rsid w:val="311C6E8A"/>
    <w:rsid w:val="31337DED"/>
    <w:rsid w:val="3140197F"/>
    <w:rsid w:val="31406FE3"/>
    <w:rsid w:val="31586037"/>
    <w:rsid w:val="315E5060"/>
    <w:rsid w:val="31666481"/>
    <w:rsid w:val="31745184"/>
    <w:rsid w:val="317A520D"/>
    <w:rsid w:val="31863CE6"/>
    <w:rsid w:val="3191467E"/>
    <w:rsid w:val="31915E58"/>
    <w:rsid w:val="31993333"/>
    <w:rsid w:val="31A67FFB"/>
    <w:rsid w:val="31B00187"/>
    <w:rsid w:val="31B10FD7"/>
    <w:rsid w:val="31BC1074"/>
    <w:rsid w:val="31C07379"/>
    <w:rsid w:val="31C12394"/>
    <w:rsid w:val="31CA37B5"/>
    <w:rsid w:val="31D74458"/>
    <w:rsid w:val="31D86C9C"/>
    <w:rsid w:val="31DD10CA"/>
    <w:rsid w:val="31DE4047"/>
    <w:rsid w:val="31E522E6"/>
    <w:rsid w:val="31E622F8"/>
    <w:rsid w:val="31E74B3F"/>
    <w:rsid w:val="31EB2FE1"/>
    <w:rsid w:val="31EB61D0"/>
    <w:rsid w:val="32044518"/>
    <w:rsid w:val="32045F7A"/>
    <w:rsid w:val="32154C9B"/>
    <w:rsid w:val="32350D48"/>
    <w:rsid w:val="323E5792"/>
    <w:rsid w:val="323F2DBF"/>
    <w:rsid w:val="32457FC4"/>
    <w:rsid w:val="325A5918"/>
    <w:rsid w:val="325F7B08"/>
    <w:rsid w:val="326571C3"/>
    <w:rsid w:val="326671D7"/>
    <w:rsid w:val="3267043F"/>
    <w:rsid w:val="3273555E"/>
    <w:rsid w:val="327E3E2B"/>
    <w:rsid w:val="32833846"/>
    <w:rsid w:val="328E1775"/>
    <w:rsid w:val="329C546E"/>
    <w:rsid w:val="32A900D9"/>
    <w:rsid w:val="32AB075E"/>
    <w:rsid w:val="32B67EA8"/>
    <w:rsid w:val="32DD3D03"/>
    <w:rsid w:val="32DF6972"/>
    <w:rsid w:val="32E12C59"/>
    <w:rsid w:val="32EB6E88"/>
    <w:rsid w:val="32F0674A"/>
    <w:rsid w:val="33145FBC"/>
    <w:rsid w:val="331E587B"/>
    <w:rsid w:val="33222B35"/>
    <w:rsid w:val="332B40B2"/>
    <w:rsid w:val="332C690B"/>
    <w:rsid w:val="332D2637"/>
    <w:rsid w:val="33394A74"/>
    <w:rsid w:val="334119DE"/>
    <w:rsid w:val="335072D3"/>
    <w:rsid w:val="336E12FB"/>
    <w:rsid w:val="33784CD4"/>
    <w:rsid w:val="338334E0"/>
    <w:rsid w:val="3396429C"/>
    <w:rsid w:val="339A067B"/>
    <w:rsid w:val="339A1840"/>
    <w:rsid w:val="339A4F58"/>
    <w:rsid w:val="33A56B5C"/>
    <w:rsid w:val="33A6417A"/>
    <w:rsid w:val="33A71FBA"/>
    <w:rsid w:val="33A94F4C"/>
    <w:rsid w:val="33AB6A2B"/>
    <w:rsid w:val="33C70CDA"/>
    <w:rsid w:val="33E633F0"/>
    <w:rsid w:val="33ED7D27"/>
    <w:rsid w:val="33F82A12"/>
    <w:rsid w:val="33FB3647"/>
    <w:rsid w:val="34056D0A"/>
    <w:rsid w:val="34087F11"/>
    <w:rsid w:val="34255290"/>
    <w:rsid w:val="34304091"/>
    <w:rsid w:val="34337579"/>
    <w:rsid w:val="34362C0A"/>
    <w:rsid w:val="34486194"/>
    <w:rsid w:val="344F34FB"/>
    <w:rsid w:val="34550914"/>
    <w:rsid w:val="34555A90"/>
    <w:rsid w:val="346933EF"/>
    <w:rsid w:val="346C6F59"/>
    <w:rsid w:val="34706CD0"/>
    <w:rsid w:val="347264BB"/>
    <w:rsid w:val="34761214"/>
    <w:rsid w:val="347D6A46"/>
    <w:rsid w:val="34881304"/>
    <w:rsid w:val="34930CC7"/>
    <w:rsid w:val="349F262A"/>
    <w:rsid w:val="34A32499"/>
    <w:rsid w:val="34B40FAF"/>
    <w:rsid w:val="34BF5566"/>
    <w:rsid w:val="34C208C3"/>
    <w:rsid w:val="34CB5A03"/>
    <w:rsid w:val="34D32F61"/>
    <w:rsid w:val="34D7557B"/>
    <w:rsid w:val="34E22D79"/>
    <w:rsid w:val="34E4672C"/>
    <w:rsid w:val="34E478F6"/>
    <w:rsid w:val="34EC597A"/>
    <w:rsid w:val="34F25A3D"/>
    <w:rsid w:val="34F65429"/>
    <w:rsid w:val="350A0037"/>
    <w:rsid w:val="351D347B"/>
    <w:rsid w:val="35236E85"/>
    <w:rsid w:val="35316ADD"/>
    <w:rsid w:val="353640EF"/>
    <w:rsid w:val="353F2148"/>
    <w:rsid w:val="35430C24"/>
    <w:rsid w:val="35440D49"/>
    <w:rsid w:val="354A2942"/>
    <w:rsid w:val="35545073"/>
    <w:rsid w:val="356C3AF7"/>
    <w:rsid w:val="356D2A92"/>
    <w:rsid w:val="356E0822"/>
    <w:rsid w:val="356E64B4"/>
    <w:rsid w:val="356F70BE"/>
    <w:rsid w:val="35796219"/>
    <w:rsid w:val="357E4924"/>
    <w:rsid w:val="357F059C"/>
    <w:rsid w:val="35884BC3"/>
    <w:rsid w:val="359B02ED"/>
    <w:rsid w:val="35A9795A"/>
    <w:rsid w:val="35AC2418"/>
    <w:rsid w:val="35B757CB"/>
    <w:rsid w:val="35C21836"/>
    <w:rsid w:val="35CA2236"/>
    <w:rsid w:val="35D903C5"/>
    <w:rsid w:val="35E30C82"/>
    <w:rsid w:val="35F11141"/>
    <w:rsid w:val="35F14768"/>
    <w:rsid w:val="36042ECA"/>
    <w:rsid w:val="36060737"/>
    <w:rsid w:val="36077B54"/>
    <w:rsid w:val="360D5BA8"/>
    <w:rsid w:val="36207AC5"/>
    <w:rsid w:val="36272C9D"/>
    <w:rsid w:val="362B29F8"/>
    <w:rsid w:val="362E6997"/>
    <w:rsid w:val="36314450"/>
    <w:rsid w:val="36321FF8"/>
    <w:rsid w:val="363631D6"/>
    <w:rsid w:val="363757EE"/>
    <w:rsid w:val="363A7105"/>
    <w:rsid w:val="363B221C"/>
    <w:rsid w:val="364748F2"/>
    <w:rsid w:val="36705D62"/>
    <w:rsid w:val="36711624"/>
    <w:rsid w:val="367162EC"/>
    <w:rsid w:val="36756EF5"/>
    <w:rsid w:val="367F4CF7"/>
    <w:rsid w:val="36905601"/>
    <w:rsid w:val="36921F96"/>
    <w:rsid w:val="36965535"/>
    <w:rsid w:val="369D0EC6"/>
    <w:rsid w:val="36A3118C"/>
    <w:rsid w:val="36A856CC"/>
    <w:rsid w:val="36B22E6E"/>
    <w:rsid w:val="36B857E4"/>
    <w:rsid w:val="36BC4C4E"/>
    <w:rsid w:val="36C60C21"/>
    <w:rsid w:val="36C942C1"/>
    <w:rsid w:val="36D92F69"/>
    <w:rsid w:val="36E12AF9"/>
    <w:rsid w:val="36E531DA"/>
    <w:rsid w:val="36E57B09"/>
    <w:rsid w:val="37076A9B"/>
    <w:rsid w:val="371B2546"/>
    <w:rsid w:val="3724157D"/>
    <w:rsid w:val="3734642A"/>
    <w:rsid w:val="37356D35"/>
    <w:rsid w:val="373E4A93"/>
    <w:rsid w:val="37455FA0"/>
    <w:rsid w:val="37493A61"/>
    <w:rsid w:val="37575408"/>
    <w:rsid w:val="37596AF9"/>
    <w:rsid w:val="37645D5E"/>
    <w:rsid w:val="377045A5"/>
    <w:rsid w:val="377644C8"/>
    <w:rsid w:val="377A2FE2"/>
    <w:rsid w:val="378F7C23"/>
    <w:rsid w:val="37931D11"/>
    <w:rsid w:val="379716F7"/>
    <w:rsid w:val="37991DE9"/>
    <w:rsid w:val="379F49D5"/>
    <w:rsid w:val="37A32FBF"/>
    <w:rsid w:val="37A64CDE"/>
    <w:rsid w:val="37AD17D5"/>
    <w:rsid w:val="37B4396B"/>
    <w:rsid w:val="37B8715D"/>
    <w:rsid w:val="37BA328B"/>
    <w:rsid w:val="37C04391"/>
    <w:rsid w:val="37D27ED7"/>
    <w:rsid w:val="37E11E05"/>
    <w:rsid w:val="37E33CA6"/>
    <w:rsid w:val="37E85E95"/>
    <w:rsid w:val="37EC5862"/>
    <w:rsid w:val="37F45447"/>
    <w:rsid w:val="37F747D6"/>
    <w:rsid w:val="37FD3E8B"/>
    <w:rsid w:val="38186634"/>
    <w:rsid w:val="38186965"/>
    <w:rsid w:val="381E48A0"/>
    <w:rsid w:val="3820363A"/>
    <w:rsid w:val="38232879"/>
    <w:rsid w:val="38281018"/>
    <w:rsid w:val="382C6CAD"/>
    <w:rsid w:val="382D20F9"/>
    <w:rsid w:val="382E0700"/>
    <w:rsid w:val="384D2BD3"/>
    <w:rsid w:val="385C1CFE"/>
    <w:rsid w:val="385F02D5"/>
    <w:rsid w:val="3867258C"/>
    <w:rsid w:val="38731364"/>
    <w:rsid w:val="387732A6"/>
    <w:rsid w:val="387A4397"/>
    <w:rsid w:val="387B358C"/>
    <w:rsid w:val="387D1B06"/>
    <w:rsid w:val="387D3ED4"/>
    <w:rsid w:val="387E2D8D"/>
    <w:rsid w:val="38831870"/>
    <w:rsid w:val="38837174"/>
    <w:rsid w:val="388F5960"/>
    <w:rsid w:val="38A15C6B"/>
    <w:rsid w:val="38A65E3F"/>
    <w:rsid w:val="38AA37B9"/>
    <w:rsid w:val="38BA23E6"/>
    <w:rsid w:val="38BC6FCA"/>
    <w:rsid w:val="38C37C42"/>
    <w:rsid w:val="38C56C0D"/>
    <w:rsid w:val="38D12C91"/>
    <w:rsid w:val="38DA5BE2"/>
    <w:rsid w:val="38E01351"/>
    <w:rsid w:val="38E349E7"/>
    <w:rsid w:val="38EA7903"/>
    <w:rsid w:val="38F048BA"/>
    <w:rsid w:val="38F73FA5"/>
    <w:rsid w:val="38F90A7D"/>
    <w:rsid w:val="39012407"/>
    <w:rsid w:val="390635D7"/>
    <w:rsid w:val="390D09CF"/>
    <w:rsid w:val="390F6BF8"/>
    <w:rsid w:val="391136F4"/>
    <w:rsid w:val="392326BF"/>
    <w:rsid w:val="392A0B1F"/>
    <w:rsid w:val="39331983"/>
    <w:rsid w:val="394443D5"/>
    <w:rsid w:val="3948157E"/>
    <w:rsid w:val="395555D4"/>
    <w:rsid w:val="395B3B87"/>
    <w:rsid w:val="395E51BC"/>
    <w:rsid w:val="396122F5"/>
    <w:rsid w:val="396167D3"/>
    <w:rsid w:val="396C044E"/>
    <w:rsid w:val="397357E1"/>
    <w:rsid w:val="3974291A"/>
    <w:rsid w:val="397B54A2"/>
    <w:rsid w:val="397C3D6C"/>
    <w:rsid w:val="398C51A8"/>
    <w:rsid w:val="398F3288"/>
    <w:rsid w:val="39902E32"/>
    <w:rsid w:val="39CA0C6B"/>
    <w:rsid w:val="39CC721E"/>
    <w:rsid w:val="39CE22D2"/>
    <w:rsid w:val="39D82886"/>
    <w:rsid w:val="39DD0211"/>
    <w:rsid w:val="39DD5C82"/>
    <w:rsid w:val="39E0408B"/>
    <w:rsid w:val="39E201AD"/>
    <w:rsid w:val="39EB26A4"/>
    <w:rsid w:val="39FAAB32"/>
    <w:rsid w:val="39FD052B"/>
    <w:rsid w:val="39FD7296"/>
    <w:rsid w:val="39FE3050"/>
    <w:rsid w:val="3A050A61"/>
    <w:rsid w:val="3A1717A2"/>
    <w:rsid w:val="3A1C6C50"/>
    <w:rsid w:val="3A2C0D88"/>
    <w:rsid w:val="3A3A0F35"/>
    <w:rsid w:val="3A5B03D7"/>
    <w:rsid w:val="3A662076"/>
    <w:rsid w:val="3A7663FB"/>
    <w:rsid w:val="3A7F6F62"/>
    <w:rsid w:val="3A8920E3"/>
    <w:rsid w:val="3A8A6F26"/>
    <w:rsid w:val="3A8B18ED"/>
    <w:rsid w:val="3A9B3770"/>
    <w:rsid w:val="3AB40EBA"/>
    <w:rsid w:val="3AB41012"/>
    <w:rsid w:val="3ABF0340"/>
    <w:rsid w:val="3AC058C7"/>
    <w:rsid w:val="3AC47EC3"/>
    <w:rsid w:val="3AC50A89"/>
    <w:rsid w:val="3ACA05E3"/>
    <w:rsid w:val="3ACE2164"/>
    <w:rsid w:val="3ACF19A3"/>
    <w:rsid w:val="3B066C9A"/>
    <w:rsid w:val="3B1B31C9"/>
    <w:rsid w:val="3B2457DA"/>
    <w:rsid w:val="3B293484"/>
    <w:rsid w:val="3B2957E3"/>
    <w:rsid w:val="3B2E0C51"/>
    <w:rsid w:val="3B333DDD"/>
    <w:rsid w:val="3B385567"/>
    <w:rsid w:val="3B3B21C1"/>
    <w:rsid w:val="3B3C6203"/>
    <w:rsid w:val="3B3D0E85"/>
    <w:rsid w:val="3B3F12DA"/>
    <w:rsid w:val="3B403B20"/>
    <w:rsid w:val="3B434D6B"/>
    <w:rsid w:val="3B4469DE"/>
    <w:rsid w:val="3B496C1B"/>
    <w:rsid w:val="3B4D44E3"/>
    <w:rsid w:val="3B514A99"/>
    <w:rsid w:val="3B5261C9"/>
    <w:rsid w:val="3B674CA9"/>
    <w:rsid w:val="3B68169C"/>
    <w:rsid w:val="3B7A3CDF"/>
    <w:rsid w:val="3B8319A0"/>
    <w:rsid w:val="3B961032"/>
    <w:rsid w:val="3BA17842"/>
    <w:rsid w:val="3BA411C8"/>
    <w:rsid w:val="3BA7014B"/>
    <w:rsid w:val="3BAF2423"/>
    <w:rsid w:val="3BB35415"/>
    <w:rsid w:val="3BB5440F"/>
    <w:rsid w:val="3BBC230F"/>
    <w:rsid w:val="3BC83523"/>
    <w:rsid w:val="3BC86522"/>
    <w:rsid w:val="3BE13D5E"/>
    <w:rsid w:val="3BE32424"/>
    <w:rsid w:val="3BE81096"/>
    <w:rsid w:val="3BEF0F0F"/>
    <w:rsid w:val="3BEF707C"/>
    <w:rsid w:val="3BF3295B"/>
    <w:rsid w:val="3C0E44D4"/>
    <w:rsid w:val="3C213FA8"/>
    <w:rsid w:val="3C227775"/>
    <w:rsid w:val="3C2735D4"/>
    <w:rsid w:val="3C2A6480"/>
    <w:rsid w:val="3C2B327D"/>
    <w:rsid w:val="3C2F0B9F"/>
    <w:rsid w:val="3C305D6E"/>
    <w:rsid w:val="3C340109"/>
    <w:rsid w:val="3C382266"/>
    <w:rsid w:val="3C391DD4"/>
    <w:rsid w:val="3C3E3C63"/>
    <w:rsid w:val="3C43718E"/>
    <w:rsid w:val="3C463576"/>
    <w:rsid w:val="3C472A0E"/>
    <w:rsid w:val="3C5E23E6"/>
    <w:rsid w:val="3C5F1085"/>
    <w:rsid w:val="3C63529D"/>
    <w:rsid w:val="3C6436EA"/>
    <w:rsid w:val="3C657A3E"/>
    <w:rsid w:val="3C6727DF"/>
    <w:rsid w:val="3C6E6FCF"/>
    <w:rsid w:val="3C8325F9"/>
    <w:rsid w:val="3C834E15"/>
    <w:rsid w:val="3C8D4BE6"/>
    <w:rsid w:val="3CA02607"/>
    <w:rsid w:val="3CAB7D63"/>
    <w:rsid w:val="3CAD4591"/>
    <w:rsid w:val="3CC527C1"/>
    <w:rsid w:val="3CCA0754"/>
    <w:rsid w:val="3CCC58A2"/>
    <w:rsid w:val="3CDA0620"/>
    <w:rsid w:val="3CE04B7A"/>
    <w:rsid w:val="3CE3763E"/>
    <w:rsid w:val="3CEA37D7"/>
    <w:rsid w:val="3CF71419"/>
    <w:rsid w:val="3CFA508D"/>
    <w:rsid w:val="3D0A3F6B"/>
    <w:rsid w:val="3D0C0C45"/>
    <w:rsid w:val="3D170712"/>
    <w:rsid w:val="3D1721C0"/>
    <w:rsid w:val="3D1C61CA"/>
    <w:rsid w:val="3D227735"/>
    <w:rsid w:val="3D28077F"/>
    <w:rsid w:val="3D2940F9"/>
    <w:rsid w:val="3D3D2A3E"/>
    <w:rsid w:val="3D4C3459"/>
    <w:rsid w:val="3D4F3E78"/>
    <w:rsid w:val="3D573277"/>
    <w:rsid w:val="3D605F73"/>
    <w:rsid w:val="3D6A1B4C"/>
    <w:rsid w:val="3D6D6539"/>
    <w:rsid w:val="3D7E29F6"/>
    <w:rsid w:val="3D8C1AA8"/>
    <w:rsid w:val="3DA2705B"/>
    <w:rsid w:val="3DA53539"/>
    <w:rsid w:val="3DB0458E"/>
    <w:rsid w:val="3DB35694"/>
    <w:rsid w:val="3DB43634"/>
    <w:rsid w:val="3DB71B33"/>
    <w:rsid w:val="3DB911D4"/>
    <w:rsid w:val="3DCA4D98"/>
    <w:rsid w:val="3DDB632B"/>
    <w:rsid w:val="3DDC4409"/>
    <w:rsid w:val="3DDF227B"/>
    <w:rsid w:val="3DE577D0"/>
    <w:rsid w:val="3DE9500F"/>
    <w:rsid w:val="3DFE29BC"/>
    <w:rsid w:val="3E0A013E"/>
    <w:rsid w:val="3E13386A"/>
    <w:rsid w:val="3E2829A8"/>
    <w:rsid w:val="3E284CAD"/>
    <w:rsid w:val="3E32264F"/>
    <w:rsid w:val="3E3D6BE8"/>
    <w:rsid w:val="3E4D5AA5"/>
    <w:rsid w:val="3E4F4D95"/>
    <w:rsid w:val="3E5C1C0B"/>
    <w:rsid w:val="3E5D1382"/>
    <w:rsid w:val="3E605D7B"/>
    <w:rsid w:val="3E613884"/>
    <w:rsid w:val="3E640B33"/>
    <w:rsid w:val="3E671F5B"/>
    <w:rsid w:val="3E680161"/>
    <w:rsid w:val="3E696B7E"/>
    <w:rsid w:val="3E6B55A3"/>
    <w:rsid w:val="3E707498"/>
    <w:rsid w:val="3E7567DF"/>
    <w:rsid w:val="3E782FDC"/>
    <w:rsid w:val="3E7B0AF2"/>
    <w:rsid w:val="3E8F178D"/>
    <w:rsid w:val="3E906406"/>
    <w:rsid w:val="3E91532E"/>
    <w:rsid w:val="3E9970E7"/>
    <w:rsid w:val="3EA352FB"/>
    <w:rsid w:val="3EA4146C"/>
    <w:rsid w:val="3EAD648A"/>
    <w:rsid w:val="3EBB4AEE"/>
    <w:rsid w:val="3EC33289"/>
    <w:rsid w:val="3EC97967"/>
    <w:rsid w:val="3ECA0657"/>
    <w:rsid w:val="3ECC0FDD"/>
    <w:rsid w:val="3ECF6094"/>
    <w:rsid w:val="3EDE6D1E"/>
    <w:rsid w:val="3EE55C57"/>
    <w:rsid w:val="3EE77CC4"/>
    <w:rsid w:val="3EFE0EAC"/>
    <w:rsid w:val="3F036EB6"/>
    <w:rsid w:val="3F073106"/>
    <w:rsid w:val="3F0F4CF3"/>
    <w:rsid w:val="3F0F7AE2"/>
    <w:rsid w:val="3F186F17"/>
    <w:rsid w:val="3F2269B3"/>
    <w:rsid w:val="3F236909"/>
    <w:rsid w:val="3F316D95"/>
    <w:rsid w:val="3F3D6303"/>
    <w:rsid w:val="3F3E75F0"/>
    <w:rsid w:val="3F544847"/>
    <w:rsid w:val="3F5453E8"/>
    <w:rsid w:val="3F566811"/>
    <w:rsid w:val="3F5A7FC0"/>
    <w:rsid w:val="3F5C181C"/>
    <w:rsid w:val="3F5D36FC"/>
    <w:rsid w:val="3F634BD5"/>
    <w:rsid w:val="3F6B59AE"/>
    <w:rsid w:val="3F732B39"/>
    <w:rsid w:val="3FAE2AC7"/>
    <w:rsid w:val="3FB0000E"/>
    <w:rsid w:val="3FB005D8"/>
    <w:rsid w:val="3FB05F40"/>
    <w:rsid w:val="3FB12920"/>
    <w:rsid w:val="3FB400A8"/>
    <w:rsid w:val="3FBC72A1"/>
    <w:rsid w:val="3FBD191B"/>
    <w:rsid w:val="3FC71D63"/>
    <w:rsid w:val="3FD74950"/>
    <w:rsid w:val="40006336"/>
    <w:rsid w:val="40040006"/>
    <w:rsid w:val="400B5238"/>
    <w:rsid w:val="40104FD1"/>
    <w:rsid w:val="40151314"/>
    <w:rsid w:val="40161F75"/>
    <w:rsid w:val="401A51BC"/>
    <w:rsid w:val="402B6F32"/>
    <w:rsid w:val="4035462F"/>
    <w:rsid w:val="404D2230"/>
    <w:rsid w:val="404F5D16"/>
    <w:rsid w:val="40536EBD"/>
    <w:rsid w:val="405B1F66"/>
    <w:rsid w:val="4066620A"/>
    <w:rsid w:val="406978DD"/>
    <w:rsid w:val="406B5E40"/>
    <w:rsid w:val="40741E03"/>
    <w:rsid w:val="407D2537"/>
    <w:rsid w:val="40821699"/>
    <w:rsid w:val="408E7728"/>
    <w:rsid w:val="40922062"/>
    <w:rsid w:val="409C6247"/>
    <w:rsid w:val="40B969ED"/>
    <w:rsid w:val="40D14E28"/>
    <w:rsid w:val="40D82B71"/>
    <w:rsid w:val="40DD0AB7"/>
    <w:rsid w:val="40E32783"/>
    <w:rsid w:val="40EB65DD"/>
    <w:rsid w:val="40EF658B"/>
    <w:rsid w:val="40F20AB7"/>
    <w:rsid w:val="40F468BD"/>
    <w:rsid w:val="41155C7D"/>
    <w:rsid w:val="411D2572"/>
    <w:rsid w:val="411F3F16"/>
    <w:rsid w:val="41220CE1"/>
    <w:rsid w:val="41307274"/>
    <w:rsid w:val="41313857"/>
    <w:rsid w:val="4137363C"/>
    <w:rsid w:val="413919D8"/>
    <w:rsid w:val="413C0683"/>
    <w:rsid w:val="4149513D"/>
    <w:rsid w:val="414C289C"/>
    <w:rsid w:val="41556A1E"/>
    <w:rsid w:val="4162705B"/>
    <w:rsid w:val="41684027"/>
    <w:rsid w:val="41691A55"/>
    <w:rsid w:val="41756B8B"/>
    <w:rsid w:val="418270C8"/>
    <w:rsid w:val="41846666"/>
    <w:rsid w:val="418F5CEE"/>
    <w:rsid w:val="41956FC3"/>
    <w:rsid w:val="41984EBF"/>
    <w:rsid w:val="419D59DD"/>
    <w:rsid w:val="419F2EA3"/>
    <w:rsid w:val="41A120E9"/>
    <w:rsid w:val="41A55979"/>
    <w:rsid w:val="41AF5D96"/>
    <w:rsid w:val="41B34155"/>
    <w:rsid w:val="41B80FEA"/>
    <w:rsid w:val="41BB789D"/>
    <w:rsid w:val="41C37A62"/>
    <w:rsid w:val="41CB2E95"/>
    <w:rsid w:val="41CE5D6F"/>
    <w:rsid w:val="41CE5E80"/>
    <w:rsid w:val="41D47CA6"/>
    <w:rsid w:val="41D9224B"/>
    <w:rsid w:val="41DA7E07"/>
    <w:rsid w:val="41DB3703"/>
    <w:rsid w:val="41DD216B"/>
    <w:rsid w:val="41DE58F1"/>
    <w:rsid w:val="41E626FC"/>
    <w:rsid w:val="41F84C3F"/>
    <w:rsid w:val="42020CB8"/>
    <w:rsid w:val="42053DF6"/>
    <w:rsid w:val="42077BE9"/>
    <w:rsid w:val="42101F23"/>
    <w:rsid w:val="421E7EC4"/>
    <w:rsid w:val="42267A5C"/>
    <w:rsid w:val="422A25DF"/>
    <w:rsid w:val="422F407F"/>
    <w:rsid w:val="423730E7"/>
    <w:rsid w:val="42393A30"/>
    <w:rsid w:val="424478C7"/>
    <w:rsid w:val="42525529"/>
    <w:rsid w:val="42642385"/>
    <w:rsid w:val="42682E1D"/>
    <w:rsid w:val="42690B0A"/>
    <w:rsid w:val="426F4B6A"/>
    <w:rsid w:val="426F6060"/>
    <w:rsid w:val="427F4441"/>
    <w:rsid w:val="42875AF2"/>
    <w:rsid w:val="42884F70"/>
    <w:rsid w:val="428C5320"/>
    <w:rsid w:val="429123AD"/>
    <w:rsid w:val="42A30CD6"/>
    <w:rsid w:val="42AD499A"/>
    <w:rsid w:val="42B545E4"/>
    <w:rsid w:val="42C11271"/>
    <w:rsid w:val="42C53FC1"/>
    <w:rsid w:val="42D163E8"/>
    <w:rsid w:val="42D24020"/>
    <w:rsid w:val="42D74CB5"/>
    <w:rsid w:val="42DC3FE9"/>
    <w:rsid w:val="42F36C4D"/>
    <w:rsid w:val="430742C8"/>
    <w:rsid w:val="431710BE"/>
    <w:rsid w:val="43406365"/>
    <w:rsid w:val="435278F3"/>
    <w:rsid w:val="43652ADE"/>
    <w:rsid w:val="4367719E"/>
    <w:rsid w:val="436B02D7"/>
    <w:rsid w:val="436F2539"/>
    <w:rsid w:val="43720472"/>
    <w:rsid w:val="437602C4"/>
    <w:rsid w:val="43796616"/>
    <w:rsid w:val="439E42E3"/>
    <w:rsid w:val="43A655CA"/>
    <w:rsid w:val="43AB3053"/>
    <w:rsid w:val="43AF6312"/>
    <w:rsid w:val="43B20353"/>
    <w:rsid w:val="43B60B7C"/>
    <w:rsid w:val="43BB792D"/>
    <w:rsid w:val="43C912ED"/>
    <w:rsid w:val="43CE0EF2"/>
    <w:rsid w:val="43D057F1"/>
    <w:rsid w:val="43D1414A"/>
    <w:rsid w:val="43D26B6F"/>
    <w:rsid w:val="43D67E4D"/>
    <w:rsid w:val="43DD67D9"/>
    <w:rsid w:val="43DF56DB"/>
    <w:rsid w:val="43E21A42"/>
    <w:rsid w:val="43F12F34"/>
    <w:rsid w:val="43F61EFF"/>
    <w:rsid w:val="43F6705C"/>
    <w:rsid w:val="43F74C76"/>
    <w:rsid w:val="43FB7B69"/>
    <w:rsid w:val="44053304"/>
    <w:rsid w:val="440C0538"/>
    <w:rsid w:val="440E0A54"/>
    <w:rsid w:val="44141688"/>
    <w:rsid w:val="44175663"/>
    <w:rsid w:val="442A3260"/>
    <w:rsid w:val="443A68E8"/>
    <w:rsid w:val="44417472"/>
    <w:rsid w:val="44493192"/>
    <w:rsid w:val="444C7891"/>
    <w:rsid w:val="44504583"/>
    <w:rsid w:val="44546900"/>
    <w:rsid w:val="445A7412"/>
    <w:rsid w:val="445B5C59"/>
    <w:rsid w:val="44615D4D"/>
    <w:rsid w:val="446263B0"/>
    <w:rsid w:val="446933DB"/>
    <w:rsid w:val="447366BE"/>
    <w:rsid w:val="447C21A2"/>
    <w:rsid w:val="447E71DD"/>
    <w:rsid w:val="448133F2"/>
    <w:rsid w:val="44897E0A"/>
    <w:rsid w:val="4490797F"/>
    <w:rsid w:val="44A24CE2"/>
    <w:rsid w:val="44A4446D"/>
    <w:rsid w:val="44AC6AA0"/>
    <w:rsid w:val="44C02FBC"/>
    <w:rsid w:val="44C9166B"/>
    <w:rsid w:val="44CF1F14"/>
    <w:rsid w:val="44D43250"/>
    <w:rsid w:val="44D477D8"/>
    <w:rsid w:val="44DB79B8"/>
    <w:rsid w:val="44E32F81"/>
    <w:rsid w:val="44E70967"/>
    <w:rsid w:val="44E76148"/>
    <w:rsid w:val="44EF65A4"/>
    <w:rsid w:val="44F37C69"/>
    <w:rsid w:val="450353C6"/>
    <w:rsid w:val="450665E4"/>
    <w:rsid w:val="4508235C"/>
    <w:rsid w:val="4509333F"/>
    <w:rsid w:val="450E401D"/>
    <w:rsid w:val="45116BFC"/>
    <w:rsid w:val="451848C2"/>
    <w:rsid w:val="45185DAE"/>
    <w:rsid w:val="451A4682"/>
    <w:rsid w:val="45273624"/>
    <w:rsid w:val="452A7E19"/>
    <w:rsid w:val="4535604E"/>
    <w:rsid w:val="453E671E"/>
    <w:rsid w:val="45516ED2"/>
    <w:rsid w:val="45534F41"/>
    <w:rsid w:val="45610A71"/>
    <w:rsid w:val="457158CA"/>
    <w:rsid w:val="45764D5C"/>
    <w:rsid w:val="45783A8C"/>
    <w:rsid w:val="458D1EE2"/>
    <w:rsid w:val="45975583"/>
    <w:rsid w:val="45A23E4F"/>
    <w:rsid w:val="45A864FE"/>
    <w:rsid w:val="45BA2A70"/>
    <w:rsid w:val="45BF007D"/>
    <w:rsid w:val="45C110D3"/>
    <w:rsid w:val="45D04FEF"/>
    <w:rsid w:val="45D33485"/>
    <w:rsid w:val="45EE5900"/>
    <w:rsid w:val="45F65185"/>
    <w:rsid w:val="46092E53"/>
    <w:rsid w:val="462214B8"/>
    <w:rsid w:val="462D5FEF"/>
    <w:rsid w:val="462E6024"/>
    <w:rsid w:val="46423B27"/>
    <w:rsid w:val="464B0531"/>
    <w:rsid w:val="464C3A05"/>
    <w:rsid w:val="464E0FC6"/>
    <w:rsid w:val="46511E10"/>
    <w:rsid w:val="465448F2"/>
    <w:rsid w:val="465E3098"/>
    <w:rsid w:val="46623D1B"/>
    <w:rsid w:val="46672F35"/>
    <w:rsid w:val="466C3BF2"/>
    <w:rsid w:val="466D4269"/>
    <w:rsid w:val="46753A27"/>
    <w:rsid w:val="46862C38"/>
    <w:rsid w:val="468B615B"/>
    <w:rsid w:val="46943FE6"/>
    <w:rsid w:val="469C5366"/>
    <w:rsid w:val="469F45FA"/>
    <w:rsid w:val="46B10DAF"/>
    <w:rsid w:val="46BE554E"/>
    <w:rsid w:val="46C45D65"/>
    <w:rsid w:val="46D07416"/>
    <w:rsid w:val="46D22372"/>
    <w:rsid w:val="46D43205"/>
    <w:rsid w:val="46E23D71"/>
    <w:rsid w:val="46E74CC0"/>
    <w:rsid w:val="46F24A9C"/>
    <w:rsid w:val="46F94ACB"/>
    <w:rsid w:val="47015186"/>
    <w:rsid w:val="470D0168"/>
    <w:rsid w:val="470D4174"/>
    <w:rsid w:val="4715699E"/>
    <w:rsid w:val="47221EC0"/>
    <w:rsid w:val="472649FE"/>
    <w:rsid w:val="472A79E0"/>
    <w:rsid w:val="472C105B"/>
    <w:rsid w:val="47354F5E"/>
    <w:rsid w:val="4736137F"/>
    <w:rsid w:val="473769F4"/>
    <w:rsid w:val="473D5031"/>
    <w:rsid w:val="47436F93"/>
    <w:rsid w:val="47497CED"/>
    <w:rsid w:val="474E3CA6"/>
    <w:rsid w:val="474F2EE8"/>
    <w:rsid w:val="47585BA0"/>
    <w:rsid w:val="475A1D2F"/>
    <w:rsid w:val="475A7944"/>
    <w:rsid w:val="476147F4"/>
    <w:rsid w:val="476436A4"/>
    <w:rsid w:val="47754C2E"/>
    <w:rsid w:val="47823144"/>
    <w:rsid w:val="478821C8"/>
    <w:rsid w:val="478B13A5"/>
    <w:rsid w:val="478F23A2"/>
    <w:rsid w:val="479876C5"/>
    <w:rsid w:val="47A2298A"/>
    <w:rsid w:val="47AC49D7"/>
    <w:rsid w:val="47C00312"/>
    <w:rsid w:val="47C00975"/>
    <w:rsid w:val="47C30CFF"/>
    <w:rsid w:val="47D538BF"/>
    <w:rsid w:val="47EC3BCC"/>
    <w:rsid w:val="47EF48E2"/>
    <w:rsid w:val="47FE5712"/>
    <w:rsid w:val="48056817"/>
    <w:rsid w:val="48071009"/>
    <w:rsid w:val="48160910"/>
    <w:rsid w:val="481D2E0A"/>
    <w:rsid w:val="482917DE"/>
    <w:rsid w:val="48312257"/>
    <w:rsid w:val="48314497"/>
    <w:rsid w:val="48454B43"/>
    <w:rsid w:val="484E2F53"/>
    <w:rsid w:val="484E459F"/>
    <w:rsid w:val="485174E3"/>
    <w:rsid w:val="48524506"/>
    <w:rsid w:val="48636ED0"/>
    <w:rsid w:val="486E0331"/>
    <w:rsid w:val="4873740A"/>
    <w:rsid w:val="48762D41"/>
    <w:rsid w:val="4877279F"/>
    <w:rsid w:val="48832C3B"/>
    <w:rsid w:val="489176F0"/>
    <w:rsid w:val="48A01DC6"/>
    <w:rsid w:val="48AC5A6A"/>
    <w:rsid w:val="48AE7B29"/>
    <w:rsid w:val="48B34240"/>
    <w:rsid w:val="48BD60A8"/>
    <w:rsid w:val="48C16368"/>
    <w:rsid w:val="48C85917"/>
    <w:rsid w:val="48D05068"/>
    <w:rsid w:val="48D72399"/>
    <w:rsid w:val="48D926AD"/>
    <w:rsid w:val="48DA400F"/>
    <w:rsid w:val="48DC03DD"/>
    <w:rsid w:val="48F2474B"/>
    <w:rsid w:val="4900376F"/>
    <w:rsid w:val="49031DE2"/>
    <w:rsid w:val="49046090"/>
    <w:rsid w:val="490578A2"/>
    <w:rsid w:val="490B6702"/>
    <w:rsid w:val="4924152D"/>
    <w:rsid w:val="4924574C"/>
    <w:rsid w:val="492B380B"/>
    <w:rsid w:val="49306605"/>
    <w:rsid w:val="4932429E"/>
    <w:rsid w:val="493317E9"/>
    <w:rsid w:val="4933521B"/>
    <w:rsid w:val="49344B77"/>
    <w:rsid w:val="49515037"/>
    <w:rsid w:val="49525A0B"/>
    <w:rsid w:val="495441DE"/>
    <w:rsid w:val="49590D13"/>
    <w:rsid w:val="496603CB"/>
    <w:rsid w:val="49722813"/>
    <w:rsid w:val="49727215"/>
    <w:rsid w:val="49752438"/>
    <w:rsid w:val="4978796D"/>
    <w:rsid w:val="497E3FC3"/>
    <w:rsid w:val="49825179"/>
    <w:rsid w:val="49827172"/>
    <w:rsid w:val="49857B3C"/>
    <w:rsid w:val="49891345"/>
    <w:rsid w:val="498F3090"/>
    <w:rsid w:val="499049E3"/>
    <w:rsid w:val="49A30128"/>
    <w:rsid w:val="49A33E79"/>
    <w:rsid w:val="49B01BAE"/>
    <w:rsid w:val="49B4583D"/>
    <w:rsid w:val="49B54250"/>
    <w:rsid w:val="49B61DD3"/>
    <w:rsid w:val="49B8517B"/>
    <w:rsid w:val="49B854B2"/>
    <w:rsid w:val="49BF4F8F"/>
    <w:rsid w:val="49C2169A"/>
    <w:rsid w:val="49C41D97"/>
    <w:rsid w:val="49C42A10"/>
    <w:rsid w:val="49C76AA2"/>
    <w:rsid w:val="49CD79A4"/>
    <w:rsid w:val="49D62A28"/>
    <w:rsid w:val="49DF3699"/>
    <w:rsid w:val="49EB61F2"/>
    <w:rsid w:val="49EC674C"/>
    <w:rsid w:val="49EC7055"/>
    <w:rsid w:val="49F47F64"/>
    <w:rsid w:val="49FD7E22"/>
    <w:rsid w:val="4A007AA5"/>
    <w:rsid w:val="4A0E2BA8"/>
    <w:rsid w:val="4A111BFA"/>
    <w:rsid w:val="4A267576"/>
    <w:rsid w:val="4A280B0E"/>
    <w:rsid w:val="4A2C3C74"/>
    <w:rsid w:val="4A2D7BC9"/>
    <w:rsid w:val="4A327B46"/>
    <w:rsid w:val="4A3845C5"/>
    <w:rsid w:val="4A3B2897"/>
    <w:rsid w:val="4A3B2DB5"/>
    <w:rsid w:val="4A4044A1"/>
    <w:rsid w:val="4A4554B8"/>
    <w:rsid w:val="4A4B3F70"/>
    <w:rsid w:val="4A51261B"/>
    <w:rsid w:val="4A543304"/>
    <w:rsid w:val="4A5D123E"/>
    <w:rsid w:val="4A5F2B0E"/>
    <w:rsid w:val="4A6075A3"/>
    <w:rsid w:val="4A6514DB"/>
    <w:rsid w:val="4A664A90"/>
    <w:rsid w:val="4A753438"/>
    <w:rsid w:val="4A80341B"/>
    <w:rsid w:val="4A811C9F"/>
    <w:rsid w:val="4A816144"/>
    <w:rsid w:val="4A8A1046"/>
    <w:rsid w:val="4A98092D"/>
    <w:rsid w:val="4A9B3DA6"/>
    <w:rsid w:val="4AA11A7B"/>
    <w:rsid w:val="4AAB13E0"/>
    <w:rsid w:val="4AB604A6"/>
    <w:rsid w:val="4AD32458"/>
    <w:rsid w:val="4AD75D13"/>
    <w:rsid w:val="4ADD7BD1"/>
    <w:rsid w:val="4AE01685"/>
    <w:rsid w:val="4AE67BDD"/>
    <w:rsid w:val="4AED616A"/>
    <w:rsid w:val="4AF41A83"/>
    <w:rsid w:val="4AF64EB3"/>
    <w:rsid w:val="4AF854A5"/>
    <w:rsid w:val="4AFB026D"/>
    <w:rsid w:val="4AFE02EB"/>
    <w:rsid w:val="4B0B061E"/>
    <w:rsid w:val="4B116C3A"/>
    <w:rsid w:val="4B1A31D2"/>
    <w:rsid w:val="4B1F2755"/>
    <w:rsid w:val="4B21349F"/>
    <w:rsid w:val="4B26325B"/>
    <w:rsid w:val="4B2947A3"/>
    <w:rsid w:val="4B3656CC"/>
    <w:rsid w:val="4B424673"/>
    <w:rsid w:val="4B43687B"/>
    <w:rsid w:val="4B4C4C91"/>
    <w:rsid w:val="4B4F585E"/>
    <w:rsid w:val="4B5066D3"/>
    <w:rsid w:val="4B524F5F"/>
    <w:rsid w:val="4B556C18"/>
    <w:rsid w:val="4B5B00CB"/>
    <w:rsid w:val="4B5C0112"/>
    <w:rsid w:val="4B5C2A02"/>
    <w:rsid w:val="4B5D1505"/>
    <w:rsid w:val="4B5D2F0E"/>
    <w:rsid w:val="4B670EEB"/>
    <w:rsid w:val="4B6A4402"/>
    <w:rsid w:val="4B6C76C1"/>
    <w:rsid w:val="4B700715"/>
    <w:rsid w:val="4B7837FE"/>
    <w:rsid w:val="4B842536"/>
    <w:rsid w:val="4B857330"/>
    <w:rsid w:val="4B8D6483"/>
    <w:rsid w:val="4B9426D6"/>
    <w:rsid w:val="4B9F7B27"/>
    <w:rsid w:val="4BA9427B"/>
    <w:rsid w:val="4BA97CC9"/>
    <w:rsid w:val="4BB21BF5"/>
    <w:rsid w:val="4BB9138F"/>
    <w:rsid w:val="4BC93340"/>
    <w:rsid w:val="4BCD5D8A"/>
    <w:rsid w:val="4BD667C4"/>
    <w:rsid w:val="4BDB6730"/>
    <w:rsid w:val="4BE233FC"/>
    <w:rsid w:val="4BE50349"/>
    <w:rsid w:val="4BF11E1A"/>
    <w:rsid w:val="4BF9699A"/>
    <w:rsid w:val="4C082C41"/>
    <w:rsid w:val="4C0A56D4"/>
    <w:rsid w:val="4C0D086F"/>
    <w:rsid w:val="4C1233AD"/>
    <w:rsid w:val="4C1648A2"/>
    <w:rsid w:val="4C185ADC"/>
    <w:rsid w:val="4C1F4B55"/>
    <w:rsid w:val="4C2A2BB8"/>
    <w:rsid w:val="4C364701"/>
    <w:rsid w:val="4C4233CF"/>
    <w:rsid w:val="4C4502B3"/>
    <w:rsid w:val="4C4A14AC"/>
    <w:rsid w:val="4C4C2ECA"/>
    <w:rsid w:val="4C5114DD"/>
    <w:rsid w:val="4C5B4E2F"/>
    <w:rsid w:val="4C64188F"/>
    <w:rsid w:val="4C6B203A"/>
    <w:rsid w:val="4C9D15DC"/>
    <w:rsid w:val="4C9D5333"/>
    <w:rsid w:val="4CB94893"/>
    <w:rsid w:val="4CC96874"/>
    <w:rsid w:val="4CD40156"/>
    <w:rsid w:val="4CD97F00"/>
    <w:rsid w:val="4CE507BB"/>
    <w:rsid w:val="4CE84B1E"/>
    <w:rsid w:val="4CF84925"/>
    <w:rsid w:val="4CFB7174"/>
    <w:rsid w:val="4D0230A4"/>
    <w:rsid w:val="4D027691"/>
    <w:rsid w:val="4D0541DC"/>
    <w:rsid w:val="4D0828E9"/>
    <w:rsid w:val="4D083099"/>
    <w:rsid w:val="4D08524C"/>
    <w:rsid w:val="4D1413B4"/>
    <w:rsid w:val="4D16583F"/>
    <w:rsid w:val="4D17385C"/>
    <w:rsid w:val="4D254CDD"/>
    <w:rsid w:val="4D4B4412"/>
    <w:rsid w:val="4D503413"/>
    <w:rsid w:val="4D510E2B"/>
    <w:rsid w:val="4D6A54AB"/>
    <w:rsid w:val="4D815267"/>
    <w:rsid w:val="4D8C0894"/>
    <w:rsid w:val="4D8F1DE7"/>
    <w:rsid w:val="4D983C7F"/>
    <w:rsid w:val="4D9D0D26"/>
    <w:rsid w:val="4DA20DFB"/>
    <w:rsid w:val="4DAD5859"/>
    <w:rsid w:val="4DB85C63"/>
    <w:rsid w:val="4DB9274D"/>
    <w:rsid w:val="4DCA0A14"/>
    <w:rsid w:val="4DD76D6F"/>
    <w:rsid w:val="4DE15ABD"/>
    <w:rsid w:val="4DE91693"/>
    <w:rsid w:val="4DEE3FB3"/>
    <w:rsid w:val="4DF20E52"/>
    <w:rsid w:val="4DF52C1C"/>
    <w:rsid w:val="4DFE09DF"/>
    <w:rsid w:val="4DFF3390"/>
    <w:rsid w:val="4E0144FA"/>
    <w:rsid w:val="4E035DB6"/>
    <w:rsid w:val="4E055215"/>
    <w:rsid w:val="4E0A289D"/>
    <w:rsid w:val="4E0B0488"/>
    <w:rsid w:val="4E0B62AA"/>
    <w:rsid w:val="4E10399C"/>
    <w:rsid w:val="4E2D7F67"/>
    <w:rsid w:val="4E393586"/>
    <w:rsid w:val="4E3C5889"/>
    <w:rsid w:val="4E444909"/>
    <w:rsid w:val="4E604970"/>
    <w:rsid w:val="4E691FCA"/>
    <w:rsid w:val="4E70427F"/>
    <w:rsid w:val="4E7B161E"/>
    <w:rsid w:val="4E7C36E3"/>
    <w:rsid w:val="4E8C412A"/>
    <w:rsid w:val="4E9E5ADF"/>
    <w:rsid w:val="4E9F52CA"/>
    <w:rsid w:val="4EB25E7F"/>
    <w:rsid w:val="4EB44996"/>
    <w:rsid w:val="4EBA01BB"/>
    <w:rsid w:val="4EC1374B"/>
    <w:rsid w:val="4ECD2946"/>
    <w:rsid w:val="4ED147C1"/>
    <w:rsid w:val="4ED374D0"/>
    <w:rsid w:val="4EDB0170"/>
    <w:rsid w:val="4EE27D7A"/>
    <w:rsid w:val="4EE5726A"/>
    <w:rsid w:val="4EE95170"/>
    <w:rsid w:val="4EEB73D6"/>
    <w:rsid w:val="4EED6AB4"/>
    <w:rsid w:val="4EEE4967"/>
    <w:rsid w:val="4EFA563B"/>
    <w:rsid w:val="4EFF10AB"/>
    <w:rsid w:val="4F0711B8"/>
    <w:rsid w:val="4F0D1F32"/>
    <w:rsid w:val="4F105E49"/>
    <w:rsid w:val="4F1A4447"/>
    <w:rsid w:val="4F1E452A"/>
    <w:rsid w:val="4F32541F"/>
    <w:rsid w:val="4F3A6287"/>
    <w:rsid w:val="4F3B2C0D"/>
    <w:rsid w:val="4F3F0431"/>
    <w:rsid w:val="4F404EE0"/>
    <w:rsid w:val="4F503EC3"/>
    <w:rsid w:val="4F65431D"/>
    <w:rsid w:val="4F83000A"/>
    <w:rsid w:val="4F9B16D6"/>
    <w:rsid w:val="4FA856E5"/>
    <w:rsid w:val="4FB01DB0"/>
    <w:rsid w:val="4FC44ABC"/>
    <w:rsid w:val="4FD33681"/>
    <w:rsid w:val="4FDD4119"/>
    <w:rsid w:val="4FDF5DEF"/>
    <w:rsid w:val="4FE06B2A"/>
    <w:rsid w:val="4FE859C5"/>
    <w:rsid w:val="4FE87012"/>
    <w:rsid w:val="4FEC47F8"/>
    <w:rsid w:val="4FF4044F"/>
    <w:rsid w:val="4FFA2EC3"/>
    <w:rsid w:val="501244E2"/>
    <w:rsid w:val="502D57C0"/>
    <w:rsid w:val="503451F3"/>
    <w:rsid w:val="50397B2D"/>
    <w:rsid w:val="50440A06"/>
    <w:rsid w:val="505644F6"/>
    <w:rsid w:val="50785C87"/>
    <w:rsid w:val="50811B32"/>
    <w:rsid w:val="508250F6"/>
    <w:rsid w:val="50963EF0"/>
    <w:rsid w:val="509E3987"/>
    <w:rsid w:val="50A06EBA"/>
    <w:rsid w:val="50A92DDB"/>
    <w:rsid w:val="50B93817"/>
    <w:rsid w:val="50BE405E"/>
    <w:rsid w:val="50C6577B"/>
    <w:rsid w:val="50C75459"/>
    <w:rsid w:val="50CA2BBB"/>
    <w:rsid w:val="50D16BC1"/>
    <w:rsid w:val="50D77449"/>
    <w:rsid w:val="50E2074A"/>
    <w:rsid w:val="50E85246"/>
    <w:rsid w:val="50FD0AD7"/>
    <w:rsid w:val="510A147E"/>
    <w:rsid w:val="51123DFB"/>
    <w:rsid w:val="51150696"/>
    <w:rsid w:val="511600C5"/>
    <w:rsid w:val="51165E00"/>
    <w:rsid w:val="511729C7"/>
    <w:rsid w:val="511D718F"/>
    <w:rsid w:val="511E4130"/>
    <w:rsid w:val="511F0A79"/>
    <w:rsid w:val="51215BB8"/>
    <w:rsid w:val="51235A2B"/>
    <w:rsid w:val="513B53D4"/>
    <w:rsid w:val="513C181E"/>
    <w:rsid w:val="513E2C61"/>
    <w:rsid w:val="51462300"/>
    <w:rsid w:val="51496907"/>
    <w:rsid w:val="514F5C6A"/>
    <w:rsid w:val="51576E2F"/>
    <w:rsid w:val="515B07E5"/>
    <w:rsid w:val="515C7FB9"/>
    <w:rsid w:val="515D4403"/>
    <w:rsid w:val="516D6307"/>
    <w:rsid w:val="517065DD"/>
    <w:rsid w:val="517270B8"/>
    <w:rsid w:val="51792B6A"/>
    <w:rsid w:val="517A55E8"/>
    <w:rsid w:val="517C5C51"/>
    <w:rsid w:val="5182302A"/>
    <w:rsid w:val="518F2363"/>
    <w:rsid w:val="51963BA3"/>
    <w:rsid w:val="519F7FAC"/>
    <w:rsid w:val="51A018B7"/>
    <w:rsid w:val="51A14737"/>
    <w:rsid w:val="51A2158E"/>
    <w:rsid w:val="51A8382E"/>
    <w:rsid w:val="51A87469"/>
    <w:rsid w:val="51AB4F07"/>
    <w:rsid w:val="51B67F42"/>
    <w:rsid w:val="51BB6817"/>
    <w:rsid w:val="51BC0756"/>
    <w:rsid w:val="51C96605"/>
    <w:rsid w:val="51CA475C"/>
    <w:rsid w:val="51CE5C4C"/>
    <w:rsid w:val="51D756BE"/>
    <w:rsid w:val="51DD57B6"/>
    <w:rsid w:val="51DE4D62"/>
    <w:rsid w:val="51DF350E"/>
    <w:rsid w:val="51DF412A"/>
    <w:rsid w:val="51E34CC5"/>
    <w:rsid w:val="51FA173F"/>
    <w:rsid w:val="51FF3157"/>
    <w:rsid w:val="520B2C6D"/>
    <w:rsid w:val="52133C34"/>
    <w:rsid w:val="52140036"/>
    <w:rsid w:val="521F224C"/>
    <w:rsid w:val="522638BE"/>
    <w:rsid w:val="5229322C"/>
    <w:rsid w:val="522A0C52"/>
    <w:rsid w:val="522A1EF5"/>
    <w:rsid w:val="523D30C4"/>
    <w:rsid w:val="52403BF9"/>
    <w:rsid w:val="524150BF"/>
    <w:rsid w:val="5248662E"/>
    <w:rsid w:val="524D1DE7"/>
    <w:rsid w:val="52586AC4"/>
    <w:rsid w:val="527B219E"/>
    <w:rsid w:val="528449E8"/>
    <w:rsid w:val="52871B8B"/>
    <w:rsid w:val="52876BEF"/>
    <w:rsid w:val="528B2294"/>
    <w:rsid w:val="528B637A"/>
    <w:rsid w:val="52987A13"/>
    <w:rsid w:val="52995E1D"/>
    <w:rsid w:val="52A37469"/>
    <w:rsid w:val="52BC333B"/>
    <w:rsid w:val="52CE1A3C"/>
    <w:rsid w:val="52CF270B"/>
    <w:rsid w:val="52D4020B"/>
    <w:rsid w:val="52E54444"/>
    <w:rsid w:val="52F45CCD"/>
    <w:rsid w:val="52FF4BFF"/>
    <w:rsid w:val="53030788"/>
    <w:rsid w:val="530D327B"/>
    <w:rsid w:val="53170583"/>
    <w:rsid w:val="531B78A4"/>
    <w:rsid w:val="53234FBA"/>
    <w:rsid w:val="532663CB"/>
    <w:rsid w:val="533C7CC3"/>
    <w:rsid w:val="533F64D8"/>
    <w:rsid w:val="534731E7"/>
    <w:rsid w:val="534E4A4F"/>
    <w:rsid w:val="535432FF"/>
    <w:rsid w:val="53596866"/>
    <w:rsid w:val="536870CF"/>
    <w:rsid w:val="53840791"/>
    <w:rsid w:val="538728EC"/>
    <w:rsid w:val="538D5A45"/>
    <w:rsid w:val="53930A17"/>
    <w:rsid w:val="539D6FCE"/>
    <w:rsid w:val="53A17B6E"/>
    <w:rsid w:val="53A345E8"/>
    <w:rsid w:val="53AA69EC"/>
    <w:rsid w:val="53B94E28"/>
    <w:rsid w:val="53BA2060"/>
    <w:rsid w:val="53BD66C9"/>
    <w:rsid w:val="53EC2534"/>
    <w:rsid w:val="53EC4262"/>
    <w:rsid w:val="53F97037"/>
    <w:rsid w:val="540353D1"/>
    <w:rsid w:val="54060F9D"/>
    <w:rsid w:val="540B2184"/>
    <w:rsid w:val="540F235E"/>
    <w:rsid w:val="54213DCB"/>
    <w:rsid w:val="54222B22"/>
    <w:rsid w:val="542C7A98"/>
    <w:rsid w:val="54367746"/>
    <w:rsid w:val="543B63E2"/>
    <w:rsid w:val="544615F0"/>
    <w:rsid w:val="544909BE"/>
    <w:rsid w:val="544E2DBF"/>
    <w:rsid w:val="544E3809"/>
    <w:rsid w:val="545C145C"/>
    <w:rsid w:val="545D2C15"/>
    <w:rsid w:val="545E7B26"/>
    <w:rsid w:val="54605FBD"/>
    <w:rsid w:val="5463724D"/>
    <w:rsid w:val="54652DF3"/>
    <w:rsid w:val="54676070"/>
    <w:rsid w:val="546E0797"/>
    <w:rsid w:val="54761046"/>
    <w:rsid w:val="547F5C9A"/>
    <w:rsid w:val="54825E65"/>
    <w:rsid w:val="54892033"/>
    <w:rsid w:val="548A5B56"/>
    <w:rsid w:val="548B1819"/>
    <w:rsid w:val="54A86A7C"/>
    <w:rsid w:val="54AF16DE"/>
    <w:rsid w:val="54B50CF1"/>
    <w:rsid w:val="54B95EEC"/>
    <w:rsid w:val="54BF164F"/>
    <w:rsid w:val="54C0394D"/>
    <w:rsid w:val="54CE39BB"/>
    <w:rsid w:val="54D166F6"/>
    <w:rsid w:val="54D51186"/>
    <w:rsid w:val="54D51B2F"/>
    <w:rsid w:val="54D71321"/>
    <w:rsid w:val="54D90BDE"/>
    <w:rsid w:val="54DA747E"/>
    <w:rsid w:val="54E131E2"/>
    <w:rsid w:val="54F43303"/>
    <w:rsid w:val="54F457BC"/>
    <w:rsid w:val="54FC2BCD"/>
    <w:rsid w:val="5500792C"/>
    <w:rsid w:val="55131FEC"/>
    <w:rsid w:val="551630FC"/>
    <w:rsid w:val="5523557D"/>
    <w:rsid w:val="55301446"/>
    <w:rsid w:val="5539030F"/>
    <w:rsid w:val="554307FE"/>
    <w:rsid w:val="554C05D6"/>
    <w:rsid w:val="555F1B75"/>
    <w:rsid w:val="556A47BF"/>
    <w:rsid w:val="55733F59"/>
    <w:rsid w:val="55863FAB"/>
    <w:rsid w:val="558F7F2F"/>
    <w:rsid w:val="559A3850"/>
    <w:rsid w:val="55A03D0C"/>
    <w:rsid w:val="55B81E3A"/>
    <w:rsid w:val="55C4407D"/>
    <w:rsid w:val="55C62557"/>
    <w:rsid w:val="55CC6981"/>
    <w:rsid w:val="55D02071"/>
    <w:rsid w:val="55D2248F"/>
    <w:rsid w:val="55D226E7"/>
    <w:rsid w:val="55DE46F8"/>
    <w:rsid w:val="55DF4042"/>
    <w:rsid w:val="55E85F28"/>
    <w:rsid w:val="55F15FDB"/>
    <w:rsid w:val="55F86847"/>
    <w:rsid w:val="55F97623"/>
    <w:rsid w:val="56217B10"/>
    <w:rsid w:val="56394636"/>
    <w:rsid w:val="564718FB"/>
    <w:rsid w:val="564D42F2"/>
    <w:rsid w:val="565B4EAE"/>
    <w:rsid w:val="565F6532"/>
    <w:rsid w:val="5662423A"/>
    <w:rsid w:val="56647180"/>
    <w:rsid w:val="566E7783"/>
    <w:rsid w:val="56723AD9"/>
    <w:rsid w:val="567574D3"/>
    <w:rsid w:val="56853787"/>
    <w:rsid w:val="569128DB"/>
    <w:rsid w:val="56980CBC"/>
    <w:rsid w:val="56983D2A"/>
    <w:rsid w:val="569A2AE4"/>
    <w:rsid w:val="56A43F9B"/>
    <w:rsid w:val="56A44466"/>
    <w:rsid w:val="56A61297"/>
    <w:rsid w:val="56B66789"/>
    <w:rsid w:val="56BA4629"/>
    <w:rsid w:val="56C27357"/>
    <w:rsid w:val="56C4073B"/>
    <w:rsid w:val="56D4259B"/>
    <w:rsid w:val="56DC433C"/>
    <w:rsid w:val="56E62A25"/>
    <w:rsid w:val="56E70E91"/>
    <w:rsid w:val="56E945D8"/>
    <w:rsid w:val="56F140FB"/>
    <w:rsid w:val="56FA2572"/>
    <w:rsid w:val="570F38FB"/>
    <w:rsid w:val="57265041"/>
    <w:rsid w:val="57317A2D"/>
    <w:rsid w:val="573343D5"/>
    <w:rsid w:val="57480C7E"/>
    <w:rsid w:val="574E044C"/>
    <w:rsid w:val="577919F1"/>
    <w:rsid w:val="57837719"/>
    <w:rsid w:val="578810DA"/>
    <w:rsid w:val="578F06BB"/>
    <w:rsid w:val="578F77B5"/>
    <w:rsid w:val="579537F7"/>
    <w:rsid w:val="579C19DA"/>
    <w:rsid w:val="57AA72A2"/>
    <w:rsid w:val="57AD5472"/>
    <w:rsid w:val="57C14AD0"/>
    <w:rsid w:val="57C2283E"/>
    <w:rsid w:val="57CA10D2"/>
    <w:rsid w:val="57CD6833"/>
    <w:rsid w:val="57E120BC"/>
    <w:rsid w:val="57FD013B"/>
    <w:rsid w:val="57FF729E"/>
    <w:rsid w:val="58062E58"/>
    <w:rsid w:val="58106CA6"/>
    <w:rsid w:val="58130A39"/>
    <w:rsid w:val="5814199B"/>
    <w:rsid w:val="581553C8"/>
    <w:rsid w:val="58176D45"/>
    <w:rsid w:val="58207C92"/>
    <w:rsid w:val="58247D50"/>
    <w:rsid w:val="58381E6A"/>
    <w:rsid w:val="583C62B7"/>
    <w:rsid w:val="5848185C"/>
    <w:rsid w:val="584F7D5F"/>
    <w:rsid w:val="585B1210"/>
    <w:rsid w:val="585E5941"/>
    <w:rsid w:val="585E782A"/>
    <w:rsid w:val="58656967"/>
    <w:rsid w:val="587A37B8"/>
    <w:rsid w:val="587E014A"/>
    <w:rsid w:val="5887397A"/>
    <w:rsid w:val="588D33E6"/>
    <w:rsid w:val="589A7317"/>
    <w:rsid w:val="58A04617"/>
    <w:rsid w:val="58A545FC"/>
    <w:rsid w:val="58B038B4"/>
    <w:rsid w:val="58C42F9A"/>
    <w:rsid w:val="58C779E0"/>
    <w:rsid w:val="58CA623D"/>
    <w:rsid w:val="58E53FCB"/>
    <w:rsid w:val="58EA2C4B"/>
    <w:rsid w:val="58F10149"/>
    <w:rsid w:val="58F7366B"/>
    <w:rsid w:val="59004584"/>
    <w:rsid w:val="59042F7C"/>
    <w:rsid w:val="591050F0"/>
    <w:rsid w:val="592430C6"/>
    <w:rsid w:val="59264D2A"/>
    <w:rsid w:val="59402925"/>
    <w:rsid w:val="5940688D"/>
    <w:rsid w:val="59446117"/>
    <w:rsid w:val="594D0BDB"/>
    <w:rsid w:val="59592ED1"/>
    <w:rsid w:val="5960230F"/>
    <w:rsid w:val="59610D60"/>
    <w:rsid w:val="59635C60"/>
    <w:rsid w:val="596541E5"/>
    <w:rsid w:val="596C0F43"/>
    <w:rsid w:val="596D77E3"/>
    <w:rsid w:val="59744FD4"/>
    <w:rsid w:val="599C00A2"/>
    <w:rsid w:val="599F418D"/>
    <w:rsid w:val="59A01770"/>
    <w:rsid w:val="59A86678"/>
    <w:rsid w:val="59AC47FE"/>
    <w:rsid w:val="59B23C9A"/>
    <w:rsid w:val="59B94819"/>
    <w:rsid w:val="59C84333"/>
    <w:rsid w:val="59DE28FC"/>
    <w:rsid w:val="59E05471"/>
    <w:rsid w:val="59EC3189"/>
    <w:rsid w:val="59EE5448"/>
    <w:rsid w:val="59F304B9"/>
    <w:rsid w:val="5A0229EB"/>
    <w:rsid w:val="5A06741F"/>
    <w:rsid w:val="5A0B34F7"/>
    <w:rsid w:val="5A0D5EFA"/>
    <w:rsid w:val="5A100BCE"/>
    <w:rsid w:val="5A100EB5"/>
    <w:rsid w:val="5A114CC0"/>
    <w:rsid w:val="5A1D7EF7"/>
    <w:rsid w:val="5A2815BE"/>
    <w:rsid w:val="5A2E3986"/>
    <w:rsid w:val="5A356DD6"/>
    <w:rsid w:val="5A382C39"/>
    <w:rsid w:val="5A3C0583"/>
    <w:rsid w:val="5A42051E"/>
    <w:rsid w:val="5A445430"/>
    <w:rsid w:val="5A4E0741"/>
    <w:rsid w:val="5A534FF7"/>
    <w:rsid w:val="5A6B2DA3"/>
    <w:rsid w:val="5A6D0771"/>
    <w:rsid w:val="5A6D2FB5"/>
    <w:rsid w:val="5A787E0A"/>
    <w:rsid w:val="5A8265BB"/>
    <w:rsid w:val="5A890355"/>
    <w:rsid w:val="5A9601DB"/>
    <w:rsid w:val="5AB16789"/>
    <w:rsid w:val="5AB80165"/>
    <w:rsid w:val="5AC616A0"/>
    <w:rsid w:val="5AD259D8"/>
    <w:rsid w:val="5AD97181"/>
    <w:rsid w:val="5AE218F8"/>
    <w:rsid w:val="5AEB60C3"/>
    <w:rsid w:val="5AF93E8D"/>
    <w:rsid w:val="5AFE2F42"/>
    <w:rsid w:val="5B036C0E"/>
    <w:rsid w:val="5B0A4061"/>
    <w:rsid w:val="5B0C5FBD"/>
    <w:rsid w:val="5B1B000A"/>
    <w:rsid w:val="5B1C6576"/>
    <w:rsid w:val="5B2100D5"/>
    <w:rsid w:val="5B2C792B"/>
    <w:rsid w:val="5B364D0C"/>
    <w:rsid w:val="5B3C6463"/>
    <w:rsid w:val="5B4640CB"/>
    <w:rsid w:val="5B464B7E"/>
    <w:rsid w:val="5B4A13C2"/>
    <w:rsid w:val="5B6A2342"/>
    <w:rsid w:val="5B6E69CA"/>
    <w:rsid w:val="5B6F606C"/>
    <w:rsid w:val="5B710FC8"/>
    <w:rsid w:val="5B716D64"/>
    <w:rsid w:val="5B743C52"/>
    <w:rsid w:val="5B772B5D"/>
    <w:rsid w:val="5B7B067C"/>
    <w:rsid w:val="5B8453BF"/>
    <w:rsid w:val="5B890F47"/>
    <w:rsid w:val="5B9A3F92"/>
    <w:rsid w:val="5B9B465A"/>
    <w:rsid w:val="5B9E2B29"/>
    <w:rsid w:val="5BA036A9"/>
    <w:rsid w:val="5BA5170C"/>
    <w:rsid w:val="5BA861E5"/>
    <w:rsid w:val="5BAC7567"/>
    <w:rsid w:val="5BBE2742"/>
    <w:rsid w:val="5BC551D7"/>
    <w:rsid w:val="5BCF5FD7"/>
    <w:rsid w:val="5BD64CF3"/>
    <w:rsid w:val="5BD77AF6"/>
    <w:rsid w:val="5BFB2A09"/>
    <w:rsid w:val="5BFB638B"/>
    <w:rsid w:val="5C014C14"/>
    <w:rsid w:val="5C0F6CB9"/>
    <w:rsid w:val="5C16288F"/>
    <w:rsid w:val="5C203F1E"/>
    <w:rsid w:val="5C207758"/>
    <w:rsid w:val="5C2969DD"/>
    <w:rsid w:val="5C334253"/>
    <w:rsid w:val="5C3613D5"/>
    <w:rsid w:val="5C517365"/>
    <w:rsid w:val="5C5A7340"/>
    <w:rsid w:val="5C617983"/>
    <w:rsid w:val="5C6F147B"/>
    <w:rsid w:val="5C764E25"/>
    <w:rsid w:val="5C7C3DBC"/>
    <w:rsid w:val="5C9763F1"/>
    <w:rsid w:val="5C9E7C2E"/>
    <w:rsid w:val="5CA15D23"/>
    <w:rsid w:val="5CAC4F60"/>
    <w:rsid w:val="5CAC5175"/>
    <w:rsid w:val="5CC334F6"/>
    <w:rsid w:val="5CC3793F"/>
    <w:rsid w:val="5CC61D78"/>
    <w:rsid w:val="5CCC07B0"/>
    <w:rsid w:val="5CD90705"/>
    <w:rsid w:val="5CE15E71"/>
    <w:rsid w:val="5CEB1B81"/>
    <w:rsid w:val="5CEC2D02"/>
    <w:rsid w:val="5CEE257E"/>
    <w:rsid w:val="5CF86D3C"/>
    <w:rsid w:val="5D0015BF"/>
    <w:rsid w:val="5D06031B"/>
    <w:rsid w:val="5D0C3DC7"/>
    <w:rsid w:val="5D193471"/>
    <w:rsid w:val="5D1E77D4"/>
    <w:rsid w:val="5D256FD3"/>
    <w:rsid w:val="5D3025FF"/>
    <w:rsid w:val="5D324075"/>
    <w:rsid w:val="5D3F4041"/>
    <w:rsid w:val="5D4261AF"/>
    <w:rsid w:val="5D4C134D"/>
    <w:rsid w:val="5D6111F2"/>
    <w:rsid w:val="5D6E6F86"/>
    <w:rsid w:val="5D77069D"/>
    <w:rsid w:val="5D83481E"/>
    <w:rsid w:val="5D8A3A67"/>
    <w:rsid w:val="5D9F4100"/>
    <w:rsid w:val="5DAD189A"/>
    <w:rsid w:val="5DB00D3B"/>
    <w:rsid w:val="5DC243DB"/>
    <w:rsid w:val="5DCF5FA1"/>
    <w:rsid w:val="5DD30236"/>
    <w:rsid w:val="5DDD7DB4"/>
    <w:rsid w:val="5DE72BB9"/>
    <w:rsid w:val="5DF17B97"/>
    <w:rsid w:val="5DFE49EE"/>
    <w:rsid w:val="5DFF737F"/>
    <w:rsid w:val="5E00208A"/>
    <w:rsid w:val="5E0A43F8"/>
    <w:rsid w:val="5E0C5298"/>
    <w:rsid w:val="5E1272FB"/>
    <w:rsid w:val="5E150433"/>
    <w:rsid w:val="5E1702B0"/>
    <w:rsid w:val="5E1C1670"/>
    <w:rsid w:val="5E232808"/>
    <w:rsid w:val="5E3B61F4"/>
    <w:rsid w:val="5E3D49CC"/>
    <w:rsid w:val="5E442AFD"/>
    <w:rsid w:val="5E4E152D"/>
    <w:rsid w:val="5E5100E1"/>
    <w:rsid w:val="5E532D1B"/>
    <w:rsid w:val="5E591204"/>
    <w:rsid w:val="5E6663C5"/>
    <w:rsid w:val="5E690D5E"/>
    <w:rsid w:val="5E746F2A"/>
    <w:rsid w:val="5E775B99"/>
    <w:rsid w:val="5E8D32BA"/>
    <w:rsid w:val="5EA93002"/>
    <w:rsid w:val="5EB13B1E"/>
    <w:rsid w:val="5EB24BEC"/>
    <w:rsid w:val="5EBA5148"/>
    <w:rsid w:val="5EBC21A5"/>
    <w:rsid w:val="5EC81CA5"/>
    <w:rsid w:val="5ECE6451"/>
    <w:rsid w:val="5ED460B2"/>
    <w:rsid w:val="5ED8022F"/>
    <w:rsid w:val="5ED91797"/>
    <w:rsid w:val="5EDF206B"/>
    <w:rsid w:val="5EEB40CF"/>
    <w:rsid w:val="5EF8260C"/>
    <w:rsid w:val="5EFC246C"/>
    <w:rsid w:val="5EFE02FD"/>
    <w:rsid w:val="5F061CD1"/>
    <w:rsid w:val="5F132FF0"/>
    <w:rsid w:val="5F166FCB"/>
    <w:rsid w:val="5F1E30E5"/>
    <w:rsid w:val="5F296C7A"/>
    <w:rsid w:val="5F306901"/>
    <w:rsid w:val="5F377813"/>
    <w:rsid w:val="5F39549A"/>
    <w:rsid w:val="5F3D7AAC"/>
    <w:rsid w:val="5F4E354E"/>
    <w:rsid w:val="5F661D01"/>
    <w:rsid w:val="5F71439A"/>
    <w:rsid w:val="5F7BCED7"/>
    <w:rsid w:val="5F7F22C1"/>
    <w:rsid w:val="5F812EE3"/>
    <w:rsid w:val="5F8E39E6"/>
    <w:rsid w:val="5F922566"/>
    <w:rsid w:val="5F933BD1"/>
    <w:rsid w:val="5F9A7B6B"/>
    <w:rsid w:val="5FA07CA1"/>
    <w:rsid w:val="5FAA70C2"/>
    <w:rsid w:val="5FAB1230"/>
    <w:rsid w:val="5FAE3BCD"/>
    <w:rsid w:val="5FB23DB8"/>
    <w:rsid w:val="5FB454E8"/>
    <w:rsid w:val="5FC376E3"/>
    <w:rsid w:val="5FC559AB"/>
    <w:rsid w:val="5FC876E1"/>
    <w:rsid w:val="5FCD0F39"/>
    <w:rsid w:val="5FD70898"/>
    <w:rsid w:val="5FDB1CEF"/>
    <w:rsid w:val="6000247B"/>
    <w:rsid w:val="60026C59"/>
    <w:rsid w:val="600D2427"/>
    <w:rsid w:val="601F0A73"/>
    <w:rsid w:val="60396256"/>
    <w:rsid w:val="604416A4"/>
    <w:rsid w:val="60465395"/>
    <w:rsid w:val="60477519"/>
    <w:rsid w:val="604A1623"/>
    <w:rsid w:val="60575B6D"/>
    <w:rsid w:val="606E2515"/>
    <w:rsid w:val="606E6BE4"/>
    <w:rsid w:val="607D6C21"/>
    <w:rsid w:val="6086096B"/>
    <w:rsid w:val="608C7161"/>
    <w:rsid w:val="60910B2A"/>
    <w:rsid w:val="609A1105"/>
    <w:rsid w:val="609D4872"/>
    <w:rsid w:val="60A95C74"/>
    <w:rsid w:val="60BB50C1"/>
    <w:rsid w:val="60C44D75"/>
    <w:rsid w:val="60C54619"/>
    <w:rsid w:val="60CC3323"/>
    <w:rsid w:val="60CE267F"/>
    <w:rsid w:val="60D115A4"/>
    <w:rsid w:val="60D35802"/>
    <w:rsid w:val="60E0624B"/>
    <w:rsid w:val="60E066C5"/>
    <w:rsid w:val="60E1532B"/>
    <w:rsid w:val="60E42908"/>
    <w:rsid w:val="60EB1E1F"/>
    <w:rsid w:val="60EC1F9E"/>
    <w:rsid w:val="60F0283F"/>
    <w:rsid w:val="610067DF"/>
    <w:rsid w:val="610805B6"/>
    <w:rsid w:val="61105C30"/>
    <w:rsid w:val="61114DB3"/>
    <w:rsid w:val="61154AB0"/>
    <w:rsid w:val="611B075B"/>
    <w:rsid w:val="611C0A48"/>
    <w:rsid w:val="61202836"/>
    <w:rsid w:val="61265BEC"/>
    <w:rsid w:val="612C1086"/>
    <w:rsid w:val="61330DFC"/>
    <w:rsid w:val="613A76B5"/>
    <w:rsid w:val="613E7918"/>
    <w:rsid w:val="61420DBB"/>
    <w:rsid w:val="61443667"/>
    <w:rsid w:val="61452033"/>
    <w:rsid w:val="6148394B"/>
    <w:rsid w:val="614A6ACB"/>
    <w:rsid w:val="61512A94"/>
    <w:rsid w:val="616630C6"/>
    <w:rsid w:val="61665F39"/>
    <w:rsid w:val="616B0236"/>
    <w:rsid w:val="617963A9"/>
    <w:rsid w:val="617B16A8"/>
    <w:rsid w:val="619028A6"/>
    <w:rsid w:val="61943E48"/>
    <w:rsid w:val="61A82072"/>
    <w:rsid w:val="61B0024D"/>
    <w:rsid w:val="61B22B22"/>
    <w:rsid w:val="61BC65D1"/>
    <w:rsid w:val="61C675E9"/>
    <w:rsid w:val="61CB5C30"/>
    <w:rsid w:val="61D35271"/>
    <w:rsid w:val="61D758F4"/>
    <w:rsid w:val="61D80FC7"/>
    <w:rsid w:val="61DC44FC"/>
    <w:rsid w:val="61DF3FED"/>
    <w:rsid w:val="61E33148"/>
    <w:rsid w:val="61EB1D46"/>
    <w:rsid w:val="61FF1DCD"/>
    <w:rsid w:val="62015D11"/>
    <w:rsid w:val="620F5E0E"/>
    <w:rsid w:val="6215352D"/>
    <w:rsid w:val="621619FB"/>
    <w:rsid w:val="622324D6"/>
    <w:rsid w:val="62246687"/>
    <w:rsid w:val="62264FF6"/>
    <w:rsid w:val="62355ABE"/>
    <w:rsid w:val="625379F3"/>
    <w:rsid w:val="62546789"/>
    <w:rsid w:val="625642AF"/>
    <w:rsid w:val="625F1916"/>
    <w:rsid w:val="626058A9"/>
    <w:rsid w:val="627002FC"/>
    <w:rsid w:val="627A4079"/>
    <w:rsid w:val="629B46A2"/>
    <w:rsid w:val="62AC2443"/>
    <w:rsid w:val="62B0741E"/>
    <w:rsid w:val="62B91FBD"/>
    <w:rsid w:val="62BE7C14"/>
    <w:rsid w:val="62C165DD"/>
    <w:rsid w:val="62C659BD"/>
    <w:rsid w:val="62CB7263"/>
    <w:rsid w:val="62D11B87"/>
    <w:rsid w:val="62DA0E37"/>
    <w:rsid w:val="62DB4EDF"/>
    <w:rsid w:val="62DD1B78"/>
    <w:rsid w:val="62DE182A"/>
    <w:rsid w:val="62E32931"/>
    <w:rsid w:val="62E609AF"/>
    <w:rsid w:val="62EE2350"/>
    <w:rsid w:val="62F62D17"/>
    <w:rsid w:val="63076198"/>
    <w:rsid w:val="63197191"/>
    <w:rsid w:val="632F1AEC"/>
    <w:rsid w:val="6332257C"/>
    <w:rsid w:val="633D269D"/>
    <w:rsid w:val="633F7B08"/>
    <w:rsid w:val="63534332"/>
    <w:rsid w:val="635C2933"/>
    <w:rsid w:val="635C3D24"/>
    <w:rsid w:val="635E2BE0"/>
    <w:rsid w:val="63636EB0"/>
    <w:rsid w:val="636C3444"/>
    <w:rsid w:val="63777076"/>
    <w:rsid w:val="6379766A"/>
    <w:rsid w:val="637E241F"/>
    <w:rsid w:val="63836FE7"/>
    <w:rsid w:val="63840FA0"/>
    <w:rsid w:val="63896440"/>
    <w:rsid w:val="63907C89"/>
    <w:rsid w:val="6398788F"/>
    <w:rsid w:val="63A07392"/>
    <w:rsid w:val="63A15013"/>
    <w:rsid w:val="63A71D99"/>
    <w:rsid w:val="63A857C6"/>
    <w:rsid w:val="63B87FF7"/>
    <w:rsid w:val="63C079C8"/>
    <w:rsid w:val="63C41718"/>
    <w:rsid w:val="63C50CA4"/>
    <w:rsid w:val="63D53F5A"/>
    <w:rsid w:val="63DA198A"/>
    <w:rsid w:val="63EC42CE"/>
    <w:rsid w:val="63F26395"/>
    <w:rsid w:val="63FB6398"/>
    <w:rsid w:val="63FD3C8B"/>
    <w:rsid w:val="63FE2017"/>
    <w:rsid w:val="64086BE0"/>
    <w:rsid w:val="640E1042"/>
    <w:rsid w:val="64103871"/>
    <w:rsid w:val="64210CCB"/>
    <w:rsid w:val="64414AEB"/>
    <w:rsid w:val="6446311F"/>
    <w:rsid w:val="6449081E"/>
    <w:rsid w:val="644D16E1"/>
    <w:rsid w:val="6455400F"/>
    <w:rsid w:val="64572E6D"/>
    <w:rsid w:val="64593DFA"/>
    <w:rsid w:val="645B1206"/>
    <w:rsid w:val="645E5D2E"/>
    <w:rsid w:val="646D06C4"/>
    <w:rsid w:val="646E2EB8"/>
    <w:rsid w:val="647E7E08"/>
    <w:rsid w:val="64830F69"/>
    <w:rsid w:val="64931F11"/>
    <w:rsid w:val="649A0ABA"/>
    <w:rsid w:val="64AB6DAD"/>
    <w:rsid w:val="64AC1F09"/>
    <w:rsid w:val="64AC4B27"/>
    <w:rsid w:val="64AF3FF1"/>
    <w:rsid w:val="64B23CB6"/>
    <w:rsid w:val="64BC17BB"/>
    <w:rsid w:val="64BD2338"/>
    <w:rsid w:val="64C4071B"/>
    <w:rsid w:val="64C427EC"/>
    <w:rsid w:val="64C6511B"/>
    <w:rsid w:val="64D77EEC"/>
    <w:rsid w:val="64DA391C"/>
    <w:rsid w:val="64F1178E"/>
    <w:rsid w:val="64FC5F3B"/>
    <w:rsid w:val="650C3FBF"/>
    <w:rsid w:val="65111636"/>
    <w:rsid w:val="651D0BB5"/>
    <w:rsid w:val="652C1CD6"/>
    <w:rsid w:val="652D1935"/>
    <w:rsid w:val="65404114"/>
    <w:rsid w:val="655532F7"/>
    <w:rsid w:val="65783306"/>
    <w:rsid w:val="657866C4"/>
    <w:rsid w:val="658247E4"/>
    <w:rsid w:val="65827F06"/>
    <w:rsid w:val="65836DB6"/>
    <w:rsid w:val="658C75DF"/>
    <w:rsid w:val="659770B8"/>
    <w:rsid w:val="659C3613"/>
    <w:rsid w:val="659D195E"/>
    <w:rsid w:val="659F0550"/>
    <w:rsid w:val="65A37DBC"/>
    <w:rsid w:val="65AB71D2"/>
    <w:rsid w:val="65AD3140"/>
    <w:rsid w:val="65AF71FF"/>
    <w:rsid w:val="65B17851"/>
    <w:rsid w:val="65B540D9"/>
    <w:rsid w:val="65C1767E"/>
    <w:rsid w:val="65D122BF"/>
    <w:rsid w:val="65D57E0E"/>
    <w:rsid w:val="65D61B1A"/>
    <w:rsid w:val="65D7651B"/>
    <w:rsid w:val="65E3601A"/>
    <w:rsid w:val="65E62ED8"/>
    <w:rsid w:val="65E816C2"/>
    <w:rsid w:val="65EB6C6F"/>
    <w:rsid w:val="65F10948"/>
    <w:rsid w:val="65F35F04"/>
    <w:rsid w:val="6601485A"/>
    <w:rsid w:val="66046B4E"/>
    <w:rsid w:val="6607117A"/>
    <w:rsid w:val="66097644"/>
    <w:rsid w:val="6615758F"/>
    <w:rsid w:val="66196ECC"/>
    <w:rsid w:val="66200F58"/>
    <w:rsid w:val="662238C9"/>
    <w:rsid w:val="66272E52"/>
    <w:rsid w:val="663E460A"/>
    <w:rsid w:val="6657159A"/>
    <w:rsid w:val="665D343F"/>
    <w:rsid w:val="66644753"/>
    <w:rsid w:val="66694836"/>
    <w:rsid w:val="666E4B39"/>
    <w:rsid w:val="66727DB4"/>
    <w:rsid w:val="66760BD7"/>
    <w:rsid w:val="66770C98"/>
    <w:rsid w:val="66782D0F"/>
    <w:rsid w:val="669361A9"/>
    <w:rsid w:val="669E28FB"/>
    <w:rsid w:val="66A3333B"/>
    <w:rsid w:val="66A43DB4"/>
    <w:rsid w:val="66A71C88"/>
    <w:rsid w:val="66E4179C"/>
    <w:rsid w:val="66E73E8A"/>
    <w:rsid w:val="66EE6FD6"/>
    <w:rsid w:val="6701175A"/>
    <w:rsid w:val="6703713B"/>
    <w:rsid w:val="670F2CA0"/>
    <w:rsid w:val="6712451C"/>
    <w:rsid w:val="671F4472"/>
    <w:rsid w:val="67257173"/>
    <w:rsid w:val="672F1E85"/>
    <w:rsid w:val="675C3547"/>
    <w:rsid w:val="676736B6"/>
    <w:rsid w:val="67703AE6"/>
    <w:rsid w:val="67714005"/>
    <w:rsid w:val="677364EC"/>
    <w:rsid w:val="67750ABD"/>
    <w:rsid w:val="678122F4"/>
    <w:rsid w:val="678D34E0"/>
    <w:rsid w:val="678D736E"/>
    <w:rsid w:val="678E2725"/>
    <w:rsid w:val="679B08DF"/>
    <w:rsid w:val="67A40605"/>
    <w:rsid w:val="67A7026C"/>
    <w:rsid w:val="67CF0021"/>
    <w:rsid w:val="67D742CB"/>
    <w:rsid w:val="67DE0D83"/>
    <w:rsid w:val="67DF1078"/>
    <w:rsid w:val="67EC7DE2"/>
    <w:rsid w:val="67EF03F0"/>
    <w:rsid w:val="67F85E08"/>
    <w:rsid w:val="67FD29F7"/>
    <w:rsid w:val="68027B8F"/>
    <w:rsid w:val="680728BA"/>
    <w:rsid w:val="680817AE"/>
    <w:rsid w:val="68091DC3"/>
    <w:rsid w:val="681E0A58"/>
    <w:rsid w:val="68206398"/>
    <w:rsid w:val="682279B0"/>
    <w:rsid w:val="68231AA6"/>
    <w:rsid w:val="6832387B"/>
    <w:rsid w:val="683B523E"/>
    <w:rsid w:val="684405CC"/>
    <w:rsid w:val="68496D13"/>
    <w:rsid w:val="68503BF2"/>
    <w:rsid w:val="685066A3"/>
    <w:rsid w:val="68513875"/>
    <w:rsid w:val="68541203"/>
    <w:rsid w:val="685E210F"/>
    <w:rsid w:val="68692696"/>
    <w:rsid w:val="688C6CCB"/>
    <w:rsid w:val="688D2B33"/>
    <w:rsid w:val="689C79FC"/>
    <w:rsid w:val="689D6171"/>
    <w:rsid w:val="689E075E"/>
    <w:rsid w:val="68A70438"/>
    <w:rsid w:val="68A87DD3"/>
    <w:rsid w:val="68AA72DB"/>
    <w:rsid w:val="68AD4BCE"/>
    <w:rsid w:val="68CC3DE0"/>
    <w:rsid w:val="68D62923"/>
    <w:rsid w:val="68E324DC"/>
    <w:rsid w:val="68E343C2"/>
    <w:rsid w:val="68F6776E"/>
    <w:rsid w:val="69004F74"/>
    <w:rsid w:val="69061BEF"/>
    <w:rsid w:val="690A2A6D"/>
    <w:rsid w:val="69142C71"/>
    <w:rsid w:val="69172F0A"/>
    <w:rsid w:val="69214729"/>
    <w:rsid w:val="6922067B"/>
    <w:rsid w:val="69321A61"/>
    <w:rsid w:val="694A4E99"/>
    <w:rsid w:val="69520496"/>
    <w:rsid w:val="695C6610"/>
    <w:rsid w:val="696449B4"/>
    <w:rsid w:val="69695B9C"/>
    <w:rsid w:val="696A640D"/>
    <w:rsid w:val="696C2BC7"/>
    <w:rsid w:val="696E4943"/>
    <w:rsid w:val="697164A6"/>
    <w:rsid w:val="69792ADF"/>
    <w:rsid w:val="69997176"/>
    <w:rsid w:val="699A2A0E"/>
    <w:rsid w:val="699C354E"/>
    <w:rsid w:val="69A311FE"/>
    <w:rsid w:val="69AF20E2"/>
    <w:rsid w:val="69B311E0"/>
    <w:rsid w:val="69C92579"/>
    <w:rsid w:val="69CB25F8"/>
    <w:rsid w:val="69D503B0"/>
    <w:rsid w:val="69DF1C8C"/>
    <w:rsid w:val="69E42E40"/>
    <w:rsid w:val="69E9611D"/>
    <w:rsid w:val="69F149EA"/>
    <w:rsid w:val="69F70C0B"/>
    <w:rsid w:val="69FE5BB5"/>
    <w:rsid w:val="6A0C66E5"/>
    <w:rsid w:val="6A137278"/>
    <w:rsid w:val="6A15629A"/>
    <w:rsid w:val="6A1B4786"/>
    <w:rsid w:val="6A25691C"/>
    <w:rsid w:val="6A294057"/>
    <w:rsid w:val="6A2E0A72"/>
    <w:rsid w:val="6A2E45BB"/>
    <w:rsid w:val="6A362A0F"/>
    <w:rsid w:val="6A377507"/>
    <w:rsid w:val="6A457569"/>
    <w:rsid w:val="6A55282D"/>
    <w:rsid w:val="6A602333"/>
    <w:rsid w:val="6A6447E5"/>
    <w:rsid w:val="6A753740"/>
    <w:rsid w:val="6A76433A"/>
    <w:rsid w:val="6A7A4451"/>
    <w:rsid w:val="6A7D22D8"/>
    <w:rsid w:val="6A81547A"/>
    <w:rsid w:val="6A917936"/>
    <w:rsid w:val="6A930F1A"/>
    <w:rsid w:val="6A9339C4"/>
    <w:rsid w:val="6A94212E"/>
    <w:rsid w:val="6A9D0F09"/>
    <w:rsid w:val="6AAF7B96"/>
    <w:rsid w:val="6AB271BF"/>
    <w:rsid w:val="6AB303A3"/>
    <w:rsid w:val="6AB44861"/>
    <w:rsid w:val="6AB978A5"/>
    <w:rsid w:val="6ACF11A8"/>
    <w:rsid w:val="6AD47CD9"/>
    <w:rsid w:val="6ADA325C"/>
    <w:rsid w:val="6ADD01AA"/>
    <w:rsid w:val="6AF25534"/>
    <w:rsid w:val="6AF76936"/>
    <w:rsid w:val="6AF9322F"/>
    <w:rsid w:val="6AFB08D2"/>
    <w:rsid w:val="6B0344BB"/>
    <w:rsid w:val="6B0530ED"/>
    <w:rsid w:val="6B277907"/>
    <w:rsid w:val="6B296584"/>
    <w:rsid w:val="6B322D81"/>
    <w:rsid w:val="6B340849"/>
    <w:rsid w:val="6B3928B6"/>
    <w:rsid w:val="6B462CE0"/>
    <w:rsid w:val="6B4F273B"/>
    <w:rsid w:val="6B514E1B"/>
    <w:rsid w:val="6B577EAB"/>
    <w:rsid w:val="6B6432ED"/>
    <w:rsid w:val="6B785296"/>
    <w:rsid w:val="6B786F8B"/>
    <w:rsid w:val="6B866978"/>
    <w:rsid w:val="6B891E19"/>
    <w:rsid w:val="6B8F2018"/>
    <w:rsid w:val="6B941FCC"/>
    <w:rsid w:val="6B9D3663"/>
    <w:rsid w:val="6B9E2231"/>
    <w:rsid w:val="6BA935C4"/>
    <w:rsid w:val="6BB601F3"/>
    <w:rsid w:val="6BBD384A"/>
    <w:rsid w:val="6BC43F1F"/>
    <w:rsid w:val="6BC6761F"/>
    <w:rsid w:val="6BC91D6E"/>
    <w:rsid w:val="6BD839B0"/>
    <w:rsid w:val="6BDB5C94"/>
    <w:rsid w:val="6BDB6090"/>
    <w:rsid w:val="6BDC1899"/>
    <w:rsid w:val="6BE42896"/>
    <w:rsid w:val="6BED3CC8"/>
    <w:rsid w:val="6BF07518"/>
    <w:rsid w:val="6BF91AB4"/>
    <w:rsid w:val="6C040C2B"/>
    <w:rsid w:val="6C046802"/>
    <w:rsid w:val="6C122656"/>
    <w:rsid w:val="6C1B696A"/>
    <w:rsid w:val="6C266DB6"/>
    <w:rsid w:val="6C285280"/>
    <w:rsid w:val="6C2B4CD0"/>
    <w:rsid w:val="6C394A87"/>
    <w:rsid w:val="6C396A79"/>
    <w:rsid w:val="6C3B6833"/>
    <w:rsid w:val="6C3E677A"/>
    <w:rsid w:val="6C4F610C"/>
    <w:rsid w:val="6C7B5E0B"/>
    <w:rsid w:val="6C7F69A8"/>
    <w:rsid w:val="6C8456D5"/>
    <w:rsid w:val="6C8E5586"/>
    <w:rsid w:val="6C9C4FB4"/>
    <w:rsid w:val="6C9E52CA"/>
    <w:rsid w:val="6CA21347"/>
    <w:rsid w:val="6CAC757A"/>
    <w:rsid w:val="6CB12C8C"/>
    <w:rsid w:val="6CB32FFA"/>
    <w:rsid w:val="6CB973DE"/>
    <w:rsid w:val="6CC3557E"/>
    <w:rsid w:val="6CC96B43"/>
    <w:rsid w:val="6CD86545"/>
    <w:rsid w:val="6CDE1346"/>
    <w:rsid w:val="6CEA65C7"/>
    <w:rsid w:val="6CEB4A4A"/>
    <w:rsid w:val="6CF648CC"/>
    <w:rsid w:val="6D0336F9"/>
    <w:rsid w:val="6D037407"/>
    <w:rsid w:val="6D056FFD"/>
    <w:rsid w:val="6D064EC8"/>
    <w:rsid w:val="6D24745D"/>
    <w:rsid w:val="6D260C96"/>
    <w:rsid w:val="6D36300F"/>
    <w:rsid w:val="6D413F66"/>
    <w:rsid w:val="6D434685"/>
    <w:rsid w:val="6D4836EB"/>
    <w:rsid w:val="6D5E2269"/>
    <w:rsid w:val="6D5E670D"/>
    <w:rsid w:val="6D680F99"/>
    <w:rsid w:val="6D6F0E9F"/>
    <w:rsid w:val="6D6F764D"/>
    <w:rsid w:val="6D872517"/>
    <w:rsid w:val="6D9F0301"/>
    <w:rsid w:val="6DB678CB"/>
    <w:rsid w:val="6DBD23B8"/>
    <w:rsid w:val="6DC242FF"/>
    <w:rsid w:val="6DC30087"/>
    <w:rsid w:val="6DDF30E4"/>
    <w:rsid w:val="6DEC597F"/>
    <w:rsid w:val="6DF450FF"/>
    <w:rsid w:val="6DF46255"/>
    <w:rsid w:val="6DFC5EAD"/>
    <w:rsid w:val="6DFD7CD4"/>
    <w:rsid w:val="6E1A4D22"/>
    <w:rsid w:val="6E282A37"/>
    <w:rsid w:val="6E2C0D58"/>
    <w:rsid w:val="6E2D02DD"/>
    <w:rsid w:val="6E2E476A"/>
    <w:rsid w:val="6E37612F"/>
    <w:rsid w:val="6E4C5B50"/>
    <w:rsid w:val="6E642863"/>
    <w:rsid w:val="6E6D7CE0"/>
    <w:rsid w:val="6E923D3F"/>
    <w:rsid w:val="6EA16762"/>
    <w:rsid w:val="6EA36ACE"/>
    <w:rsid w:val="6EAF0BF3"/>
    <w:rsid w:val="6EB02F99"/>
    <w:rsid w:val="6EBE1A41"/>
    <w:rsid w:val="6EC0731A"/>
    <w:rsid w:val="6EC201A9"/>
    <w:rsid w:val="6EC529FD"/>
    <w:rsid w:val="6EF07EC9"/>
    <w:rsid w:val="6EFB632C"/>
    <w:rsid w:val="6F0714A5"/>
    <w:rsid w:val="6F096A3B"/>
    <w:rsid w:val="6F0E30D9"/>
    <w:rsid w:val="6F183C2E"/>
    <w:rsid w:val="6F1A7F51"/>
    <w:rsid w:val="6F264D12"/>
    <w:rsid w:val="6F290204"/>
    <w:rsid w:val="6F2C7DCC"/>
    <w:rsid w:val="6F2D30A9"/>
    <w:rsid w:val="6F322600"/>
    <w:rsid w:val="6F3327D0"/>
    <w:rsid w:val="6F33787F"/>
    <w:rsid w:val="6F345DA1"/>
    <w:rsid w:val="6F35675E"/>
    <w:rsid w:val="6F435BBB"/>
    <w:rsid w:val="6F45623B"/>
    <w:rsid w:val="6F460A3C"/>
    <w:rsid w:val="6F461E62"/>
    <w:rsid w:val="6F4A0249"/>
    <w:rsid w:val="6F5233AC"/>
    <w:rsid w:val="6F536E13"/>
    <w:rsid w:val="6F7D735D"/>
    <w:rsid w:val="6F7F634F"/>
    <w:rsid w:val="6F817ABF"/>
    <w:rsid w:val="6F852C45"/>
    <w:rsid w:val="6F861E4D"/>
    <w:rsid w:val="6F9B66B7"/>
    <w:rsid w:val="6F9F2391"/>
    <w:rsid w:val="6FAF7B43"/>
    <w:rsid w:val="6FB42615"/>
    <w:rsid w:val="6FB552C1"/>
    <w:rsid w:val="6FB813DA"/>
    <w:rsid w:val="6FBD2CF9"/>
    <w:rsid w:val="6FC43F33"/>
    <w:rsid w:val="6FCA5E05"/>
    <w:rsid w:val="6FD511D2"/>
    <w:rsid w:val="6FEF5D43"/>
    <w:rsid w:val="6FF87E02"/>
    <w:rsid w:val="6FFC6F0D"/>
    <w:rsid w:val="6FFE0C27"/>
    <w:rsid w:val="6FFE1FB6"/>
    <w:rsid w:val="6FFE8C61"/>
    <w:rsid w:val="6FFF1D0E"/>
    <w:rsid w:val="70023EF4"/>
    <w:rsid w:val="700C0DDB"/>
    <w:rsid w:val="700C30E5"/>
    <w:rsid w:val="701266E6"/>
    <w:rsid w:val="70234C2A"/>
    <w:rsid w:val="702E6608"/>
    <w:rsid w:val="7031537B"/>
    <w:rsid w:val="7035627A"/>
    <w:rsid w:val="703774A1"/>
    <w:rsid w:val="703C60B0"/>
    <w:rsid w:val="7049004D"/>
    <w:rsid w:val="704D6F6E"/>
    <w:rsid w:val="704E6356"/>
    <w:rsid w:val="70536C3C"/>
    <w:rsid w:val="705B5C8B"/>
    <w:rsid w:val="706106E9"/>
    <w:rsid w:val="706C21D0"/>
    <w:rsid w:val="706F6846"/>
    <w:rsid w:val="70716992"/>
    <w:rsid w:val="70816334"/>
    <w:rsid w:val="709A06F7"/>
    <w:rsid w:val="709C5A9C"/>
    <w:rsid w:val="709F599B"/>
    <w:rsid w:val="70A02966"/>
    <w:rsid w:val="70A316C1"/>
    <w:rsid w:val="70A64BAB"/>
    <w:rsid w:val="70A72179"/>
    <w:rsid w:val="70B369E3"/>
    <w:rsid w:val="70BF18F1"/>
    <w:rsid w:val="70C44BE7"/>
    <w:rsid w:val="70C65C06"/>
    <w:rsid w:val="70C942BC"/>
    <w:rsid w:val="70CE1848"/>
    <w:rsid w:val="70D94197"/>
    <w:rsid w:val="70EC3566"/>
    <w:rsid w:val="70F43CF9"/>
    <w:rsid w:val="70FF6A13"/>
    <w:rsid w:val="7115523A"/>
    <w:rsid w:val="711B525A"/>
    <w:rsid w:val="712D47C3"/>
    <w:rsid w:val="712E0FDD"/>
    <w:rsid w:val="7133503F"/>
    <w:rsid w:val="7138443C"/>
    <w:rsid w:val="713C3926"/>
    <w:rsid w:val="71495716"/>
    <w:rsid w:val="715E10D1"/>
    <w:rsid w:val="716B13F9"/>
    <w:rsid w:val="716B6DA7"/>
    <w:rsid w:val="7170132E"/>
    <w:rsid w:val="717F6036"/>
    <w:rsid w:val="718423DB"/>
    <w:rsid w:val="71A102E1"/>
    <w:rsid w:val="71A62743"/>
    <w:rsid w:val="71AB0D49"/>
    <w:rsid w:val="71B11300"/>
    <w:rsid w:val="71B41465"/>
    <w:rsid w:val="71BC7EA6"/>
    <w:rsid w:val="71C52FA3"/>
    <w:rsid w:val="71C54CF1"/>
    <w:rsid w:val="71C8300F"/>
    <w:rsid w:val="71C903BF"/>
    <w:rsid w:val="71C94930"/>
    <w:rsid w:val="71DD3962"/>
    <w:rsid w:val="71F540EF"/>
    <w:rsid w:val="71FE397F"/>
    <w:rsid w:val="71FF7992"/>
    <w:rsid w:val="72107D9F"/>
    <w:rsid w:val="72122369"/>
    <w:rsid w:val="721643D1"/>
    <w:rsid w:val="72263B15"/>
    <w:rsid w:val="72402198"/>
    <w:rsid w:val="72412528"/>
    <w:rsid w:val="724128C6"/>
    <w:rsid w:val="724441A8"/>
    <w:rsid w:val="72477770"/>
    <w:rsid w:val="724D02ED"/>
    <w:rsid w:val="724F0348"/>
    <w:rsid w:val="72595B49"/>
    <w:rsid w:val="726F6D5C"/>
    <w:rsid w:val="7275483D"/>
    <w:rsid w:val="72765C32"/>
    <w:rsid w:val="728E5B8B"/>
    <w:rsid w:val="72906E04"/>
    <w:rsid w:val="729F1235"/>
    <w:rsid w:val="729F77E1"/>
    <w:rsid w:val="72A102BB"/>
    <w:rsid w:val="72B410C8"/>
    <w:rsid w:val="72B478D1"/>
    <w:rsid w:val="72B47B95"/>
    <w:rsid w:val="72B53423"/>
    <w:rsid w:val="72BE454D"/>
    <w:rsid w:val="72BF79CF"/>
    <w:rsid w:val="72C7434F"/>
    <w:rsid w:val="72DE2745"/>
    <w:rsid w:val="72E054B1"/>
    <w:rsid w:val="72E104EE"/>
    <w:rsid w:val="72E607CB"/>
    <w:rsid w:val="72E824FD"/>
    <w:rsid w:val="72EA4FFC"/>
    <w:rsid w:val="72FA6ED8"/>
    <w:rsid w:val="72FE7918"/>
    <w:rsid w:val="73047A73"/>
    <w:rsid w:val="73114E7C"/>
    <w:rsid w:val="73156D94"/>
    <w:rsid w:val="7318429A"/>
    <w:rsid w:val="732B2982"/>
    <w:rsid w:val="732D5CDB"/>
    <w:rsid w:val="73334648"/>
    <w:rsid w:val="734D4252"/>
    <w:rsid w:val="73555484"/>
    <w:rsid w:val="736562BD"/>
    <w:rsid w:val="737B6E01"/>
    <w:rsid w:val="738B68E0"/>
    <w:rsid w:val="738D3F2F"/>
    <w:rsid w:val="7391660C"/>
    <w:rsid w:val="739E52C3"/>
    <w:rsid w:val="73A45FC4"/>
    <w:rsid w:val="73AA6454"/>
    <w:rsid w:val="73AB73FF"/>
    <w:rsid w:val="73BA22CA"/>
    <w:rsid w:val="73C26A0C"/>
    <w:rsid w:val="73CE552C"/>
    <w:rsid w:val="73DA682A"/>
    <w:rsid w:val="73E07F01"/>
    <w:rsid w:val="73F50B4E"/>
    <w:rsid w:val="74196000"/>
    <w:rsid w:val="7425633E"/>
    <w:rsid w:val="7427607C"/>
    <w:rsid w:val="744228E5"/>
    <w:rsid w:val="74433E84"/>
    <w:rsid w:val="74586E75"/>
    <w:rsid w:val="746077C0"/>
    <w:rsid w:val="747A4689"/>
    <w:rsid w:val="748616D3"/>
    <w:rsid w:val="749909AF"/>
    <w:rsid w:val="74A04908"/>
    <w:rsid w:val="74A940DE"/>
    <w:rsid w:val="74AC43EA"/>
    <w:rsid w:val="74B72E19"/>
    <w:rsid w:val="74BA5741"/>
    <w:rsid w:val="74C462AD"/>
    <w:rsid w:val="74C46333"/>
    <w:rsid w:val="74C9141D"/>
    <w:rsid w:val="74DA056B"/>
    <w:rsid w:val="74EA4752"/>
    <w:rsid w:val="74EA6CC5"/>
    <w:rsid w:val="74EE476F"/>
    <w:rsid w:val="74F6547D"/>
    <w:rsid w:val="74FA1A86"/>
    <w:rsid w:val="750C07C0"/>
    <w:rsid w:val="750E7294"/>
    <w:rsid w:val="75120509"/>
    <w:rsid w:val="7512566A"/>
    <w:rsid w:val="75150800"/>
    <w:rsid w:val="75201419"/>
    <w:rsid w:val="75235EAD"/>
    <w:rsid w:val="752524C3"/>
    <w:rsid w:val="752A4FEA"/>
    <w:rsid w:val="752C70F1"/>
    <w:rsid w:val="752E62B7"/>
    <w:rsid w:val="753303E3"/>
    <w:rsid w:val="75342C09"/>
    <w:rsid w:val="753A14EF"/>
    <w:rsid w:val="753F5B1E"/>
    <w:rsid w:val="75467961"/>
    <w:rsid w:val="754B6E0B"/>
    <w:rsid w:val="755A1EB0"/>
    <w:rsid w:val="7563093F"/>
    <w:rsid w:val="75632990"/>
    <w:rsid w:val="7567515E"/>
    <w:rsid w:val="75733B41"/>
    <w:rsid w:val="758C63AD"/>
    <w:rsid w:val="7590597C"/>
    <w:rsid w:val="759A1FF9"/>
    <w:rsid w:val="75A05D4D"/>
    <w:rsid w:val="75AE311E"/>
    <w:rsid w:val="75B221D5"/>
    <w:rsid w:val="75BB6264"/>
    <w:rsid w:val="75F24E3F"/>
    <w:rsid w:val="75FE013E"/>
    <w:rsid w:val="75FF853F"/>
    <w:rsid w:val="76051E1C"/>
    <w:rsid w:val="76066D64"/>
    <w:rsid w:val="76073E2F"/>
    <w:rsid w:val="760A5457"/>
    <w:rsid w:val="761C35EB"/>
    <w:rsid w:val="761D10F5"/>
    <w:rsid w:val="761E2EDE"/>
    <w:rsid w:val="76206BF8"/>
    <w:rsid w:val="76217E36"/>
    <w:rsid w:val="762348EF"/>
    <w:rsid w:val="763358B6"/>
    <w:rsid w:val="763D14D8"/>
    <w:rsid w:val="764351DD"/>
    <w:rsid w:val="764470CE"/>
    <w:rsid w:val="764D5B5A"/>
    <w:rsid w:val="76632F71"/>
    <w:rsid w:val="76667CCC"/>
    <w:rsid w:val="7668739C"/>
    <w:rsid w:val="76706ECF"/>
    <w:rsid w:val="767874CA"/>
    <w:rsid w:val="767D62A9"/>
    <w:rsid w:val="7684222B"/>
    <w:rsid w:val="7690759B"/>
    <w:rsid w:val="76914810"/>
    <w:rsid w:val="76A044CE"/>
    <w:rsid w:val="76A06605"/>
    <w:rsid w:val="76AA10FD"/>
    <w:rsid w:val="76B344CD"/>
    <w:rsid w:val="76BB1322"/>
    <w:rsid w:val="76CE1B1D"/>
    <w:rsid w:val="76D0048F"/>
    <w:rsid w:val="76D222A7"/>
    <w:rsid w:val="76D57902"/>
    <w:rsid w:val="76DB2223"/>
    <w:rsid w:val="76E625D6"/>
    <w:rsid w:val="76EE647F"/>
    <w:rsid w:val="77081635"/>
    <w:rsid w:val="770A0FA4"/>
    <w:rsid w:val="770C0F88"/>
    <w:rsid w:val="77127D5F"/>
    <w:rsid w:val="771C2CB9"/>
    <w:rsid w:val="771D197D"/>
    <w:rsid w:val="77223989"/>
    <w:rsid w:val="772445FD"/>
    <w:rsid w:val="772A243C"/>
    <w:rsid w:val="77334555"/>
    <w:rsid w:val="773E41EC"/>
    <w:rsid w:val="775F7ED4"/>
    <w:rsid w:val="77602396"/>
    <w:rsid w:val="776216AC"/>
    <w:rsid w:val="77660E84"/>
    <w:rsid w:val="777109FF"/>
    <w:rsid w:val="7774505B"/>
    <w:rsid w:val="777520F0"/>
    <w:rsid w:val="77790B86"/>
    <w:rsid w:val="77865529"/>
    <w:rsid w:val="77A05409"/>
    <w:rsid w:val="77A116E4"/>
    <w:rsid w:val="77A14537"/>
    <w:rsid w:val="77A25E80"/>
    <w:rsid w:val="77AA0850"/>
    <w:rsid w:val="77AF7330"/>
    <w:rsid w:val="77B9531F"/>
    <w:rsid w:val="77BC3C32"/>
    <w:rsid w:val="77BC6EFE"/>
    <w:rsid w:val="77C849D9"/>
    <w:rsid w:val="77CE5F93"/>
    <w:rsid w:val="77D74233"/>
    <w:rsid w:val="77D873B8"/>
    <w:rsid w:val="77DA4B43"/>
    <w:rsid w:val="77E63BD8"/>
    <w:rsid w:val="77EC5DEC"/>
    <w:rsid w:val="77F01F4F"/>
    <w:rsid w:val="77F3388A"/>
    <w:rsid w:val="77F8507F"/>
    <w:rsid w:val="78024CAA"/>
    <w:rsid w:val="780954C8"/>
    <w:rsid w:val="780E1489"/>
    <w:rsid w:val="78107604"/>
    <w:rsid w:val="78192C2A"/>
    <w:rsid w:val="782E7B78"/>
    <w:rsid w:val="785100AD"/>
    <w:rsid w:val="785D207F"/>
    <w:rsid w:val="785F3F4E"/>
    <w:rsid w:val="786666E0"/>
    <w:rsid w:val="786A1C66"/>
    <w:rsid w:val="786A5DDD"/>
    <w:rsid w:val="7873085C"/>
    <w:rsid w:val="787768D5"/>
    <w:rsid w:val="78825341"/>
    <w:rsid w:val="7884737B"/>
    <w:rsid w:val="788530DA"/>
    <w:rsid w:val="78860546"/>
    <w:rsid w:val="788900E3"/>
    <w:rsid w:val="78907BEC"/>
    <w:rsid w:val="789869F2"/>
    <w:rsid w:val="78A1579C"/>
    <w:rsid w:val="78A43C9F"/>
    <w:rsid w:val="78A57541"/>
    <w:rsid w:val="78AA0A59"/>
    <w:rsid w:val="78B26191"/>
    <w:rsid w:val="78B5277E"/>
    <w:rsid w:val="78B91E23"/>
    <w:rsid w:val="78BA7E4F"/>
    <w:rsid w:val="78C0027C"/>
    <w:rsid w:val="78D179BD"/>
    <w:rsid w:val="78DC157F"/>
    <w:rsid w:val="78E33F6B"/>
    <w:rsid w:val="78F70794"/>
    <w:rsid w:val="78FE1436"/>
    <w:rsid w:val="78FF5ADA"/>
    <w:rsid w:val="790067FB"/>
    <w:rsid w:val="790615DD"/>
    <w:rsid w:val="790B19DC"/>
    <w:rsid w:val="7910114E"/>
    <w:rsid w:val="791909DD"/>
    <w:rsid w:val="7919794D"/>
    <w:rsid w:val="79353CEE"/>
    <w:rsid w:val="793762C5"/>
    <w:rsid w:val="793A424B"/>
    <w:rsid w:val="793B32B4"/>
    <w:rsid w:val="79475B93"/>
    <w:rsid w:val="79660D5F"/>
    <w:rsid w:val="79666829"/>
    <w:rsid w:val="796B7191"/>
    <w:rsid w:val="796F0574"/>
    <w:rsid w:val="7977118B"/>
    <w:rsid w:val="797B664A"/>
    <w:rsid w:val="7985035C"/>
    <w:rsid w:val="798E52BC"/>
    <w:rsid w:val="799C0111"/>
    <w:rsid w:val="799D4319"/>
    <w:rsid w:val="799F189F"/>
    <w:rsid w:val="79A33C3A"/>
    <w:rsid w:val="79A43C91"/>
    <w:rsid w:val="79A95071"/>
    <w:rsid w:val="79AC38BC"/>
    <w:rsid w:val="79AC7B66"/>
    <w:rsid w:val="79C128E4"/>
    <w:rsid w:val="79C911C2"/>
    <w:rsid w:val="79CE67DB"/>
    <w:rsid w:val="79D1669C"/>
    <w:rsid w:val="79D6563F"/>
    <w:rsid w:val="79D838BA"/>
    <w:rsid w:val="79F620AD"/>
    <w:rsid w:val="79F649EE"/>
    <w:rsid w:val="79FB25B1"/>
    <w:rsid w:val="7A0C0F31"/>
    <w:rsid w:val="7A0F38B5"/>
    <w:rsid w:val="7A101D0D"/>
    <w:rsid w:val="7A120C0C"/>
    <w:rsid w:val="7A1C44DD"/>
    <w:rsid w:val="7A1C66FB"/>
    <w:rsid w:val="7A2A1819"/>
    <w:rsid w:val="7A2E68F6"/>
    <w:rsid w:val="7A396E1F"/>
    <w:rsid w:val="7A4C5A3B"/>
    <w:rsid w:val="7A5339A0"/>
    <w:rsid w:val="7A5B05B6"/>
    <w:rsid w:val="7A630172"/>
    <w:rsid w:val="7A631309"/>
    <w:rsid w:val="7A7E1444"/>
    <w:rsid w:val="7A921E21"/>
    <w:rsid w:val="7AA91090"/>
    <w:rsid w:val="7AD41622"/>
    <w:rsid w:val="7ADD47D1"/>
    <w:rsid w:val="7ADE3173"/>
    <w:rsid w:val="7AE600D4"/>
    <w:rsid w:val="7AEB5162"/>
    <w:rsid w:val="7AED5C05"/>
    <w:rsid w:val="7AF94986"/>
    <w:rsid w:val="7AFE39BA"/>
    <w:rsid w:val="7B232943"/>
    <w:rsid w:val="7B310FBD"/>
    <w:rsid w:val="7B407DF2"/>
    <w:rsid w:val="7B46015A"/>
    <w:rsid w:val="7B553B77"/>
    <w:rsid w:val="7B553CD4"/>
    <w:rsid w:val="7B577614"/>
    <w:rsid w:val="7B5B56F4"/>
    <w:rsid w:val="7B5E0DB7"/>
    <w:rsid w:val="7B5F4FA3"/>
    <w:rsid w:val="7B682767"/>
    <w:rsid w:val="7B6B63B3"/>
    <w:rsid w:val="7B6D2EE4"/>
    <w:rsid w:val="7B721623"/>
    <w:rsid w:val="7B7711C5"/>
    <w:rsid w:val="7B77357A"/>
    <w:rsid w:val="7B8222D7"/>
    <w:rsid w:val="7B827C63"/>
    <w:rsid w:val="7B830CED"/>
    <w:rsid w:val="7B864D11"/>
    <w:rsid w:val="7B8C3AE5"/>
    <w:rsid w:val="7B8C69E6"/>
    <w:rsid w:val="7B8F38AD"/>
    <w:rsid w:val="7B97099F"/>
    <w:rsid w:val="7BAB12DE"/>
    <w:rsid w:val="7BC24390"/>
    <w:rsid w:val="7BC5165B"/>
    <w:rsid w:val="7BCF2869"/>
    <w:rsid w:val="7BCF6C15"/>
    <w:rsid w:val="7BD90D2F"/>
    <w:rsid w:val="7BDC50B8"/>
    <w:rsid w:val="7BE450B6"/>
    <w:rsid w:val="7BE903F1"/>
    <w:rsid w:val="7BEE588A"/>
    <w:rsid w:val="7BEF1C83"/>
    <w:rsid w:val="7BF21FE7"/>
    <w:rsid w:val="7BFF6D91"/>
    <w:rsid w:val="7C0229E6"/>
    <w:rsid w:val="7C04625C"/>
    <w:rsid w:val="7C075762"/>
    <w:rsid w:val="7C095B24"/>
    <w:rsid w:val="7C220024"/>
    <w:rsid w:val="7C231B6A"/>
    <w:rsid w:val="7C2D166E"/>
    <w:rsid w:val="7C3004E9"/>
    <w:rsid w:val="7C352C3C"/>
    <w:rsid w:val="7C3E1F66"/>
    <w:rsid w:val="7C402DC0"/>
    <w:rsid w:val="7C42146D"/>
    <w:rsid w:val="7C431890"/>
    <w:rsid w:val="7C455A03"/>
    <w:rsid w:val="7C46358F"/>
    <w:rsid w:val="7C5235E8"/>
    <w:rsid w:val="7C560E66"/>
    <w:rsid w:val="7C5A69A9"/>
    <w:rsid w:val="7C6C6C12"/>
    <w:rsid w:val="7C76139D"/>
    <w:rsid w:val="7C792C1C"/>
    <w:rsid w:val="7C86627E"/>
    <w:rsid w:val="7C902C69"/>
    <w:rsid w:val="7C943EFA"/>
    <w:rsid w:val="7C9B5E75"/>
    <w:rsid w:val="7C9E1DC2"/>
    <w:rsid w:val="7CB1607B"/>
    <w:rsid w:val="7CB22A7F"/>
    <w:rsid w:val="7CB6056C"/>
    <w:rsid w:val="7CB86601"/>
    <w:rsid w:val="7CC51573"/>
    <w:rsid w:val="7CCC5DCB"/>
    <w:rsid w:val="7CD5443E"/>
    <w:rsid w:val="7CD87C72"/>
    <w:rsid w:val="7CE713DA"/>
    <w:rsid w:val="7CFD4F92"/>
    <w:rsid w:val="7D165668"/>
    <w:rsid w:val="7D191A4F"/>
    <w:rsid w:val="7D1E7890"/>
    <w:rsid w:val="7D272F8B"/>
    <w:rsid w:val="7D296B44"/>
    <w:rsid w:val="7D2D63C4"/>
    <w:rsid w:val="7D3527F4"/>
    <w:rsid w:val="7D3828C0"/>
    <w:rsid w:val="7D3B7807"/>
    <w:rsid w:val="7D3D61DC"/>
    <w:rsid w:val="7D470F6C"/>
    <w:rsid w:val="7D472501"/>
    <w:rsid w:val="7D4F15A2"/>
    <w:rsid w:val="7D6F4AB7"/>
    <w:rsid w:val="7D8F6E98"/>
    <w:rsid w:val="7D9B5AE7"/>
    <w:rsid w:val="7D9D7BD9"/>
    <w:rsid w:val="7D9F6383"/>
    <w:rsid w:val="7DAA2CF7"/>
    <w:rsid w:val="7DAC3944"/>
    <w:rsid w:val="7DB75882"/>
    <w:rsid w:val="7DBB11DB"/>
    <w:rsid w:val="7DCC5093"/>
    <w:rsid w:val="7DD33820"/>
    <w:rsid w:val="7DD83512"/>
    <w:rsid w:val="7DE16559"/>
    <w:rsid w:val="7DEF2BA0"/>
    <w:rsid w:val="7DF41B1B"/>
    <w:rsid w:val="7E0361AC"/>
    <w:rsid w:val="7E0D256D"/>
    <w:rsid w:val="7E0E521A"/>
    <w:rsid w:val="7E122526"/>
    <w:rsid w:val="7E142131"/>
    <w:rsid w:val="7E157037"/>
    <w:rsid w:val="7E29173D"/>
    <w:rsid w:val="7E29625B"/>
    <w:rsid w:val="7E2A5025"/>
    <w:rsid w:val="7E2E0A24"/>
    <w:rsid w:val="7E3475ED"/>
    <w:rsid w:val="7E371CBF"/>
    <w:rsid w:val="7E3878B3"/>
    <w:rsid w:val="7E3A384B"/>
    <w:rsid w:val="7E4705DD"/>
    <w:rsid w:val="7E4E20C0"/>
    <w:rsid w:val="7E51187F"/>
    <w:rsid w:val="7E5451F3"/>
    <w:rsid w:val="7E5A49F9"/>
    <w:rsid w:val="7E5D2F33"/>
    <w:rsid w:val="7E655B4E"/>
    <w:rsid w:val="7E6A6238"/>
    <w:rsid w:val="7E6D02E3"/>
    <w:rsid w:val="7E6D681F"/>
    <w:rsid w:val="7E742FE5"/>
    <w:rsid w:val="7E9341F9"/>
    <w:rsid w:val="7E9533D1"/>
    <w:rsid w:val="7E977A27"/>
    <w:rsid w:val="7E997407"/>
    <w:rsid w:val="7E9E133E"/>
    <w:rsid w:val="7EA42208"/>
    <w:rsid w:val="7EB2376F"/>
    <w:rsid w:val="7EB30370"/>
    <w:rsid w:val="7EC6658B"/>
    <w:rsid w:val="7ECF321E"/>
    <w:rsid w:val="7ED376FB"/>
    <w:rsid w:val="7EDD1AEE"/>
    <w:rsid w:val="7EE61A0F"/>
    <w:rsid w:val="7EEB6599"/>
    <w:rsid w:val="7EF06195"/>
    <w:rsid w:val="7EF87786"/>
    <w:rsid w:val="7EF944E8"/>
    <w:rsid w:val="7EFF06AC"/>
    <w:rsid w:val="7F001583"/>
    <w:rsid w:val="7F045366"/>
    <w:rsid w:val="7F064738"/>
    <w:rsid w:val="7F0661BC"/>
    <w:rsid w:val="7F0C4577"/>
    <w:rsid w:val="7F1461EA"/>
    <w:rsid w:val="7F1C2950"/>
    <w:rsid w:val="7F213F86"/>
    <w:rsid w:val="7F336E18"/>
    <w:rsid w:val="7F344AE7"/>
    <w:rsid w:val="7F39050D"/>
    <w:rsid w:val="7F3DDC20"/>
    <w:rsid w:val="7F3F11CB"/>
    <w:rsid w:val="7F484E4F"/>
    <w:rsid w:val="7F4D0362"/>
    <w:rsid w:val="7F580778"/>
    <w:rsid w:val="7F6B0CB3"/>
    <w:rsid w:val="7F6C22EA"/>
    <w:rsid w:val="7F702395"/>
    <w:rsid w:val="7F7E325D"/>
    <w:rsid w:val="7F7E6C2D"/>
    <w:rsid w:val="7F8128FC"/>
    <w:rsid w:val="7F8E22D2"/>
    <w:rsid w:val="7F8F0DA3"/>
    <w:rsid w:val="7F953A44"/>
    <w:rsid w:val="7FA32206"/>
    <w:rsid w:val="7FA54BBC"/>
    <w:rsid w:val="7FA67086"/>
    <w:rsid w:val="7FBA461D"/>
    <w:rsid w:val="7FC20D7E"/>
    <w:rsid w:val="7FC41AD7"/>
    <w:rsid w:val="7FCA5B3A"/>
    <w:rsid w:val="7FCD7503"/>
    <w:rsid w:val="7FD51FC5"/>
    <w:rsid w:val="7FE252A4"/>
    <w:rsid w:val="7FE30A57"/>
    <w:rsid w:val="7FE72592"/>
    <w:rsid w:val="A6CD160A"/>
    <w:rsid w:val="AAFBA8FD"/>
    <w:rsid w:val="AFF349FB"/>
    <w:rsid w:val="B7FDE190"/>
    <w:rsid w:val="CF3BAEE8"/>
    <w:rsid w:val="D65F36BA"/>
    <w:rsid w:val="DBD32831"/>
    <w:rsid w:val="DBEF9264"/>
    <w:rsid w:val="DFDAD6C5"/>
    <w:rsid w:val="E66F9788"/>
    <w:rsid w:val="EED78DB9"/>
    <w:rsid w:val="F7EF73F6"/>
    <w:rsid w:val="FAFB4394"/>
    <w:rsid w:val="FB2E7867"/>
    <w:rsid w:val="FE1DC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qFormat="1" w:unhideWhenUsed="0" w:uiPriority="0" w:semiHidden="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qFormat="1" w:unhideWhenUsed="0"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qFormat="1" w:unhideWhenUsed="0" w:uiPriority="0" w:semiHidden="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line="560" w:lineRule="exact"/>
      <w:ind w:firstLine="420" w:firstLineChars="200"/>
      <w:jc w:val="both"/>
    </w:pPr>
    <w:rPr>
      <w:rFonts w:ascii="宋体" w:hAnsi="宋体" w:eastAsia="宋体" w:cs="宋体"/>
      <w:kern w:val="2"/>
      <w:sz w:val="24"/>
      <w:szCs w:val="24"/>
      <w:lang w:val="en-US" w:eastAsia="zh-CN" w:bidi="ar-SA"/>
    </w:rPr>
  </w:style>
  <w:style w:type="paragraph" w:styleId="2">
    <w:name w:val="heading 1"/>
    <w:basedOn w:val="1"/>
    <w:next w:val="1"/>
    <w:link w:val="54"/>
    <w:qFormat/>
    <w:uiPriority w:val="0"/>
    <w:pPr>
      <w:keepNext/>
      <w:spacing w:before="240" w:after="60"/>
      <w:outlineLvl w:val="0"/>
    </w:pPr>
    <w:rPr>
      <w:rFonts w:ascii="Cambria" w:hAnsi="Cambria"/>
      <w:b/>
      <w:bCs/>
      <w:kern w:val="32"/>
      <w:sz w:val="32"/>
      <w:szCs w:val="32"/>
    </w:rPr>
  </w:style>
  <w:style w:type="paragraph" w:styleId="3">
    <w:name w:val="heading 2"/>
    <w:basedOn w:val="1"/>
    <w:next w:val="1"/>
    <w:link w:val="55"/>
    <w:qFormat/>
    <w:uiPriority w:val="0"/>
    <w:pPr>
      <w:keepNext/>
      <w:keepLines/>
      <w:spacing w:after="160" w:line="360" w:lineRule="auto"/>
      <w:ind w:firstLine="0" w:firstLineChars="0"/>
      <w:outlineLvl w:val="1"/>
    </w:pPr>
    <w:rPr>
      <w:b/>
      <w:bCs/>
      <w:sz w:val="28"/>
      <w:szCs w:val="32"/>
    </w:rPr>
  </w:style>
  <w:style w:type="paragraph" w:styleId="4">
    <w:name w:val="heading 3"/>
    <w:basedOn w:val="1"/>
    <w:next w:val="1"/>
    <w:link w:val="56"/>
    <w:qFormat/>
    <w:uiPriority w:val="0"/>
    <w:pPr>
      <w:widowControl/>
      <w:spacing w:line="360" w:lineRule="auto"/>
      <w:outlineLvl w:val="2"/>
    </w:pPr>
    <w:rPr>
      <w:rFonts w:ascii="宋体" w:hAnsi="宋体" w:eastAsia="宋体"/>
      <w:b/>
      <w:bCs/>
      <w:kern w:val="0"/>
      <w:sz w:val="24"/>
    </w:rPr>
  </w:style>
  <w:style w:type="paragraph" w:styleId="5">
    <w:name w:val="heading 4"/>
    <w:basedOn w:val="1"/>
    <w:next w:val="1"/>
    <w:link w:val="57"/>
    <w:qFormat/>
    <w:uiPriority w:val="0"/>
    <w:pPr>
      <w:keepNext/>
      <w:keepLines/>
      <w:spacing w:line="360" w:lineRule="auto"/>
      <w:outlineLvl w:val="3"/>
    </w:pPr>
    <w:rPr>
      <w:rFonts w:ascii="Arial" w:hAnsi="Arial"/>
      <w:b/>
      <w:bCs/>
      <w:szCs w:val="28"/>
    </w:rPr>
  </w:style>
  <w:style w:type="paragraph" w:styleId="6">
    <w:name w:val="heading 5"/>
    <w:basedOn w:val="1"/>
    <w:next w:val="1"/>
    <w:link w:val="58"/>
    <w:autoRedefine/>
    <w:qFormat/>
    <w:uiPriority w:val="0"/>
    <w:pPr>
      <w:keepNext/>
      <w:keepLines/>
      <w:spacing w:before="280" w:after="290" w:line="372" w:lineRule="auto"/>
      <w:outlineLvl w:val="4"/>
    </w:pPr>
    <w:rPr>
      <w:b/>
      <w:bCs/>
      <w:sz w:val="28"/>
      <w:szCs w:val="28"/>
    </w:rPr>
  </w:style>
  <w:style w:type="paragraph" w:styleId="7">
    <w:name w:val="heading 6"/>
    <w:basedOn w:val="1"/>
    <w:next w:val="1"/>
    <w:link w:val="59"/>
    <w:qFormat/>
    <w:uiPriority w:val="0"/>
    <w:pPr>
      <w:keepNext/>
      <w:keepLines/>
      <w:widowControl/>
      <w:tabs>
        <w:tab w:val="left" w:pos="1440"/>
      </w:tabs>
      <w:spacing w:before="240" w:after="64" w:line="317" w:lineRule="auto"/>
      <w:ind w:left="1152" w:hanging="1152"/>
      <w:jc w:val="left"/>
      <w:outlineLvl w:val="5"/>
    </w:pPr>
    <w:rPr>
      <w:rFonts w:ascii="Arial" w:hAnsi="Arial" w:eastAsia="黑体"/>
      <w:b/>
      <w:bCs/>
      <w:kern w:val="0"/>
      <w:sz w:val="24"/>
    </w:rPr>
  </w:style>
  <w:style w:type="paragraph" w:styleId="8">
    <w:name w:val="heading 7"/>
    <w:basedOn w:val="1"/>
    <w:next w:val="1"/>
    <w:link w:val="60"/>
    <w:autoRedefine/>
    <w:qFormat/>
    <w:uiPriority w:val="0"/>
    <w:pPr>
      <w:keepNext/>
      <w:keepLines/>
      <w:widowControl/>
      <w:tabs>
        <w:tab w:val="left" w:pos="2520"/>
      </w:tabs>
      <w:spacing w:before="240" w:after="64" w:line="317" w:lineRule="auto"/>
      <w:ind w:left="1296" w:hanging="1296"/>
      <w:jc w:val="left"/>
      <w:outlineLvl w:val="6"/>
    </w:pPr>
    <w:rPr>
      <w:b/>
      <w:bCs/>
      <w:kern w:val="0"/>
      <w:sz w:val="24"/>
    </w:rPr>
  </w:style>
  <w:style w:type="paragraph" w:styleId="9">
    <w:name w:val="heading 8"/>
    <w:basedOn w:val="1"/>
    <w:next w:val="1"/>
    <w:link w:val="61"/>
    <w:autoRedefine/>
    <w:qFormat/>
    <w:uiPriority w:val="0"/>
    <w:pPr>
      <w:keepNext/>
      <w:keepLines/>
      <w:widowControl/>
      <w:tabs>
        <w:tab w:val="left" w:pos="1440"/>
      </w:tabs>
      <w:spacing w:before="240" w:after="64" w:line="317" w:lineRule="auto"/>
      <w:ind w:left="1440" w:hanging="1440"/>
      <w:jc w:val="left"/>
      <w:outlineLvl w:val="7"/>
    </w:pPr>
    <w:rPr>
      <w:rFonts w:ascii="Arial" w:hAnsi="Arial" w:eastAsia="黑体"/>
      <w:kern w:val="0"/>
      <w:sz w:val="24"/>
    </w:rPr>
  </w:style>
  <w:style w:type="paragraph" w:styleId="10">
    <w:name w:val="heading 9"/>
    <w:basedOn w:val="1"/>
    <w:next w:val="1"/>
    <w:link w:val="62"/>
    <w:qFormat/>
    <w:uiPriority w:val="0"/>
    <w:pPr>
      <w:keepNext/>
      <w:keepLines/>
      <w:widowControl/>
      <w:tabs>
        <w:tab w:val="left" w:pos="1584"/>
      </w:tabs>
      <w:spacing w:before="240" w:after="64" w:line="317" w:lineRule="auto"/>
      <w:ind w:left="1584" w:hanging="1584"/>
      <w:jc w:val="left"/>
      <w:outlineLvl w:val="8"/>
    </w:pPr>
    <w:rPr>
      <w:rFonts w:ascii="Arial" w:hAnsi="Arial" w:eastAsia="黑体"/>
      <w:kern w:val="0"/>
      <w:szCs w:val="21"/>
    </w:rPr>
  </w:style>
  <w:style w:type="character" w:default="1" w:styleId="43">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ind w:left="2520" w:leftChars="1200"/>
    </w:pPr>
    <w:rPr>
      <w:rFonts w:ascii="Calibri" w:hAnsi="Calibri"/>
      <w:szCs w:val="22"/>
    </w:rPr>
  </w:style>
  <w:style w:type="paragraph" w:styleId="12">
    <w:name w:val="Normal Indent"/>
    <w:basedOn w:val="1"/>
    <w:qFormat/>
    <w:uiPriority w:val="0"/>
    <w:pPr>
      <w:ind w:firstLine="420" w:firstLineChars="200"/>
    </w:pPr>
  </w:style>
  <w:style w:type="paragraph" w:styleId="13">
    <w:name w:val="caption"/>
    <w:basedOn w:val="1"/>
    <w:next w:val="1"/>
    <w:qFormat/>
    <w:uiPriority w:val="0"/>
    <w:rPr>
      <w:rFonts w:ascii="Cambria" w:hAnsi="Cambria" w:eastAsia="黑体"/>
      <w:sz w:val="20"/>
      <w:szCs w:val="20"/>
    </w:rPr>
  </w:style>
  <w:style w:type="paragraph" w:styleId="14">
    <w:name w:val="Document Map"/>
    <w:basedOn w:val="1"/>
    <w:link w:val="63"/>
    <w:qFormat/>
    <w:uiPriority w:val="0"/>
    <w:pPr>
      <w:shd w:val="clear" w:color="auto" w:fill="000080"/>
    </w:pPr>
  </w:style>
  <w:style w:type="paragraph" w:styleId="15">
    <w:name w:val="annotation text"/>
    <w:basedOn w:val="1"/>
    <w:link w:val="64"/>
    <w:qFormat/>
    <w:uiPriority w:val="0"/>
    <w:pPr>
      <w:jc w:val="left"/>
    </w:pPr>
  </w:style>
  <w:style w:type="paragraph" w:styleId="16">
    <w:name w:val="Body Text 3"/>
    <w:basedOn w:val="1"/>
    <w:qFormat/>
    <w:uiPriority w:val="0"/>
    <w:rPr>
      <w:rFonts w:ascii="宋体"/>
      <w:sz w:val="24"/>
      <w:szCs w:val="20"/>
    </w:rPr>
  </w:style>
  <w:style w:type="paragraph" w:styleId="17">
    <w:name w:val="Body Text"/>
    <w:basedOn w:val="1"/>
    <w:link w:val="65"/>
    <w:autoRedefine/>
    <w:qFormat/>
    <w:uiPriority w:val="0"/>
    <w:pPr>
      <w:spacing w:after="120"/>
    </w:pPr>
  </w:style>
  <w:style w:type="paragraph" w:styleId="18">
    <w:name w:val="Body Text Indent"/>
    <w:basedOn w:val="1"/>
    <w:next w:val="19"/>
    <w:link w:val="66"/>
    <w:qFormat/>
    <w:uiPriority w:val="0"/>
    <w:pPr>
      <w:spacing w:after="120"/>
      <w:ind w:left="420" w:leftChars="200"/>
    </w:pPr>
  </w:style>
  <w:style w:type="paragraph" w:styleId="19">
    <w:name w:val="annotation subject"/>
    <w:basedOn w:val="15"/>
    <w:next w:val="1"/>
    <w:link w:val="76"/>
    <w:qFormat/>
    <w:uiPriority w:val="0"/>
    <w:rPr>
      <w:b/>
      <w:bCs/>
    </w:rPr>
  </w:style>
  <w:style w:type="paragraph" w:styleId="20">
    <w:name w:val="index 4"/>
    <w:basedOn w:val="1"/>
    <w:next w:val="1"/>
    <w:qFormat/>
    <w:uiPriority w:val="0"/>
    <w:pPr>
      <w:ind w:left="600" w:leftChars="600"/>
    </w:pPr>
  </w:style>
  <w:style w:type="paragraph" w:styleId="21">
    <w:name w:val="toc 5"/>
    <w:basedOn w:val="1"/>
    <w:next w:val="1"/>
    <w:autoRedefine/>
    <w:qFormat/>
    <w:uiPriority w:val="39"/>
    <w:pPr>
      <w:ind w:left="1680" w:leftChars="800"/>
    </w:pPr>
    <w:rPr>
      <w:rFonts w:ascii="Calibri" w:hAnsi="Calibri"/>
      <w:szCs w:val="22"/>
    </w:rPr>
  </w:style>
  <w:style w:type="paragraph" w:styleId="22">
    <w:name w:val="toc 3"/>
    <w:basedOn w:val="1"/>
    <w:next w:val="1"/>
    <w:autoRedefine/>
    <w:qFormat/>
    <w:uiPriority w:val="39"/>
    <w:pPr>
      <w:ind w:left="840" w:leftChars="400"/>
    </w:pPr>
  </w:style>
  <w:style w:type="paragraph" w:styleId="23">
    <w:name w:val="Plain Text"/>
    <w:basedOn w:val="1"/>
    <w:next w:val="1"/>
    <w:link w:val="67"/>
    <w:autoRedefine/>
    <w:qFormat/>
    <w:uiPriority w:val="0"/>
    <w:rPr>
      <w:rFonts w:ascii="宋体" w:hAnsi="Courier New" w:eastAsia="仿宋_GB2312"/>
      <w:sz w:val="32"/>
    </w:rPr>
  </w:style>
  <w:style w:type="paragraph" w:styleId="24">
    <w:name w:val="toc 8"/>
    <w:basedOn w:val="1"/>
    <w:next w:val="1"/>
    <w:autoRedefine/>
    <w:qFormat/>
    <w:uiPriority w:val="39"/>
    <w:pPr>
      <w:ind w:left="2940" w:leftChars="1400"/>
    </w:pPr>
    <w:rPr>
      <w:rFonts w:ascii="Calibri" w:hAnsi="Calibri"/>
      <w:szCs w:val="22"/>
    </w:rPr>
  </w:style>
  <w:style w:type="paragraph" w:styleId="25">
    <w:name w:val="Date"/>
    <w:basedOn w:val="1"/>
    <w:next w:val="1"/>
    <w:link w:val="68"/>
    <w:autoRedefine/>
    <w:qFormat/>
    <w:uiPriority w:val="0"/>
    <w:pPr>
      <w:ind w:left="100" w:leftChars="2500"/>
    </w:pPr>
  </w:style>
  <w:style w:type="paragraph" w:styleId="26">
    <w:name w:val="Body Text Indent 2"/>
    <w:basedOn w:val="1"/>
    <w:link w:val="69"/>
    <w:qFormat/>
    <w:uiPriority w:val="0"/>
    <w:pPr>
      <w:autoSpaceDE w:val="0"/>
      <w:autoSpaceDN w:val="0"/>
      <w:adjustRightInd w:val="0"/>
      <w:spacing w:line="410" w:lineRule="atLeast"/>
      <w:ind w:left="480"/>
      <w:jc w:val="left"/>
    </w:pPr>
    <w:rPr>
      <w:rFonts w:ascii="宋体" w:hAnsi="Calibri"/>
      <w:color w:val="000000"/>
    </w:rPr>
  </w:style>
  <w:style w:type="paragraph" w:styleId="27">
    <w:name w:val="Balloon Text"/>
    <w:basedOn w:val="1"/>
    <w:link w:val="70"/>
    <w:qFormat/>
    <w:uiPriority w:val="0"/>
    <w:rPr>
      <w:sz w:val="18"/>
      <w:szCs w:val="18"/>
    </w:rPr>
  </w:style>
  <w:style w:type="paragraph" w:styleId="28">
    <w:name w:val="footer"/>
    <w:basedOn w:val="1"/>
    <w:link w:val="71"/>
    <w:qFormat/>
    <w:uiPriority w:val="99"/>
    <w:pPr>
      <w:tabs>
        <w:tab w:val="center" w:pos="4153"/>
        <w:tab w:val="right" w:pos="8306"/>
      </w:tabs>
      <w:snapToGrid w:val="0"/>
      <w:jc w:val="left"/>
    </w:pPr>
    <w:rPr>
      <w:sz w:val="18"/>
      <w:szCs w:val="18"/>
    </w:rPr>
  </w:style>
  <w:style w:type="paragraph" w:styleId="29">
    <w:name w:val="header"/>
    <w:basedOn w:val="1"/>
    <w:link w:val="72"/>
    <w:qFormat/>
    <w:uiPriority w:val="0"/>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39"/>
  </w:style>
  <w:style w:type="paragraph" w:styleId="31">
    <w:name w:val="toc 4"/>
    <w:basedOn w:val="1"/>
    <w:next w:val="1"/>
    <w:qFormat/>
    <w:uiPriority w:val="39"/>
    <w:pPr>
      <w:ind w:left="1260" w:leftChars="600"/>
    </w:pPr>
  </w:style>
  <w:style w:type="paragraph" w:styleId="32">
    <w:name w:val="Subtitle"/>
    <w:basedOn w:val="1"/>
    <w:next w:val="1"/>
    <w:link w:val="73"/>
    <w:qFormat/>
    <w:uiPriority w:val="0"/>
    <w:pPr>
      <w:spacing w:before="240" w:after="60" w:line="312" w:lineRule="auto"/>
      <w:jc w:val="center"/>
      <w:outlineLvl w:val="1"/>
    </w:pPr>
    <w:rPr>
      <w:rFonts w:ascii="Cambria" w:hAnsi="Cambria"/>
      <w:b/>
      <w:bCs/>
      <w:kern w:val="28"/>
      <w:sz w:val="32"/>
      <w:szCs w:val="32"/>
    </w:rPr>
  </w:style>
  <w:style w:type="paragraph" w:styleId="33">
    <w:name w:val="toc 6"/>
    <w:basedOn w:val="1"/>
    <w:next w:val="1"/>
    <w:qFormat/>
    <w:uiPriority w:val="39"/>
    <w:pPr>
      <w:ind w:left="2100" w:leftChars="1000"/>
    </w:pPr>
    <w:rPr>
      <w:rFonts w:ascii="Calibri" w:hAnsi="Calibri"/>
      <w:szCs w:val="22"/>
    </w:rPr>
  </w:style>
  <w:style w:type="paragraph" w:styleId="34">
    <w:name w:val="Body Text Indent 3"/>
    <w:basedOn w:val="1"/>
    <w:link w:val="74"/>
    <w:qFormat/>
    <w:uiPriority w:val="0"/>
    <w:pPr>
      <w:widowControl/>
      <w:overflowPunct w:val="0"/>
      <w:autoSpaceDE w:val="0"/>
      <w:autoSpaceDN w:val="0"/>
      <w:adjustRightInd w:val="0"/>
      <w:spacing w:line="360" w:lineRule="auto"/>
      <w:ind w:firstLine="540"/>
      <w:textAlignment w:val="baseline"/>
    </w:pPr>
    <w:rPr>
      <w:rFonts w:ascii="宋体" w:hAnsi="MS Sans Serif"/>
      <w:color w:val="000000"/>
      <w:kern w:val="0"/>
      <w:sz w:val="24"/>
      <w:szCs w:val="20"/>
    </w:rPr>
  </w:style>
  <w:style w:type="paragraph" w:styleId="35">
    <w:name w:val="toc 2"/>
    <w:basedOn w:val="1"/>
    <w:next w:val="1"/>
    <w:qFormat/>
    <w:uiPriority w:val="39"/>
    <w:pPr>
      <w:ind w:left="420" w:leftChars="200"/>
    </w:pPr>
  </w:style>
  <w:style w:type="paragraph" w:styleId="36">
    <w:name w:val="toc 9"/>
    <w:basedOn w:val="1"/>
    <w:next w:val="1"/>
    <w:qFormat/>
    <w:uiPriority w:val="39"/>
    <w:pPr>
      <w:ind w:left="3360" w:leftChars="1600"/>
    </w:pPr>
    <w:rPr>
      <w:rFonts w:ascii="Calibri" w:hAnsi="Calibri"/>
      <w:szCs w:val="22"/>
    </w:rPr>
  </w:style>
  <w:style w:type="paragraph" w:styleId="37">
    <w:name w:val="Normal (Web)"/>
    <w:basedOn w:val="1"/>
    <w:qFormat/>
    <w:uiPriority w:val="99"/>
    <w:pPr>
      <w:widowControl/>
      <w:spacing w:before="100" w:beforeAutospacing="1" w:after="100" w:afterAutospacing="1"/>
      <w:jc w:val="left"/>
    </w:pPr>
    <w:rPr>
      <w:kern w:val="0"/>
    </w:rPr>
  </w:style>
  <w:style w:type="paragraph" w:styleId="38">
    <w:name w:val="List Continue 3"/>
    <w:semiHidden/>
    <w:qFormat/>
    <w:uiPriority w:val="0"/>
    <w:pPr>
      <w:widowControl w:val="0"/>
      <w:spacing w:after="120" w:line="278" w:lineRule="auto"/>
      <w:ind w:left="1260" w:leftChars="600"/>
      <w:jc w:val="both"/>
    </w:pPr>
    <w:rPr>
      <w:rFonts w:ascii="Times New Roman" w:hAnsi="Times New Roman" w:eastAsia="宋体" w:cs="Times New Roman"/>
      <w:kern w:val="2"/>
      <w:sz w:val="21"/>
      <w:szCs w:val="24"/>
      <w:lang w:val="en-US" w:eastAsia="zh-CN" w:bidi="ar-SA"/>
    </w:rPr>
  </w:style>
  <w:style w:type="paragraph" w:styleId="39">
    <w:name w:val="Title"/>
    <w:basedOn w:val="1"/>
    <w:next w:val="1"/>
    <w:link w:val="75"/>
    <w:qFormat/>
    <w:uiPriority w:val="0"/>
    <w:pPr>
      <w:spacing w:before="240" w:after="60"/>
      <w:jc w:val="center"/>
      <w:outlineLvl w:val="0"/>
    </w:pPr>
    <w:rPr>
      <w:rFonts w:ascii="Cambria" w:hAnsi="Cambria"/>
      <w:b/>
      <w:sz w:val="32"/>
    </w:rPr>
  </w:style>
  <w:style w:type="paragraph" w:styleId="40">
    <w:name w:val="Body Text First Indent"/>
    <w:basedOn w:val="17"/>
    <w:unhideWhenUsed/>
    <w:qFormat/>
    <w:uiPriority w:val="0"/>
    <w:pPr>
      <w:ind w:firstLine="420" w:firstLineChars="100"/>
    </w:pPr>
    <w:rPr>
      <w:sz w:val="30"/>
    </w:rPr>
  </w:style>
  <w:style w:type="table" w:styleId="42">
    <w:name w:val="Table Grid"/>
    <w:basedOn w:val="4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Strong"/>
    <w:qFormat/>
    <w:uiPriority w:val="0"/>
    <w:rPr>
      <w:b/>
    </w:rPr>
  </w:style>
  <w:style w:type="character" w:styleId="45">
    <w:name w:val="page number"/>
    <w:qFormat/>
    <w:uiPriority w:val="0"/>
  </w:style>
  <w:style w:type="character" w:styleId="46">
    <w:name w:val="FollowedHyperlink"/>
    <w:qFormat/>
    <w:uiPriority w:val="0"/>
    <w:rPr>
      <w:color w:val="800080"/>
      <w:u w:val="single"/>
    </w:rPr>
  </w:style>
  <w:style w:type="character" w:styleId="47">
    <w:name w:val="Emphasis"/>
    <w:qFormat/>
    <w:uiPriority w:val="0"/>
    <w:rPr>
      <w:i/>
      <w:iCs/>
    </w:rPr>
  </w:style>
  <w:style w:type="character" w:styleId="48">
    <w:name w:val="Hyperlink"/>
    <w:basedOn w:val="43"/>
    <w:qFormat/>
    <w:uiPriority w:val="99"/>
    <w:rPr>
      <w:color w:val="0000FF"/>
      <w:u w:val="single"/>
    </w:rPr>
  </w:style>
  <w:style w:type="character" w:styleId="49">
    <w:name w:val="HTML Code"/>
    <w:qFormat/>
    <w:uiPriority w:val="0"/>
    <w:rPr>
      <w:rFonts w:ascii="Courier New" w:hAnsi="Courier New"/>
      <w:sz w:val="20"/>
    </w:rPr>
  </w:style>
  <w:style w:type="character" w:styleId="50">
    <w:name w:val="annotation reference"/>
    <w:qFormat/>
    <w:uiPriority w:val="0"/>
    <w:rPr>
      <w:sz w:val="21"/>
      <w:szCs w:val="21"/>
    </w:rPr>
  </w:style>
  <w:style w:type="paragraph" w:customStyle="1" w:styleId="51">
    <w:name w:val="列表段落1"/>
    <w:basedOn w:val="1"/>
    <w:qFormat/>
    <w:uiPriority w:val="0"/>
    <w:pPr>
      <w:ind w:firstLine="420" w:firstLineChars="200"/>
    </w:pPr>
  </w:style>
  <w:style w:type="paragraph" w:customStyle="1" w:styleId="52">
    <w:name w:val="列出段落1"/>
    <w:basedOn w:val="1"/>
    <w:autoRedefine/>
    <w:qFormat/>
    <w:uiPriority w:val="99"/>
    <w:pPr>
      <w:ind w:firstLine="420" w:firstLineChars="200"/>
    </w:pPr>
  </w:style>
  <w:style w:type="paragraph" w:customStyle="1" w:styleId="53">
    <w:name w:val="目录 73"/>
    <w:next w:val="1"/>
    <w:autoRedefine/>
    <w:qFormat/>
    <w:uiPriority w:val="0"/>
    <w:pPr>
      <w:wordWrap w:val="0"/>
      <w:ind w:left="2125"/>
      <w:jc w:val="both"/>
    </w:pPr>
    <w:rPr>
      <w:rFonts w:ascii="Times New Roman" w:hAnsi="Times New Roman" w:eastAsia="宋体" w:cs="Times New Roman"/>
      <w:sz w:val="21"/>
      <w:lang w:val="en-US" w:eastAsia="zh-CN" w:bidi="ar-SA"/>
    </w:rPr>
  </w:style>
  <w:style w:type="character" w:customStyle="1" w:styleId="54">
    <w:name w:val="标题 1 字符"/>
    <w:link w:val="2"/>
    <w:autoRedefine/>
    <w:qFormat/>
    <w:uiPriority w:val="0"/>
    <w:rPr>
      <w:rFonts w:ascii="Cambria" w:hAnsi="Cambria"/>
      <w:b/>
      <w:bCs/>
      <w:kern w:val="32"/>
      <w:sz w:val="32"/>
      <w:szCs w:val="32"/>
    </w:rPr>
  </w:style>
  <w:style w:type="character" w:customStyle="1" w:styleId="55">
    <w:name w:val="标题 2 字符"/>
    <w:link w:val="3"/>
    <w:autoRedefine/>
    <w:qFormat/>
    <w:uiPriority w:val="0"/>
    <w:rPr>
      <w:rFonts w:ascii="宋体" w:hAnsi="宋体" w:eastAsia="宋体" w:cs="宋体"/>
      <w:b/>
      <w:bCs/>
      <w:kern w:val="2"/>
      <w:sz w:val="28"/>
      <w:szCs w:val="32"/>
      <w:lang w:val="en-US" w:eastAsia="zh-CN" w:bidi="ar-SA"/>
    </w:rPr>
  </w:style>
  <w:style w:type="character" w:customStyle="1" w:styleId="56">
    <w:name w:val="标题 3 字符"/>
    <w:link w:val="4"/>
    <w:qFormat/>
    <w:uiPriority w:val="0"/>
    <w:rPr>
      <w:rFonts w:ascii="宋体" w:hAnsi="宋体" w:eastAsia="宋体"/>
      <w:b/>
      <w:bCs/>
      <w:sz w:val="24"/>
      <w:szCs w:val="24"/>
    </w:rPr>
  </w:style>
  <w:style w:type="character" w:customStyle="1" w:styleId="57">
    <w:name w:val="标题 4 字符"/>
    <w:link w:val="5"/>
    <w:autoRedefine/>
    <w:qFormat/>
    <w:uiPriority w:val="0"/>
    <w:rPr>
      <w:rFonts w:ascii="Arial" w:hAnsi="Arial"/>
      <w:b/>
      <w:bCs/>
      <w:kern w:val="2"/>
      <w:sz w:val="21"/>
      <w:szCs w:val="28"/>
    </w:rPr>
  </w:style>
  <w:style w:type="character" w:customStyle="1" w:styleId="58">
    <w:name w:val="标题 5 字符"/>
    <w:link w:val="6"/>
    <w:qFormat/>
    <w:uiPriority w:val="0"/>
    <w:rPr>
      <w:b/>
      <w:bCs/>
      <w:kern w:val="2"/>
      <w:sz w:val="28"/>
      <w:szCs w:val="28"/>
    </w:rPr>
  </w:style>
  <w:style w:type="character" w:customStyle="1" w:styleId="59">
    <w:name w:val="标题 6 字符"/>
    <w:link w:val="7"/>
    <w:qFormat/>
    <w:uiPriority w:val="0"/>
    <w:rPr>
      <w:rFonts w:ascii="Arial" w:hAnsi="Arial" w:eastAsia="黑体"/>
      <w:b/>
      <w:bCs/>
      <w:sz w:val="24"/>
      <w:szCs w:val="24"/>
    </w:rPr>
  </w:style>
  <w:style w:type="character" w:customStyle="1" w:styleId="60">
    <w:name w:val="标题 7 字符"/>
    <w:link w:val="8"/>
    <w:qFormat/>
    <w:uiPriority w:val="0"/>
    <w:rPr>
      <w:b/>
      <w:bCs/>
      <w:sz w:val="24"/>
      <w:szCs w:val="24"/>
    </w:rPr>
  </w:style>
  <w:style w:type="character" w:customStyle="1" w:styleId="61">
    <w:name w:val="标题 8 字符"/>
    <w:link w:val="9"/>
    <w:qFormat/>
    <w:uiPriority w:val="0"/>
    <w:rPr>
      <w:rFonts w:ascii="Arial" w:hAnsi="Arial" w:eastAsia="黑体"/>
      <w:sz w:val="24"/>
      <w:szCs w:val="24"/>
    </w:rPr>
  </w:style>
  <w:style w:type="character" w:customStyle="1" w:styleId="62">
    <w:name w:val="标题 9 字符"/>
    <w:link w:val="10"/>
    <w:qFormat/>
    <w:uiPriority w:val="0"/>
    <w:rPr>
      <w:rFonts w:ascii="Arial" w:hAnsi="Arial" w:eastAsia="黑体"/>
      <w:sz w:val="21"/>
      <w:szCs w:val="21"/>
    </w:rPr>
  </w:style>
  <w:style w:type="character" w:customStyle="1" w:styleId="63">
    <w:name w:val="文档结构图 字符"/>
    <w:link w:val="14"/>
    <w:autoRedefine/>
    <w:qFormat/>
    <w:uiPriority w:val="0"/>
    <w:rPr>
      <w:kern w:val="2"/>
      <w:sz w:val="21"/>
      <w:szCs w:val="24"/>
      <w:shd w:val="clear" w:color="auto" w:fill="000080"/>
    </w:rPr>
  </w:style>
  <w:style w:type="character" w:customStyle="1" w:styleId="64">
    <w:name w:val="批注文字 字符"/>
    <w:link w:val="15"/>
    <w:qFormat/>
    <w:uiPriority w:val="0"/>
    <w:rPr>
      <w:kern w:val="2"/>
      <w:sz w:val="21"/>
      <w:szCs w:val="24"/>
    </w:rPr>
  </w:style>
  <w:style w:type="character" w:customStyle="1" w:styleId="65">
    <w:name w:val="正文文本 字符"/>
    <w:link w:val="17"/>
    <w:autoRedefine/>
    <w:qFormat/>
    <w:uiPriority w:val="0"/>
    <w:rPr>
      <w:kern w:val="2"/>
      <w:sz w:val="21"/>
      <w:szCs w:val="24"/>
    </w:rPr>
  </w:style>
  <w:style w:type="character" w:customStyle="1" w:styleId="66">
    <w:name w:val="正文文本缩进 字符"/>
    <w:link w:val="18"/>
    <w:autoRedefine/>
    <w:qFormat/>
    <w:uiPriority w:val="0"/>
    <w:rPr>
      <w:kern w:val="2"/>
      <w:sz w:val="21"/>
      <w:szCs w:val="24"/>
    </w:rPr>
  </w:style>
  <w:style w:type="character" w:customStyle="1" w:styleId="67">
    <w:name w:val="纯文本 字符"/>
    <w:link w:val="23"/>
    <w:qFormat/>
    <w:uiPriority w:val="0"/>
    <w:rPr>
      <w:rFonts w:ascii="宋体" w:hAnsi="Courier New" w:eastAsia="仿宋_GB2312"/>
      <w:kern w:val="2"/>
      <w:sz w:val="32"/>
      <w:szCs w:val="24"/>
    </w:rPr>
  </w:style>
  <w:style w:type="character" w:customStyle="1" w:styleId="68">
    <w:name w:val="日期 字符"/>
    <w:link w:val="25"/>
    <w:autoRedefine/>
    <w:qFormat/>
    <w:uiPriority w:val="0"/>
    <w:rPr>
      <w:kern w:val="2"/>
      <w:sz w:val="21"/>
      <w:szCs w:val="24"/>
    </w:rPr>
  </w:style>
  <w:style w:type="character" w:customStyle="1" w:styleId="69">
    <w:name w:val="正文文本缩进 2 字符"/>
    <w:link w:val="26"/>
    <w:qFormat/>
    <w:uiPriority w:val="0"/>
    <w:rPr>
      <w:rFonts w:ascii="宋体" w:hAnsi="Calibri"/>
      <w:color w:val="000000"/>
      <w:kern w:val="2"/>
      <w:sz w:val="21"/>
      <w:szCs w:val="24"/>
    </w:rPr>
  </w:style>
  <w:style w:type="character" w:customStyle="1" w:styleId="70">
    <w:name w:val="批注框文本 字符"/>
    <w:link w:val="27"/>
    <w:autoRedefine/>
    <w:qFormat/>
    <w:uiPriority w:val="0"/>
    <w:rPr>
      <w:kern w:val="2"/>
      <w:sz w:val="18"/>
      <w:szCs w:val="18"/>
    </w:rPr>
  </w:style>
  <w:style w:type="character" w:customStyle="1" w:styleId="71">
    <w:name w:val="页脚 字符"/>
    <w:link w:val="28"/>
    <w:autoRedefine/>
    <w:qFormat/>
    <w:uiPriority w:val="99"/>
    <w:rPr>
      <w:kern w:val="2"/>
      <w:sz w:val="18"/>
      <w:szCs w:val="18"/>
    </w:rPr>
  </w:style>
  <w:style w:type="character" w:customStyle="1" w:styleId="72">
    <w:name w:val="页眉 字符"/>
    <w:link w:val="29"/>
    <w:qFormat/>
    <w:uiPriority w:val="0"/>
    <w:rPr>
      <w:kern w:val="2"/>
      <w:sz w:val="18"/>
      <w:szCs w:val="18"/>
    </w:rPr>
  </w:style>
  <w:style w:type="character" w:customStyle="1" w:styleId="73">
    <w:name w:val="副标题 字符"/>
    <w:link w:val="32"/>
    <w:autoRedefine/>
    <w:qFormat/>
    <w:uiPriority w:val="0"/>
    <w:rPr>
      <w:rFonts w:ascii="Cambria" w:hAnsi="Cambria"/>
      <w:b/>
      <w:bCs/>
      <w:kern w:val="28"/>
      <w:sz w:val="32"/>
      <w:szCs w:val="32"/>
    </w:rPr>
  </w:style>
  <w:style w:type="character" w:customStyle="1" w:styleId="74">
    <w:name w:val="正文文本缩进 3 字符"/>
    <w:link w:val="34"/>
    <w:autoRedefine/>
    <w:qFormat/>
    <w:uiPriority w:val="0"/>
    <w:rPr>
      <w:rFonts w:ascii="宋体" w:hAnsi="MS Sans Serif"/>
      <w:color w:val="000000"/>
      <w:sz w:val="24"/>
    </w:rPr>
  </w:style>
  <w:style w:type="character" w:customStyle="1" w:styleId="75">
    <w:name w:val="标题 字符"/>
    <w:link w:val="39"/>
    <w:qFormat/>
    <w:uiPriority w:val="0"/>
    <w:rPr>
      <w:rFonts w:ascii="Cambria" w:hAnsi="Cambria"/>
      <w:b/>
      <w:kern w:val="2"/>
      <w:sz w:val="32"/>
      <w:szCs w:val="24"/>
    </w:rPr>
  </w:style>
  <w:style w:type="character" w:customStyle="1" w:styleId="76">
    <w:name w:val="批注主题 字符"/>
    <w:link w:val="19"/>
    <w:autoRedefine/>
    <w:qFormat/>
    <w:uiPriority w:val="0"/>
    <w:rPr>
      <w:b/>
      <w:bCs/>
      <w:kern w:val="2"/>
      <w:sz w:val="21"/>
      <w:szCs w:val="24"/>
    </w:rPr>
  </w:style>
  <w:style w:type="character" w:customStyle="1" w:styleId="77">
    <w:name w:val="页眉 Char1"/>
    <w:autoRedefine/>
    <w:semiHidden/>
    <w:qFormat/>
    <w:uiPriority w:val="99"/>
    <w:rPr>
      <w:rFonts w:ascii="Times New Roman" w:hAnsi="Times New Roman" w:eastAsia="宋体" w:cs="Times New Roman"/>
      <w:sz w:val="18"/>
      <w:szCs w:val="18"/>
    </w:rPr>
  </w:style>
  <w:style w:type="character" w:customStyle="1" w:styleId="78">
    <w:name w:val="p0 Char"/>
    <w:link w:val="79"/>
    <w:qFormat/>
    <w:uiPriority w:val="0"/>
    <w:rPr>
      <w:rFonts w:eastAsia="宋体"/>
      <w:kern w:val="2"/>
      <w:sz w:val="21"/>
      <w:szCs w:val="21"/>
      <w:lang w:val="en-US" w:eastAsia="zh-CN" w:bidi="ar-SA"/>
    </w:rPr>
  </w:style>
  <w:style w:type="paragraph" w:customStyle="1" w:styleId="79">
    <w:name w:val="p0"/>
    <w:basedOn w:val="1"/>
    <w:link w:val="78"/>
    <w:autoRedefine/>
    <w:qFormat/>
    <w:uiPriority w:val="0"/>
    <w:pPr>
      <w:widowControl/>
    </w:pPr>
    <w:rPr>
      <w:szCs w:val="21"/>
    </w:rPr>
  </w:style>
  <w:style w:type="character" w:customStyle="1" w:styleId="80">
    <w:name w:val="标题 4 Char Char"/>
    <w:qFormat/>
    <w:uiPriority w:val="0"/>
    <w:rPr>
      <w:rFonts w:ascii="Arial" w:hAnsi="Arial" w:eastAsia="宋体"/>
      <w:b/>
      <w:bCs/>
      <w:kern w:val="2"/>
      <w:sz w:val="21"/>
      <w:szCs w:val="28"/>
      <w:lang w:val="en-US" w:eastAsia="zh-CN" w:bidi="ar-SA"/>
    </w:rPr>
  </w:style>
  <w:style w:type="character" w:customStyle="1" w:styleId="81">
    <w:name w:val="批注框文本 Char1"/>
    <w:autoRedefine/>
    <w:qFormat/>
    <w:uiPriority w:val="0"/>
    <w:rPr>
      <w:rFonts w:ascii="Times New Roman" w:hAnsi="Times New Roman" w:eastAsia="宋体" w:cs="Times New Roman"/>
      <w:sz w:val="18"/>
      <w:szCs w:val="18"/>
    </w:rPr>
  </w:style>
  <w:style w:type="character" w:customStyle="1" w:styleId="82">
    <w:name w:val="纯文本 Char Char"/>
    <w:autoRedefine/>
    <w:qFormat/>
    <w:uiPriority w:val="0"/>
    <w:rPr>
      <w:rFonts w:ascii="宋体" w:hAnsi="Courier New" w:eastAsia="仿宋_GB2312"/>
      <w:kern w:val="2"/>
      <w:sz w:val="32"/>
      <w:szCs w:val="24"/>
      <w:lang w:bidi="ar-SA"/>
    </w:rPr>
  </w:style>
  <w:style w:type="character" w:customStyle="1" w:styleId="83">
    <w:name w:val="标题 3 Char1"/>
    <w:qFormat/>
    <w:uiPriority w:val="0"/>
    <w:rPr>
      <w:b/>
      <w:bCs/>
      <w:sz w:val="24"/>
      <w:szCs w:val="24"/>
    </w:rPr>
  </w:style>
  <w:style w:type="character" w:customStyle="1" w:styleId="84">
    <w:name w:val="Font Style119"/>
    <w:autoRedefine/>
    <w:unhideWhenUsed/>
    <w:qFormat/>
    <w:uiPriority w:val="99"/>
    <w:rPr>
      <w:rFonts w:hint="eastAsia" w:ascii="宋体" w:hAnsi="宋体" w:eastAsia="宋体"/>
      <w:sz w:val="24"/>
    </w:rPr>
  </w:style>
  <w:style w:type="character" w:customStyle="1" w:styleId="85">
    <w:name w:val="Font Style131"/>
    <w:autoRedefine/>
    <w:unhideWhenUsed/>
    <w:qFormat/>
    <w:uiPriority w:val="99"/>
    <w:rPr>
      <w:rFonts w:hint="eastAsia" w:ascii="Times New Roman" w:hAnsi="Times New Roman" w:eastAsia="Times New Roman"/>
      <w:sz w:val="18"/>
    </w:rPr>
  </w:style>
  <w:style w:type="character" w:customStyle="1" w:styleId="86">
    <w:name w:val="textcontents"/>
    <w:qFormat/>
    <w:uiPriority w:val="0"/>
    <w:rPr>
      <w:rFonts w:cs="Times New Roman"/>
    </w:rPr>
  </w:style>
  <w:style w:type="character" w:customStyle="1" w:styleId="87">
    <w:name w:val="明显引用 Char1"/>
    <w:autoRedefine/>
    <w:qFormat/>
    <w:uiPriority w:val="99"/>
    <w:rPr>
      <w:b/>
      <w:bCs/>
      <w:i/>
      <w:iCs/>
      <w:color w:val="4F81BD"/>
      <w:kern w:val="2"/>
      <w:sz w:val="21"/>
      <w:szCs w:val="24"/>
    </w:rPr>
  </w:style>
  <w:style w:type="character" w:customStyle="1" w:styleId="88">
    <w:name w:val="Font Style86"/>
    <w:autoRedefine/>
    <w:unhideWhenUsed/>
    <w:qFormat/>
    <w:uiPriority w:val="99"/>
    <w:rPr>
      <w:rFonts w:hint="eastAsia" w:ascii="黑体" w:hAnsi="黑体" w:eastAsia="黑体"/>
      <w:spacing w:val="10"/>
      <w:sz w:val="30"/>
    </w:rPr>
  </w:style>
  <w:style w:type="character" w:customStyle="1" w:styleId="89">
    <w:name w:val="Font Style122"/>
    <w:autoRedefine/>
    <w:unhideWhenUsed/>
    <w:qFormat/>
    <w:uiPriority w:val="99"/>
    <w:rPr>
      <w:rFonts w:hint="eastAsia" w:ascii="宋体" w:hAnsi="宋体" w:eastAsia="宋体"/>
      <w:spacing w:val="20"/>
      <w:sz w:val="24"/>
    </w:rPr>
  </w:style>
  <w:style w:type="character" w:customStyle="1" w:styleId="90">
    <w:name w:val="p0 Char Char"/>
    <w:autoRedefine/>
    <w:qFormat/>
    <w:uiPriority w:val="0"/>
    <w:rPr>
      <w:rFonts w:eastAsia="宋体"/>
      <w:kern w:val="2"/>
      <w:sz w:val="21"/>
      <w:szCs w:val="21"/>
      <w:lang w:val="en-US" w:eastAsia="zh-CN" w:bidi="ar-SA"/>
    </w:rPr>
  </w:style>
  <w:style w:type="character" w:customStyle="1" w:styleId="91">
    <w:name w:val="Char Char141"/>
    <w:autoRedefine/>
    <w:qFormat/>
    <w:uiPriority w:val="0"/>
    <w:rPr>
      <w:rFonts w:ascii="Arial" w:hAnsi="Arial"/>
      <w:b/>
      <w:bCs/>
      <w:kern w:val="2"/>
      <w:sz w:val="21"/>
      <w:szCs w:val="28"/>
    </w:rPr>
  </w:style>
  <w:style w:type="character" w:customStyle="1" w:styleId="92">
    <w:name w:val="明显强调1"/>
    <w:qFormat/>
    <w:uiPriority w:val="0"/>
    <w:rPr>
      <w:b/>
      <w:bCs/>
      <w:i/>
      <w:iCs/>
      <w:color w:val="4F81BD"/>
    </w:rPr>
  </w:style>
  <w:style w:type="character" w:customStyle="1" w:styleId="93">
    <w:name w:val="Font Style126"/>
    <w:autoRedefine/>
    <w:unhideWhenUsed/>
    <w:qFormat/>
    <w:uiPriority w:val="99"/>
    <w:rPr>
      <w:rFonts w:hint="eastAsia" w:ascii="宋体" w:hAnsi="宋体" w:eastAsia="宋体"/>
      <w:b/>
      <w:spacing w:val="-30"/>
      <w:sz w:val="28"/>
    </w:rPr>
  </w:style>
  <w:style w:type="character" w:customStyle="1" w:styleId="94">
    <w:name w:val="不明显强调1"/>
    <w:autoRedefine/>
    <w:qFormat/>
    <w:uiPriority w:val="0"/>
    <w:rPr>
      <w:i/>
      <w:iCs/>
      <w:color w:val="808080"/>
    </w:rPr>
  </w:style>
  <w:style w:type="character" w:customStyle="1" w:styleId="95">
    <w:name w:val="Char Char14"/>
    <w:qFormat/>
    <w:uiPriority w:val="0"/>
    <w:rPr>
      <w:rFonts w:ascii="Arial" w:hAnsi="Arial"/>
      <w:b/>
      <w:bCs/>
      <w:kern w:val="2"/>
      <w:sz w:val="21"/>
      <w:szCs w:val="28"/>
    </w:rPr>
  </w:style>
  <w:style w:type="character" w:customStyle="1" w:styleId="96">
    <w:name w:val="标题 Char1"/>
    <w:autoRedefine/>
    <w:qFormat/>
    <w:uiPriority w:val="0"/>
    <w:rPr>
      <w:rFonts w:ascii="Cambria" w:hAnsi="Cambria" w:eastAsia="宋体" w:cs="Times New Roman"/>
      <w:b/>
      <w:bCs/>
      <w:sz w:val="32"/>
      <w:szCs w:val="32"/>
    </w:rPr>
  </w:style>
  <w:style w:type="character" w:customStyle="1" w:styleId="97">
    <w:name w:val="不明显参考1"/>
    <w:autoRedefine/>
    <w:qFormat/>
    <w:uiPriority w:val="0"/>
    <w:rPr>
      <w:smallCaps/>
      <w:color w:val="C0504D"/>
      <w:u w:val="single"/>
    </w:rPr>
  </w:style>
  <w:style w:type="character" w:customStyle="1" w:styleId="98">
    <w:name w:val="Font Style128"/>
    <w:unhideWhenUsed/>
    <w:qFormat/>
    <w:uiPriority w:val="99"/>
    <w:rPr>
      <w:rFonts w:hint="eastAsia" w:ascii="Times New Roman" w:hAnsi="Times New Roman" w:eastAsia="Times New Roman"/>
      <w:sz w:val="16"/>
    </w:rPr>
  </w:style>
  <w:style w:type="character" w:customStyle="1" w:styleId="99">
    <w:name w:val="标题4 Char Char"/>
    <w:link w:val="100"/>
    <w:autoRedefine/>
    <w:qFormat/>
    <w:uiPriority w:val="0"/>
    <w:rPr>
      <w:rFonts w:ascii="Arial" w:hAnsi="Arial"/>
      <w:b/>
      <w:bCs/>
      <w:sz w:val="24"/>
      <w:szCs w:val="32"/>
    </w:rPr>
  </w:style>
  <w:style w:type="paragraph" w:customStyle="1" w:styleId="100">
    <w:name w:val="标题4"/>
    <w:basedOn w:val="3"/>
    <w:next w:val="20"/>
    <w:link w:val="99"/>
    <w:autoRedefine/>
    <w:qFormat/>
    <w:uiPriority w:val="0"/>
    <w:rPr>
      <w:rFonts w:ascii="Arial" w:hAnsi="Arial"/>
      <w:kern w:val="0"/>
      <w:sz w:val="24"/>
    </w:rPr>
  </w:style>
  <w:style w:type="character" w:customStyle="1" w:styleId="101">
    <w:name w:val="Font Style125"/>
    <w:unhideWhenUsed/>
    <w:qFormat/>
    <w:uiPriority w:val="99"/>
    <w:rPr>
      <w:rFonts w:hint="eastAsia" w:ascii="宋体" w:hAnsi="宋体" w:eastAsia="宋体"/>
      <w:b/>
      <w:sz w:val="26"/>
    </w:rPr>
  </w:style>
  <w:style w:type="character" w:customStyle="1" w:styleId="102">
    <w:name w:val="正文文本缩进 2 Char1"/>
    <w:semiHidden/>
    <w:qFormat/>
    <w:uiPriority w:val="0"/>
    <w:rPr>
      <w:kern w:val="2"/>
      <w:sz w:val="21"/>
      <w:szCs w:val="24"/>
    </w:rPr>
  </w:style>
  <w:style w:type="character" w:customStyle="1" w:styleId="103">
    <w:name w:val="批注文字 Char Char"/>
    <w:qFormat/>
    <w:uiPriority w:val="0"/>
    <w:rPr>
      <w:kern w:val="2"/>
      <w:sz w:val="21"/>
      <w:szCs w:val="24"/>
      <w:lang w:bidi="ar-SA"/>
    </w:rPr>
  </w:style>
  <w:style w:type="character" w:customStyle="1" w:styleId="104">
    <w:name w:val="引用 Char1"/>
    <w:qFormat/>
    <w:uiPriority w:val="99"/>
    <w:rPr>
      <w:i/>
      <w:iCs/>
      <w:color w:val="000000"/>
      <w:kern w:val="2"/>
      <w:sz w:val="21"/>
      <w:szCs w:val="24"/>
    </w:rPr>
  </w:style>
  <w:style w:type="character" w:customStyle="1" w:styleId="105">
    <w:name w:val="_Style 99"/>
    <w:autoRedefine/>
    <w:unhideWhenUsed/>
    <w:qFormat/>
    <w:uiPriority w:val="99"/>
    <w:rPr>
      <w:color w:val="605E5C"/>
      <w:shd w:val="clear" w:color="auto" w:fill="E1DFDD"/>
    </w:rPr>
  </w:style>
  <w:style w:type="character" w:customStyle="1" w:styleId="106">
    <w:name w:val="日期 Char1"/>
    <w:autoRedefine/>
    <w:qFormat/>
    <w:uiPriority w:val="0"/>
    <w:rPr>
      <w:rFonts w:ascii="Times New Roman" w:hAnsi="Times New Roman" w:eastAsia="宋体" w:cs="Times New Roman"/>
      <w:szCs w:val="24"/>
    </w:rPr>
  </w:style>
  <w:style w:type="character" w:customStyle="1" w:styleId="107">
    <w:name w:val="Font Style124"/>
    <w:autoRedefine/>
    <w:unhideWhenUsed/>
    <w:qFormat/>
    <w:uiPriority w:val="99"/>
    <w:rPr>
      <w:rFonts w:hint="eastAsia" w:ascii="宋体" w:hAnsi="宋体" w:eastAsia="宋体"/>
      <w:spacing w:val="30"/>
      <w:sz w:val="24"/>
    </w:rPr>
  </w:style>
  <w:style w:type="character" w:customStyle="1" w:styleId="108">
    <w:name w:val="明显引用 字符"/>
    <w:link w:val="109"/>
    <w:qFormat/>
    <w:uiPriority w:val="0"/>
    <w:rPr>
      <w:b/>
      <w:bCs/>
      <w:i/>
      <w:iCs/>
      <w:color w:val="4F81BD"/>
      <w:kern w:val="2"/>
      <w:sz w:val="21"/>
      <w:szCs w:val="22"/>
    </w:rPr>
  </w:style>
  <w:style w:type="paragraph" w:styleId="109">
    <w:name w:val="Intense Quote"/>
    <w:basedOn w:val="1"/>
    <w:next w:val="1"/>
    <w:link w:val="108"/>
    <w:autoRedefine/>
    <w:qFormat/>
    <w:uiPriority w:val="0"/>
    <w:pPr>
      <w:pBdr>
        <w:bottom w:val="single" w:color="4F81BD" w:sz="4" w:space="4"/>
      </w:pBdr>
      <w:spacing w:before="200" w:after="280"/>
      <w:ind w:left="936" w:right="936"/>
    </w:pPr>
    <w:rPr>
      <w:b/>
      <w:bCs/>
      <w:i/>
      <w:iCs/>
      <w:color w:val="4F81BD"/>
      <w:szCs w:val="22"/>
    </w:rPr>
  </w:style>
  <w:style w:type="character" w:customStyle="1" w:styleId="110">
    <w:name w:val="Font Style123"/>
    <w:autoRedefine/>
    <w:unhideWhenUsed/>
    <w:qFormat/>
    <w:uiPriority w:val="99"/>
    <w:rPr>
      <w:rFonts w:hint="eastAsia" w:ascii="宋体" w:hAnsi="宋体" w:eastAsia="宋体"/>
      <w:b/>
      <w:sz w:val="32"/>
    </w:rPr>
  </w:style>
  <w:style w:type="character" w:customStyle="1" w:styleId="111">
    <w:name w:val="Font Style121"/>
    <w:unhideWhenUsed/>
    <w:qFormat/>
    <w:uiPriority w:val="99"/>
    <w:rPr>
      <w:rFonts w:hint="eastAsia" w:ascii="宋体" w:hAnsi="宋体" w:eastAsia="宋体"/>
      <w:spacing w:val="-10"/>
      <w:sz w:val="30"/>
    </w:rPr>
  </w:style>
  <w:style w:type="character" w:customStyle="1" w:styleId="112">
    <w:name w:val="批注文字 Char1"/>
    <w:autoRedefine/>
    <w:semiHidden/>
    <w:qFormat/>
    <w:uiPriority w:val="99"/>
    <w:rPr>
      <w:rFonts w:ascii="Times New Roman" w:hAnsi="Times New Roman" w:eastAsia="宋体" w:cs="Times New Roman"/>
      <w:szCs w:val="24"/>
    </w:rPr>
  </w:style>
  <w:style w:type="character" w:customStyle="1" w:styleId="113">
    <w:name w:val="书籍标题1"/>
    <w:qFormat/>
    <w:uiPriority w:val="0"/>
    <w:rPr>
      <w:b/>
      <w:bCs/>
      <w:smallCaps/>
      <w:spacing w:val="5"/>
    </w:rPr>
  </w:style>
  <w:style w:type="character" w:customStyle="1" w:styleId="114">
    <w:name w:val="明显参考1"/>
    <w:autoRedefine/>
    <w:qFormat/>
    <w:uiPriority w:val="0"/>
    <w:rPr>
      <w:b/>
      <w:bCs/>
      <w:smallCaps/>
      <w:color w:val="C0504D"/>
      <w:spacing w:val="5"/>
      <w:u w:val="single"/>
    </w:rPr>
  </w:style>
  <w:style w:type="character" w:customStyle="1" w:styleId="115">
    <w:name w:val="Font Style117"/>
    <w:unhideWhenUsed/>
    <w:qFormat/>
    <w:uiPriority w:val="99"/>
    <w:rPr>
      <w:rFonts w:hint="eastAsia" w:ascii="宋体" w:hAnsi="宋体" w:eastAsia="宋体"/>
      <w:spacing w:val="20"/>
      <w:sz w:val="24"/>
    </w:rPr>
  </w:style>
  <w:style w:type="character" w:customStyle="1" w:styleId="116">
    <w:name w:val="引用 字符"/>
    <w:link w:val="117"/>
    <w:autoRedefine/>
    <w:qFormat/>
    <w:uiPriority w:val="0"/>
    <w:rPr>
      <w:i/>
      <w:iCs/>
      <w:color w:val="000000"/>
      <w:kern w:val="2"/>
      <w:sz w:val="21"/>
      <w:szCs w:val="22"/>
    </w:rPr>
  </w:style>
  <w:style w:type="paragraph" w:styleId="117">
    <w:name w:val="Quote"/>
    <w:basedOn w:val="1"/>
    <w:next w:val="1"/>
    <w:link w:val="116"/>
    <w:autoRedefine/>
    <w:qFormat/>
    <w:uiPriority w:val="0"/>
    <w:rPr>
      <w:i/>
      <w:iCs/>
      <w:color w:val="000000"/>
      <w:szCs w:val="22"/>
    </w:rPr>
  </w:style>
  <w:style w:type="character" w:customStyle="1" w:styleId="118">
    <w:name w:val="正文文本缩进 Char1"/>
    <w:semiHidden/>
    <w:qFormat/>
    <w:uiPriority w:val="99"/>
    <w:rPr>
      <w:kern w:val="2"/>
      <w:sz w:val="21"/>
      <w:szCs w:val="24"/>
    </w:rPr>
  </w:style>
  <w:style w:type="character" w:customStyle="1" w:styleId="119">
    <w:name w:val="批注文字 字符1"/>
    <w:autoRedefine/>
    <w:qFormat/>
    <w:uiPriority w:val="0"/>
    <w:rPr>
      <w:kern w:val="2"/>
      <w:sz w:val="21"/>
      <w:szCs w:val="24"/>
    </w:rPr>
  </w:style>
  <w:style w:type="character" w:customStyle="1" w:styleId="120">
    <w:name w:val="文档结构图 Char1"/>
    <w:autoRedefine/>
    <w:qFormat/>
    <w:uiPriority w:val="0"/>
    <w:rPr>
      <w:rFonts w:ascii="宋体" w:hAnsi="Times New Roman" w:eastAsia="宋体" w:cs="Times New Roman"/>
      <w:sz w:val="18"/>
      <w:szCs w:val="18"/>
    </w:rPr>
  </w:style>
  <w:style w:type="character" w:customStyle="1" w:styleId="121">
    <w:name w:val="正文文本缩进 3 Char1"/>
    <w:autoRedefine/>
    <w:qFormat/>
    <w:uiPriority w:val="0"/>
    <w:rPr>
      <w:rFonts w:ascii="Times New Roman" w:hAnsi="Times New Roman" w:eastAsia="宋体" w:cs="Times New Roman"/>
      <w:sz w:val="16"/>
      <w:szCs w:val="16"/>
    </w:rPr>
  </w:style>
  <w:style w:type="character" w:customStyle="1" w:styleId="122">
    <w:name w:val="标题5 Char Char"/>
    <w:link w:val="123"/>
    <w:autoRedefine/>
    <w:qFormat/>
    <w:uiPriority w:val="0"/>
    <w:rPr>
      <w:rFonts w:ascii="Arial" w:hAnsi="Arial"/>
      <w:b/>
      <w:bCs/>
      <w:sz w:val="24"/>
      <w:szCs w:val="32"/>
    </w:rPr>
  </w:style>
  <w:style w:type="paragraph" w:customStyle="1" w:styleId="123">
    <w:name w:val="标题5"/>
    <w:basedOn w:val="4"/>
    <w:link w:val="122"/>
    <w:autoRedefine/>
    <w:qFormat/>
    <w:uiPriority w:val="0"/>
    <w:pPr>
      <w:keepNext/>
      <w:keepLines/>
      <w:widowControl w:val="0"/>
      <w:spacing w:before="260" w:after="260" w:line="413" w:lineRule="auto"/>
    </w:pPr>
    <w:rPr>
      <w:rFonts w:ascii="Arial" w:hAnsi="Arial"/>
      <w:szCs w:val="32"/>
    </w:rPr>
  </w:style>
  <w:style w:type="character" w:customStyle="1" w:styleId="124">
    <w:name w:val="Font Style127"/>
    <w:unhideWhenUsed/>
    <w:qFormat/>
    <w:uiPriority w:val="99"/>
    <w:rPr>
      <w:rFonts w:hint="eastAsia" w:ascii="Times New Roman" w:hAnsi="Times New Roman" w:eastAsia="Times New Roman"/>
      <w:sz w:val="20"/>
    </w:rPr>
  </w:style>
  <w:style w:type="character" w:customStyle="1" w:styleId="125">
    <w:name w:val="页脚 Char1"/>
    <w:semiHidden/>
    <w:qFormat/>
    <w:uiPriority w:val="99"/>
    <w:rPr>
      <w:rFonts w:ascii="Times New Roman" w:hAnsi="Times New Roman" w:eastAsia="宋体" w:cs="Times New Roman"/>
      <w:sz w:val="18"/>
      <w:szCs w:val="18"/>
    </w:rPr>
  </w:style>
  <w:style w:type="character" w:customStyle="1" w:styleId="126">
    <w:name w:val="纯文本 Char1"/>
    <w:autoRedefine/>
    <w:qFormat/>
    <w:uiPriority w:val="0"/>
    <w:rPr>
      <w:rFonts w:ascii="宋体" w:hAnsi="Courier New" w:eastAsia="宋体" w:cs="Courier New"/>
      <w:szCs w:val="21"/>
    </w:rPr>
  </w:style>
  <w:style w:type="character" w:customStyle="1" w:styleId="127">
    <w:name w:val="副标题 Char1"/>
    <w:autoRedefine/>
    <w:qFormat/>
    <w:uiPriority w:val="11"/>
    <w:rPr>
      <w:rFonts w:ascii="Cambria" w:hAnsi="Cambria" w:cs="Times New Roman"/>
      <w:b/>
      <w:bCs/>
      <w:kern w:val="28"/>
      <w:sz w:val="32"/>
      <w:szCs w:val="32"/>
    </w:rPr>
  </w:style>
  <w:style w:type="character" w:customStyle="1" w:styleId="128">
    <w:name w:val="批注主题 Char1"/>
    <w:autoRedefine/>
    <w:qFormat/>
    <w:uiPriority w:val="0"/>
    <w:rPr>
      <w:rFonts w:ascii="Times New Roman" w:hAnsi="Times New Roman" w:eastAsia="宋体" w:cs="Times New Roman"/>
      <w:b/>
      <w:bCs/>
      <w:szCs w:val="24"/>
    </w:rPr>
  </w:style>
  <w:style w:type="character" w:customStyle="1" w:styleId="129">
    <w:name w:val="标题 4 Char1"/>
    <w:qFormat/>
    <w:uiPriority w:val="0"/>
    <w:rPr>
      <w:rFonts w:ascii="Arial" w:hAnsi="Arial" w:eastAsia="宋体" w:cs="Times New Roman"/>
      <w:b/>
      <w:bCs/>
      <w:szCs w:val="28"/>
    </w:rPr>
  </w:style>
  <w:style w:type="character" w:customStyle="1" w:styleId="130">
    <w:name w:val="正文文本 Char1"/>
    <w:autoRedefine/>
    <w:qFormat/>
    <w:uiPriority w:val="0"/>
    <w:rPr>
      <w:kern w:val="2"/>
      <w:sz w:val="21"/>
      <w:szCs w:val="22"/>
    </w:rPr>
  </w:style>
  <w:style w:type="character" w:customStyle="1" w:styleId="131">
    <w:name w:val="Font Style116"/>
    <w:unhideWhenUsed/>
    <w:qFormat/>
    <w:uiPriority w:val="99"/>
    <w:rPr>
      <w:rFonts w:hint="eastAsia" w:ascii="宋体" w:hAnsi="宋体" w:eastAsia="宋体"/>
      <w:spacing w:val="-20"/>
      <w:sz w:val="24"/>
    </w:rPr>
  </w:style>
  <w:style w:type="character" w:customStyle="1" w:styleId="132">
    <w:name w:val="Font Style94"/>
    <w:unhideWhenUsed/>
    <w:qFormat/>
    <w:uiPriority w:val="99"/>
    <w:rPr>
      <w:rFonts w:hint="eastAsia" w:ascii="Times New Roman" w:hAnsi="Times New Roman" w:eastAsia="Times New Roman"/>
      <w:sz w:val="28"/>
    </w:rPr>
  </w:style>
  <w:style w:type="character" w:customStyle="1" w:styleId="133">
    <w:name w:val="Font Style115"/>
    <w:autoRedefine/>
    <w:unhideWhenUsed/>
    <w:qFormat/>
    <w:uiPriority w:val="99"/>
    <w:rPr>
      <w:rFonts w:hint="eastAsia" w:ascii="Times New Roman" w:hAnsi="Times New Roman" w:eastAsia="Times New Roman"/>
      <w:sz w:val="16"/>
    </w:rPr>
  </w:style>
  <w:style w:type="paragraph" w:customStyle="1" w:styleId="134">
    <w:name w:val="Style5"/>
    <w:basedOn w:val="1"/>
    <w:unhideWhenUsed/>
    <w:qFormat/>
    <w:uiPriority w:val="99"/>
    <w:rPr>
      <w:rFonts w:ascii="Calibri" w:hAnsi="Calibri"/>
    </w:rPr>
  </w:style>
  <w:style w:type="paragraph" w:customStyle="1" w:styleId="135">
    <w:name w:val="样式2"/>
    <w:basedOn w:val="2"/>
    <w:autoRedefine/>
    <w:qFormat/>
    <w:uiPriority w:val="0"/>
    <w:pPr>
      <w:jc w:val="left"/>
    </w:pPr>
    <w:rPr>
      <w:rFonts w:ascii="Times New Roman" w:hAnsi="Times New Roman"/>
      <w:b w:val="0"/>
      <w:bCs w:val="0"/>
      <w:kern w:val="2"/>
      <w:sz w:val="28"/>
      <w:szCs w:val="21"/>
    </w:rPr>
  </w:style>
  <w:style w:type="paragraph" w:customStyle="1" w:styleId="136">
    <w:name w:val="Char Char Char Char Char Char Char Char Char"/>
    <w:basedOn w:val="1"/>
    <w:autoRedefine/>
    <w:qFormat/>
    <w:uiPriority w:val="0"/>
    <w:pPr>
      <w:spacing w:line="360" w:lineRule="auto"/>
      <w:ind w:firstLine="200" w:firstLineChars="200"/>
    </w:pPr>
  </w:style>
  <w:style w:type="paragraph" w:customStyle="1" w:styleId="137">
    <w:name w:val="修订2"/>
    <w:autoRedefine/>
    <w:qFormat/>
    <w:uiPriority w:val="99"/>
    <w:pPr>
      <w:spacing w:after="160" w:line="278" w:lineRule="auto"/>
    </w:pPr>
    <w:rPr>
      <w:rFonts w:ascii="Calibri" w:hAnsi="Calibri" w:eastAsia="宋体" w:cs="Times New Roman"/>
      <w:kern w:val="2"/>
      <w:sz w:val="21"/>
      <w:szCs w:val="24"/>
      <w:lang w:val="en-US" w:eastAsia="zh-CN" w:bidi="ar-SA"/>
    </w:rPr>
  </w:style>
  <w:style w:type="paragraph" w:customStyle="1" w:styleId="138">
    <w:name w:val="CM99"/>
    <w:basedOn w:val="1"/>
    <w:next w:val="1"/>
    <w:qFormat/>
    <w:uiPriority w:val="0"/>
    <w:pPr>
      <w:autoSpaceDE w:val="0"/>
      <w:autoSpaceDN w:val="0"/>
      <w:adjustRightInd w:val="0"/>
      <w:spacing w:after="443"/>
      <w:jc w:val="left"/>
    </w:pPr>
    <w:rPr>
      <w:rFonts w:ascii="宋体"/>
      <w:kern w:val="0"/>
      <w:sz w:val="24"/>
      <w:szCs w:val="20"/>
    </w:rPr>
  </w:style>
  <w:style w:type="paragraph" w:styleId="139">
    <w:name w:val="List Paragraph"/>
    <w:basedOn w:val="1"/>
    <w:qFormat/>
    <w:uiPriority w:val="0"/>
    <w:pPr>
      <w:ind w:firstLine="420" w:firstLineChars="200"/>
    </w:pPr>
    <w:rPr>
      <w:rFonts w:ascii="Calibri" w:hAnsi="Calibri"/>
      <w:szCs w:val="22"/>
    </w:rPr>
  </w:style>
  <w:style w:type="paragraph" w:customStyle="1" w:styleId="140">
    <w:name w:val="Style61"/>
    <w:basedOn w:val="1"/>
    <w:autoRedefine/>
    <w:unhideWhenUsed/>
    <w:qFormat/>
    <w:uiPriority w:val="99"/>
    <w:rPr>
      <w:rFonts w:ascii="Calibri" w:hAnsi="Calibri"/>
    </w:rPr>
  </w:style>
  <w:style w:type="paragraph" w:customStyle="1" w:styleId="141">
    <w:name w:val="Style34"/>
    <w:basedOn w:val="1"/>
    <w:autoRedefine/>
    <w:unhideWhenUsed/>
    <w:qFormat/>
    <w:uiPriority w:val="99"/>
    <w:pPr>
      <w:spacing w:line="375" w:lineRule="exact"/>
    </w:pPr>
    <w:rPr>
      <w:rFonts w:ascii="Calibri" w:hAnsi="Calibri"/>
    </w:rPr>
  </w:style>
  <w:style w:type="paragraph" w:customStyle="1" w:styleId="142">
    <w:name w:val="列出段落21"/>
    <w:basedOn w:val="1"/>
    <w:qFormat/>
    <w:uiPriority w:val="0"/>
    <w:pPr>
      <w:ind w:firstLine="200" w:firstLineChars="200"/>
    </w:pPr>
    <w:rPr>
      <w:rFonts w:ascii="Calibri" w:hAnsi="Calibri"/>
      <w:szCs w:val="22"/>
    </w:rPr>
  </w:style>
  <w:style w:type="paragraph" w:customStyle="1" w:styleId="143">
    <w:name w:val="Char Char"/>
    <w:basedOn w:val="1"/>
    <w:autoRedefine/>
    <w:qFormat/>
    <w:uiPriority w:val="0"/>
  </w:style>
  <w:style w:type="paragraph" w:customStyle="1" w:styleId="144">
    <w:name w:val="Style72"/>
    <w:basedOn w:val="1"/>
    <w:unhideWhenUsed/>
    <w:qFormat/>
    <w:uiPriority w:val="99"/>
    <w:rPr>
      <w:rFonts w:ascii="Calibri" w:hAnsi="Calibri"/>
    </w:rPr>
  </w:style>
  <w:style w:type="paragraph" w:customStyle="1" w:styleId="145">
    <w:name w:val="TOC 标题2"/>
    <w:basedOn w:val="2"/>
    <w:next w:val="1"/>
    <w:autoRedefine/>
    <w:qFormat/>
    <w:uiPriority w:val="0"/>
    <w:pPr>
      <w:keepLines/>
      <w:spacing w:before="340" w:after="330" w:line="576" w:lineRule="auto"/>
      <w:outlineLvl w:val="9"/>
    </w:pPr>
    <w:rPr>
      <w:rFonts w:ascii="Calibri" w:hAnsi="Calibri"/>
      <w:kern w:val="44"/>
      <w:sz w:val="44"/>
      <w:szCs w:val="44"/>
    </w:rPr>
  </w:style>
  <w:style w:type="paragraph" w:customStyle="1" w:styleId="146">
    <w:name w:val="Style53"/>
    <w:basedOn w:val="1"/>
    <w:unhideWhenUsed/>
    <w:qFormat/>
    <w:uiPriority w:val="99"/>
    <w:pPr>
      <w:spacing w:line="533" w:lineRule="exact"/>
      <w:ind w:firstLine="581"/>
    </w:pPr>
    <w:rPr>
      <w:rFonts w:ascii="Calibri" w:hAnsi="Calibri"/>
    </w:rPr>
  </w:style>
  <w:style w:type="paragraph" w:customStyle="1" w:styleId="147">
    <w:name w:val="Style62"/>
    <w:basedOn w:val="1"/>
    <w:autoRedefine/>
    <w:unhideWhenUsed/>
    <w:qFormat/>
    <w:uiPriority w:val="99"/>
    <w:rPr>
      <w:rFonts w:ascii="Calibri" w:hAnsi="Calibri"/>
    </w:rPr>
  </w:style>
  <w:style w:type="paragraph" w:customStyle="1" w:styleId="148">
    <w:name w:val="Char2"/>
    <w:basedOn w:val="1"/>
    <w:autoRedefine/>
    <w:qFormat/>
    <w:uiPriority w:val="0"/>
    <w:pPr>
      <w:widowControl/>
      <w:spacing w:line="240" w:lineRule="exact"/>
      <w:jc w:val="left"/>
    </w:pPr>
    <w:rPr>
      <w:rFonts w:ascii="Calibri" w:hAnsi="Calibri"/>
    </w:rPr>
  </w:style>
  <w:style w:type="paragraph" w:customStyle="1" w:styleId="149">
    <w:name w:val="无间隔1"/>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customStyle="1" w:styleId="150">
    <w:name w:val="Char Char Char Char Char Char Char Char Char Char1"/>
    <w:basedOn w:val="1"/>
    <w:qFormat/>
    <w:uiPriority w:val="0"/>
    <w:rPr>
      <w:rFonts w:ascii="Calibri" w:hAnsi="Calibri"/>
    </w:rPr>
  </w:style>
  <w:style w:type="paragraph" w:customStyle="1" w:styleId="151">
    <w:name w:val="Style77"/>
    <w:basedOn w:val="1"/>
    <w:autoRedefine/>
    <w:unhideWhenUsed/>
    <w:qFormat/>
    <w:uiPriority w:val="99"/>
    <w:rPr>
      <w:rFonts w:ascii="Calibri" w:hAnsi="Calibri"/>
    </w:rPr>
  </w:style>
  <w:style w:type="paragraph" w:customStyle="1" w:styleId="152">
    <w:name w:val="Style50"/>
    <w:basedOn w:val="1"/>
    <w:autoRedefine/>
    <w:unhideWhenUsed/>
    <w:qFormat/>
    <w:uiPriority w:val="99"/>
    <w:rPr>
      <w:rFonts w:ascii="Calibri" w:hAnsi="Calibri"/>
    </w:rPr>
  </w:style>
  <w:style w:type="paragraph" w:styleId="153">
    <w:name w:val="No Spacing"/>
    <w:qFormat/>
    <w:uiPriority w:val="0"/>
    <w:pPr>
      <w:widowControl w:val="0"/>
      <w:spacing w:after="160" w:line="278" w:lineRule="auto"/>
      <w:jc w:val="both"/>
    </w:pPr>
    <w:rPr>
      <w:rFonts w:ascii="Calibri" w:hAnsi="Calibri" w:eastAsia="宋体" w:cs="Times New Roman"/>
      <w:kern w:val="2"/>
      <w:sz w:val="21"/>
      <w:szCs w:val="22"/>
      <w:lang w:val="en-US" w:eastAsia="zh-CN" w:bidi="ar-SA"/>
    </w:rPr>
  </w:style>
  <w:style w:type="paragraph" w:customStyle="1" w:styleId="154">
    <w:name w:val="_Style 31"/>
    <w:basedOn w:val="1"/>
    <w:qFormat/>
    <w:uiPriority w:val="0"/>
    <w:rPr>
      <w:rFonts w:ascii="仿宋_GB2312" w:eastAsia="仿宋_GB2312"/>
      <w:kern w:val="0"/>
      <w:szCs w:val="20"/>
    </w:rPr>
  </w:style>
  <w:style w:type="paragraph" w:customStyle="1" w:styleId="155">
    <w:name w:val="Char1 Char Char Char 字元 Char Char 字元 Char 字元 Char1 Char Char Char"/>
    <w:basedOn w:val="1"/>
    <w:autoRedefine/>
    <w:qFormat/>
    <w:uiPriority w:val="0"/>
  </w:style>
  <w:style w:type="paragraph" w:customStyle="1" w:styleId="156">
    <w:name w:val="TOC 标题1"/>
    <w:basedOn w:val="2"/>
    <w:next w:val="1"/>
    <w:autoRedefine/>
    <w:qFormat/>
    <w:uiPriority w:val="39"/>
    <w:pPr>
      <w:keepLines/>
      <w:spacing w:before="340" w:after="330" w:line="578" w:lineRule="auto"/>
      <w:outlineLvl w:val="9"/>
    </w:pPr>
    <w:rPr>
      <w:rFonts w:ascii="Times New Roman" w:hAnsi="Times New Roman"/>
      <w:kern w:val="44"/>
      <w:sz w:val="44"/>
      <w:szCs w:val="44"/>
    </w:rPr>
  </w:style>
  <w:style w:type="paragraph" w:customStyle="1" w:styleId="157">
    <w:name w:val="Char Char Char Char Char Char Char Char Char Char"/>
    <w:basedOn w:val="1"/>
    <w:qFormat/>
    <w:uiPriority w:val="0"/>
    <w:rPr>
      <w:rFonts w:ascii="Calibri" w:hAnsi="Calibri"/>
    </w:rPr>
  </w:style>
  <w:style w:type="paragraph" w:customStyle="1" w:styleId="158">
    <w:name w:val="修订1"/>
    <w:qFormat/>
    <w:uiPriority w:val="99"/>
    <w:pPr>
      <w:spacing w:after="160" w:line="278" w:lineRule="auto"/>
    </w:pPr>
    <w:rPr>
      <w:rFonts w:ascii="Times New Roman" w:hAnsi="Times New Roman" w:eastAsia="宋体" w:cs="Times New Roman"/>
      <w:kern w:val="2"/>
      <w:sz w:val="21"/>
      <w:szCs w:val="24"/>
      <w:lang w:val="en-US" w:eastAsia="zh-CN" w:bidi="ar-SA"/>
    </w:rPr>
  </w:style>
  <w:style w:type="paragraph" w:customStyle="1" w:styleId="159">
    <w:name w:val="Style73"/>
    <w:basedOn w:val="1"/>
    <w:autoRedefine/>
    <w:unhideWhenUsed/>
    <w:qFormat/>
    <w:uiPriority w:val="99"/>
    <w:pPr>
      <w:spacing w:line="538" w:lineRule="exact"/>
      <w:ind w:firstLine="533"/>
    </w:pPr>
    <w:rPr>
      <w:rFonts w:ascii="Calibri" w:hAnsi="Calibri"/>
    </w:rPr>
  </w:style>
  <w:style w:type="paragraph" w:customStyle="1" w:styleId="160">
    <w:name w:val="Style76"/>
    <w:basedOn w:val="1"/>
    <w:autoRedefine/>
    <w:unhideWhenUsed/>
    <w:qFormat/>
    <w:uiPriority w:val="99"/>
    <w:rPr>
      <w:rFonts w:ascii="Calibri" w:hAnsi="Calibri"/>
    </w:rPr>
  </w:style>
  <w:style w:type="paragraph" w:customStyle="1" w:styleId="161">
    <w:name w:val="修订3"/>
    <w:autoRedefine/>
    <w:unhideWhenUsed/>
    <w:qFormat/>
    <w:uiPriority w:val="0"/>
    <w:pPr>
      <w:spacing w:after="160" w:line="278" w:lineRule="auto"/>
    </w:pPr>
    <w:rPr>
      <w:rFonts w:ascii="Times New Roman" w:hAnsi="Times New Roman" w:eastAsia="宋体" w:cs="Times New Roman"/>
      <w:kern w:val="2"/>
      <w:sz w:val="21"/>
      <w:szCs w:val="24"/>
      <w:lang w:val="en-US" w:eastAsia="zh-CN" w:bidi="ar-SA"/>
    </w:rPr>
  </w:style>
  <w:style w:type="paragraph" w:customStyle="1" w:styleId="162">
    <w:name w:val="样式1"/>
    <w:basedOn w:val="1"/>
    <w:autoRedefine/>
    <w:qFormat/>
    <w:uiPriority w:val="0"/>
    <w:pPr>
      <w:tabs>
        <w:tab w:val="right" w:leader="dot" w:pos="10142"/>
      </w:tabs>
      <w:autoSpaceDN w:val="0"/>
    </w:pPr>
    <w:rPr>
      <w:rFonts w:ascii="宋体" w:hAnsi="宋体"/>
      <w:sz w:val="28"/>
      <w:szCs w:val="20"/>
    </w:rPr>
  </w:style>
  <w:style w:type="paragraph" w:customStyle="1" w:styleId="163">
    <w:name w:val="正文 New New New"/>
    <w:qFormat/>
    <w:uiPriority w:val="0"/>
    <w:pPr>
      <w:widowControl w:val="0"/>
      <w:spacing w:after="160" w:line="278" w:lineRule="auto"/>
      <w:jc w:val="both"/>
    </w:pPr>
    <w:rPr>
      <w:rFonts w:ascii="Calibri" w:hAnsi="Calibri" w:eastAsia="宋体" w:cs="Times New Roman"/>
      <w:kern w:val="2"/>
      <w:sz w:val="21"/>
      <w:szCs w:val="24"/>
      <w:lang w:val="en-US" w:eastAsia="zh-CN" w:bidi="ar-SA"/>
    </w:rPr>
  </w:style>
  <w:style w:type="paragraph" w:customStyle="1" w:styleId="164">
    <w:name w:val="样式 标题 3 + (中文) 黑体 小四 非加粗 段前: 7.8 磅 段后: 0 磅 行距: 固定值 20 磅"/>
    <w:basedOn w:val="4"/>
    <w:autoRedefine/>
    <w:qFormat/>
    <w:uiPriority w:val="0"/>
    <w:pPr>
      <w:keepNext/>
      <w:keepLines/>
      <w:widowControl w:val="0"/>
      <w:spacing w:line="400" w:lineRule="exact"/>
    </w:pPr>
    <w:rPr>
      <w:rFonts w:eastAsia="黑体" w:cs="宋体"/>
      <w:b w:val="0"/>
      <w:bCs w:val="0"/>
      <w:kern w:val="2"/>
      <w:szCs w:val="20"/>
    </w:rPr>
  </w:style>
  <w:style w:type="paragraph" w:customStyle="1" w:styleId="165">
    <w:name w:val="Style26"/>
    <w:basedOn w:val="1"/>
    <w:unhideWhenUsed/>
    <w:qFormat/>
    <w:uiPriority w:val="99"/>
    <w:rPr>
      <w:rFonts w:ascii="Calibri" w:hAnsi="Calibri"/>
    </w:rPr>
  </w:style>
  <w:style w:type="paragraph" w:customStyle="1" w:styleId="166">
    <w:name w:val="标题 1 +"/>
    <w:basedOn w:val="2"/>
    <w:next w:val="1"/>
    <w:autoRedefine/>
    <w:qFormat/>
    <w:uiPriority w:val="0"/>
    <w:pPr>
      <w:keepLines/>
      <w:spacing w:before="0" w:after="0" w:line="600" w:lineRule="auto"/>
      <w:jc w:val="center"/>
    </w:pPr>
    <w:rPr>
      <w:rFonts w:ascii="Times New Roman" w:hAnsi="Times New Roman" w:eastAsia="黑体"/>
      <w:kern w:val="0"/>
    </w:rPr>
  </w:style>
  <w:style w:type="paragraph" w:customStyle="1" w:styleId="167">
    <w:name w:val="flNote"/>
    <w:basedOn w:val="1"/>
    <w:autoRedefine/>
    <w:qFormat/>
    <w:uiPriority w:val="0"/>
    <w:pPr>
      <w:adjustRightInd w:val="0"/>
      <w:spacing w:before="320" w:line="360" w:lineRule="atLeast"/>
      <w:jc w:val="center"/>
      <w:textAlignment w:val="baseline"/>
    </w:pPr>
    <w:rPr>
      <w:rFonts w:ascii="Arial" w:eastAsia="黑体"/>
      <w:kern w:val="0"/>
      <w:sz w:val="30"/>
      <w:szCs w:val="20"/>
    </w:rPr>
  </w:style>
  <w:style w:type="paragraph" w:customStyle="1" w:styleId="168">
    <w:name w:val="_Style 4"/>
    <w:basedOn w:val="1"/>
    <w:qFormat/>
    <w:uiPriority w:val="34"/>
    <w:pPr>
      <w:widowControl/>
      <w:spacing w:line="120" w:lineRule="exact"/>
      <w:ind w:firstLine="420" w:firstLineChars="200"/>
      <w:jc w:val="left"/>
    </w:pPr>
    <w:rPr>
      <w:rFonts w:ascii="Calibri" w:hAnsi="Calibri"/>
      <w:sz w:val="18"/>
      <w:szCs w:val="18"/>
    </w:rPr>
  </w:style>
  <w:style w:type="paragraph" w:customStyle="1" w:styleId="169">
    <w:name w:val="Char Char Char Char Char Char Char11"/>
    <w:basedOn w:val="1"/>
    <w:autoRedefine/>
    <w:qFormat/>
    <w:uiPriority w:val="0"/>
    <w:pPr>
      <w:snapToGrid w:val="0"/>
      <w:spacing w:line="360" w:lineRule="auto"/>
      <w:ind w:firstLine="200" w:firstLineChars="200"/>
    </w:pPr>
    <w:rPr>
      <w:rFonts w:ascii="Calibri" w:hAnsi="Calibri" w:eastAsia="仿宋_GB2312"/>
      <w:sz w:val="24"/>
    </w:rPr>
  </w:style>
  <w:style w:type="paragraph" w:customStyle="1" w:styleId="170">
    <w:name w:val="Style70"/>
    <w:basedOn w:val="1"/>
    <w:autoRedefine/>
    <w:unhideWhenUsed/>
    <w:qFormat/>
    <w:uiPriority w:val="99"/>
    <w:pPr>
      <w:spacing w:line="549" w:lineRule="exact"/>
      <w:ind w:firstLine="686"/>
    </w:pPr>
    <w:rPr>
      <w:rFonts w:ascii="Calibri" w:hAnsi="Calibri"/>
    </w:rPr>
  </w:style>
  <w:style w:type="paragraph" w:customStyle="1" w:styleId="171">
    <w:name w:val="TOC 标题11"/>
    <w:basedOn w:val="2"/>
    <w:next w:val="1"/>
    <w:qFormat/>
    <w:uiPriority w:val="39"/>
    <w:pPr>
      <w:keepLines/>
      <w:spacing w:before="340" w:after="330" w:line="578" w:lineRule="auto"/>
      <w:outlineLvl w:val="9"/>
    </w:pPr>
    <w:rPr>
      <w:rFonts w:ascii="Times New Roman" w:hAnsi="Times New Roman"/>
      <w:kern w:val="44"/>
      <w:sz w:val="44"/>
      <w:szCs w:val="44"/>
    </w:rPr>
  </w:style>
  <w:style w:type="paragraph" w:customStyle="1" w:styleId="172">
    <w:name w:val="_Style 167"/>
    <w:basedOn w:val="2"/>
    <w:next w:val="1"/>
    <w:unhideWhenUsed/>
    <w:qFormat/>
    <w:uiPriority w:val="39"/>
    <w:pPr>
      <w:keepLines/>
      <w:widowControl/>
      <w:spacing w:after="0" w:line="259" w:lineRule="auto"/>
      <w:jc w:val="left"/>
      <w:outlineLvl w:val="9"/>
    </w:pPr>
    <w:rPr>
      <w:rFonts w:ascii="等线 Light" w:hAnsi="等线 Light" w:eastAsia="等线 Light"/>
      <w:b w:val="0"/>
      <w:bCs w:val="0"/>
      <w:color w:val="2F5496"/>
      <w:kern w:val="0"/>
    </w:rPr>
  </w:style>
  <w:style w:type="paragraph" w:customStyle="1" w:styleId="173">
    <w:name w:val="Style27"/>
    <w:basedOn w:val="1"/>
    <w:autoRedefine/>
    <w:unhideWhenUsed/>
    <w:qFormat/>
    <w:uiPriority w:val="99"/>
    <w:rPr>
      <w:rFonts w:ascii="Calibri" w:hAnsi="Calibri"/>
    </w:rPr>
  </w:style>
  <w:style w:type="paragraph" w:customStyle="1" w:styleId="174">
    <w:name w:val="Style63"/>
    <w:basedOn w:val="1"/>
    <w:autoRedefine/>
    <w:unhideWhenUsed/>
    <w:qFormat/>
    <w:uiPriority w:val="99"/>
    <w:pPr>
      <w:spacing w:line="564" w:lineRule="exact"/>
      <w:ind w:firstLine="682"/>
    </w:pPr>
    <w:rPr>
      <w:rFonts w:ascii="Calibri" w:hAnsi="Calibri"/>
    </w:rPr>
  </w:style>
  <w:style w:type="paragraph" w:customStyle="1" w:styleId="175">
    <w:name w:val="1 Char Char Char Char"/>
    <w:basedOn w:val="163"/>
    <w:autoRedefine/>
    <w:qFormat/>
    <w:uiPriority w:val="0"/>
  </w:style>
  <w:style w:type="paragraph" w:customStyle="1" w:styleId="176">
    <w:name w:val="Char Char Char Char Char Char Char1"/>
    <w:basedOn w:val="1"/>
    <w:autoRedefine/>
    <w:qFormat/>
    <w:uiPriority w:val="0"/>
    <w:pPr>
      <w:snapToGrid w:val="0"/>
      <w:spacing w:line="360" w:lineRule="auto"/>
      <w:ind w:firstLine="200" w:firstLineChars="200"/>
    </w:pPr>
    <w:rPr>
      <w:rFonts w:ascii="Calibri" w:hAnsi="Calibri" w:eastAsia="仿宋_GB2312"/>
      <w:sz w:val="24"/>
    </w:rPr>
  </w:style>
  <w:style w:type="paragraph" w:customStyle="1" w:styleId="177">
    <w:name w:val="Char1"/>
    <w:basedOn w:val="1"/>
    <w:autoRedefine/>
    <w:qFormat/>
    <w:uiPriority w:val="0"/>
    <w:pPr>
      <w:widowControl/>
      <w:spacing w:line="240" w:lineRule="exact"/>
      <w:jc w:val="left"/>
    </w:pPr>
    <w:rPr>
      <w:rFonts w:ascii="Verdana" w:hAnsi="Verdana"/>
      <w:kern w:val="0"/>
      <w:sz w:val="20"/>
      <w:szCs w:val="20"/>
      <w:lang w:eastAsia="en-US"/>
    </w:rPr>
  </w:style>
  <w:style w:type="paragraph" w:customStyle="1" w:styleId="178">
    <w:name w:val="Style52"/>
    <w:basedOn w:val="1"/>
    <w:autoRedefine/>
    <w:unhideWhenUsed/>
    <w:qFormat/>
    <w:uiPriority w:val="99"/>
    <w:pPr>
      <w:spacing w:line="682" w:lineRule="exact"/>
      <w:ind w:firstLine="557"/>
    </w:pPr>
    <w:rPr>
      <w:rFonts w:ascii="Calibri" w:hAnsi="Calibri"/>
    </w:rPr>
  </w:style>
  <w:style w:type="paragraph" w:customStyle="1" w:styleId="179">
    <w:name w:val="Style36"/>
    <w:basedOn w:val="1"/>
    <w:autoRedefine/>
    <w:unhideWhenUsed/>
    <w:qFormat/>
    <w:uiPriority w:val="99"/>
    <w:rPr>
      <w:rFonts w:ascii="Calibri" w:hAnsi="Calibri"/>
    </w:rPr>
  </w:style>
  <w:style w:type="paragraph" w:customStyle="1" w:styleId="180">
    <w:name w:val="标题3"/>
    <w:basedOn w:val="2"/>
    <w:autoRedefine/>
    <w:qFormat/>
    <w:uiPriority w:val="0"/>
    <w:pPr>
      <w:spacing w:beforeLines="50" w:afterLines="50" w:line="400" w:lineRule="exact"/>
    </w:pPr>
    <w:rPr>
      <w:rFonts w:ascii="宋体" w:hAnsi="宋体"/>
      <w:sz w:val="24"/>
    </w:rPr>
  </w:style>
  <w:style w:type="paragraph" w:customStyle="1" w:styleId="181">
    <w:name w:val="Style9"/>
    <w:basedOn w:val="1"/>
    <w:autoRedefine/>
    <w:unhideWhenUsed/>
    <w:qFormat/>
    <w:uiPriority w:val="99"/>
    <w:rPr>
      <w:rFonts w:ascii="Calibri" w:hAnsi="Calibri"/>
    </w:rPr>
  </w:style>
  <w:style w:type="paragraph" w:customStyle="1" w:styleId="182">
    <w:name w:val="标题2"/>
    <w:basedOn w:val="39"/>
    <w:autoRedefine/>
    <w:qFormat/>
    <w:uiPriority w:val="0"/>
    <w:pPr>
      <w:spacing w:after="160" w:line="360" w:lineRule="auto"/>
      <w:ind w:firstLine="0" w:firstLineChars="0"/>
      <w:jc w:val="left"/>
    </w:pPr>
    <w:rPr>
      <w:rFonts w:ascii="宋体" w:hAnsi="宋体"/>
      <w:sz w:val="28"/>
    </w:rPr>
  </w:style>
  <w:style w:type="paragraph" w:customStyle="1" w:styleId="183">
    <w:name w:val="样式3"/>
    <w:basedOn w:val="4"/>
    <w:autoRedefine/>
    <w:qFormat/>
    <w:uiPriority w:val="0"/>
    <w:pPr>
      <w:jc w:val="left"/>
    </w:pPr>
    <w:rPr>
      <w:b w:val="0"/>
      <w:bCs w:val="0"/>
      <w:kern w:val="2"/>
      <w:sz w:val="28"/>
      <w:szCs w:val="28"/>
    </w:rPr>
  </w:style>
  <w:style w:type="paragraph" w:customStyle="1" w:styleId="184">
    <w:name w:val="_Style 179"/>
    <w:autoRedefine/>
    <w:unhideWhenUsed/>
    <w:qFormat/>
    <w:uiPriority w:val="99"/>
    <w:pPr>
      <w:spacing w:after="160" w:line="278" w:lineRule="auto"/>
    </w:pPr>
    <w:rPr>
      <w:rFonts w:ascii="Times New Roman" w:hAnsi="Times New Roman" w:eastAsia="宋体" w:cs="Times New Roman"/>
      <w:kern w:val="2"/>
      <w:sz w:val="21"/>
      <w:szCs w:val="24"/>
      <w:lang w:val="en-US" w:eastAsia="zh-CN" w:bidi="ar-SA"/>
    </w:rPr>
  </w:style>
  <w:style w:type="paragraph" w:customStyle="1" w:styleId="185">
    <w:name w:val="样式 标题 2 + Times New Roman 四号 非加粗 段前: 5 磅 段后: 0 磅 行距: 固定值 20..."/>
    <w:basedOn w:val="3"/>
    <w:autoRedefine/>
    <w:qFormat/>
    <w:uiPriority w:val="0"/>
    <w:pPr>
      <w:spacing w:before="100" w:after="0" w:line="400" w:lineRule="exact"/>
    </w:pPr>
    <w:rPr>
      <w:rFonts w:ascii="Times New Roman" w:hAnsi="Times New Roman" w:eastAsia="黑体" w:cs="宋体"/>
      <w:b w:val="0"/>
      <w:bCs w:val="0"/>
      <w:kern w:val="0"/>
      <w:sz w:val="28"/>
      <w:szCs w:val="20"/>
    </w:rPr>
  </w:style>
  <w:style w:type="paragraph" w:customStyle="1" w:styleId="186">
    <w:name w:val="CM91"/>
    <w:basedOn w:val="1"/>
    <w:next w:val="1"/>
    <w:qFormat/>
    <w:uiPriority w:val="0"/>
    <w:pPr>
      <w:autoSpaceDE w:val="0"/>
      <w:autoSpaceDN w:val="0"/>
      <w:adjustRightInd w:val="0"/>
      <w:jc w:val="left"/>
    </w:pPr>
    <w:rPr>
      <w:rFonts w:ascii="宋体"/>
      <w:kern w:val="0"/>
      <w:sz w:val="24"/>
      <w:szCs w:val="20"/>
    </w:rPr>
  </w:style>
  <w:style w:type="paragraph" w:customStyle="1" w:styleId="187">
    <w:name w:val="Style46"/>
    <w:basedOn w:val="1"/>
    <w:autoRedefine/>
    <w:unhideWhenUsed/>
    <w:qFormat/>
    <w:uiPriority w:val="99"/>
    <w:pPr>
      <w:spacing w:line="672" w:lineRule="exact"/>
    </w:pPr>
    <w:rPr>
      <w:rFonts w:ascii="Calibri" w:hAnsi="Calibri"/>
    </w:rPr>
  </w:style>
  <w:style w:type="paragraph" w:customStyle="1" w:styleId="188">
    <w:name w:val="正文文本2"/>
    <w:basedOn w:val="1"/>
    <w:autoRedefine/>
    <w:qFormat/>
    <w:uiPriority w:val="0"/>
    <w:pPr>
      <w:widowControl/>
      <w:shd w:val="clear" w:color="auto" w:fill="FFFFFF"/>
      <w:spacing w:before="120" w:line="391" w:lineRule="exact"/>
      <w:ind w:hanging="420"/>
      <w:jc w:val="distribute"/>
    </w:pPr>
    <w:rPr>
      <w:rFonts w:ascii="MingLiU" w:hAnsi="MingLiU" w:eastAsia="MingLiU" w:cs="MingLiU"/>
      <w:szCs w:val="21"/>
      <w:shd w:val="clear" w:color="auto" w:fill="FFFFFF"/>
    </w:rPr>
  </w:style>
  <w:style w:type="paragraph" w:customStyle="1" w:styleId="189">
    <w:name w:val="Style28"/>
    <w:basedOn w:val="1"/>
    <w:autoRedefine/>
    <w:unhideWhenUsed/>
    <w:qFormat/>
    <w:uiPriority w:val="99"/>
    <w:pPr>
      <w:spacing w:line="552" w:lineRule="exact"/>
      <w:ind w:firstLine="547"/>
    </w:pPr>
    <w:rPr>
      <w:rFonts w:ascii="Calibri" w:hAnsi="Calibri"/>
    </w:rPr>
  </w:style>
  <w:style w:type="paragraph" w:customStyle="1" w:styleId="190">
    <w:name w:val="Char"/>
    <w:basedOn w:val="1"/>
    <w:autoRedefine/>
    <w:qFormat/>
    <w:uiPriority w:val="0"/>
    <w:rPr>
      <w:rFonts w:ascii="Tahoma" w:hAnsi="Tahoma" w:eastAsia="仿宋_GB2312"/>
      <w:sz w:val="24"/>
      <w:szCs w:val="20"/>
    </w:rPr>
  </w:style>
  <w:style w:type="paragraph" w:customStyle="1" w:styleId="191">
    <w:name w:val="Blockquote"/>
    <w:basedOn w:val="1"/>
    <w:autoRedefine/>
    <w:qFormat/>
    <w:uiPriority w:val="0"/>
    <w:pPr>
      <w:autoSpaceDE w:val="0"/>
      <w:autoSpaceDN w:val="0"/>
      <w:adjustRightInd w:val="0"/>
      <w:spacing w:before="100" w:after="100"/>
      <w:ind w:left="360" w:right="360"/>
      <w:jc w:val="left"/>
    </w:pPr>
    <w:rPr>
      <w:kern w:val="0"/>
      <w:sz w:val="24"/>
      <w:szCs w:val="20"/>
    </w:rPr>
  </w:style>
  <w:style w:type="paragraph" w:customStyle="1" w:styleId="192">
    <w:name w:val="Style12"/>
    <w:basedOn w:val="1"/>
    <w:autoRedefine/>
    <w:unhideWhenUsed/>
    <w:qFormat/>
    <w:uiPriority w:val="99"/>
    <w:pPr>
      <w:spacing w:line="564" w:lineRule="exact"/>
      <w:ind w:hanging="115"/>
    </w:pPr>
    <w:rPr>
      <w:rFonts w:ascii="Calibri" w:hAnsi="Calibri"/>
    </w:rPr>
  </w:style>
  <w:style w:type="paragraph" w:customStyle="1" w:styleId="193">
    <w:name w:val="Style11"/>
    <w:basedOn w:val="1"/>
    <w:autoRedefine/>
    <w:unhideWhenUsed/>
    <w:qFormat/>
    <w:uiPriority w:val="99"/>
    <w:pPr>
      <w:spacing w:line="559" w:lineRule="exact"/>
      <w:ind w:firstLine="590"/>
    </w:pPr>
    <w:rPr>
      <w:rFonts w:ascii="Calibri" w:hAnsi="Calibri"/>
    </w:rPr>
  </w:style>
  <w:style w:type="paragraph" w:customStyle="1" w:styleId="194">
    <w:name w:val="Style42"/>
    <w:basedOn w:val="1"/>
    <w:autoRedefine/>
    <w:unhideWhenUsed/>
    <w:qFormat/>
    <w:uiPriority w:val="99"/>
    <w:pPr>
      <w:spacing w:line="542" w:lineRule="exact"/>
      <w:ind w:firstLine="547"/>
    </w:pPr>
    <w:rPr>
      <w:rFonts w:ascii="Calibri" w:hAnsi="Calibri"/>
    </w:rPr>
  </w:style>
  <w:style w:type="paragraph" w:customStyle="1" w:styleId="195">
    <w:name w:val="Style69"/>
    <w:basedOn w:val="1"/>
    <w:autoRedefine/>
    <w:unhideWhenUsed/>
    <w:qFormat/>
    <w:uiPriority w:val="99"/>
    <w:pPr>
      <w:spacing w:line="557" w:lineRule="exact"/>
      <w:ind w:firstLine="1666"/>
    </w:pPr>
    <w:rPr>
      <w:rFonts w:ascii="Calibri" w:hAnsi="Calibri"/>
    </w:rPr>
  </w:style>
  <w:style w:type="paragraph" w:customStyle="1" w:styleId="196">
    <w:name w:val="Style41"/>
    <w:basedOn w:val="1"/>
    <w:autoRedefine/>
    <w:unhideWhenUsed/>
    <w:qFormat/>
    <w:uiPriority w:val="99"/>
    <w:pPr>
      <w:spacing w:line="542" w:lineRule="exact"/>
      <w:ind w:firstLine="125"/>
    </w:pPr>
    <w:rPr>
      <w:rFonts w:ascii="Calibri" w:hAnsi="Calibri"/>
    </w:rPr>
  </w:style>
  <w:style w:type="paragraph" w:customStyle="1" w:styleId="197">
    <w:name w:val="Style48"/>
    <w:basedOn w:val="1"/>
    <w:autoRedefine/>
    <w:unhideWhenUsed/>
    <w:qFormat/>
    <w:uiPriority w:val="99"/>
    <w:pPr>
      <w:spacing w:line="542" w:lineRule="exact"/>
      <w:jc w:val="right"/>
    </w:pPr>
    <w:rPr>
      <w:rFonts w:ascii="Calibri" w:hAnsi="Calibri"/>
    </w:rPr>
  </w:style>
  <w:style w:type="paragraph" w:customStyle="1" w:styleId="198">
    <w:name w:val="Style78"/>
    <w:basedOn w:val="1"/>
    <w:autoRedefine/>
    <w:unhideWhenUsed/>
    <w:qFormat/>
    <w:uiPriority w:val="99"/>
    <w:rPr>
      <w:rFonts w:ascii="Calibri" w:hAnsi="Calibri"/>
    </w:rPr>
  </w:style>
  <w:style w:type="paragraph" w:customStyle="1" w:styleId="199">
    <w:name w:val="Style16"/>
    <w:basedOn w:val="1"/>
    <w:autoRedefine/>
    <w:unhideWhenUsed/>
    <w:qFormat/>
    <w:uiPriority w:val="99"/>
    <w:pPr>
      <w:jc w:val="right"/>
    </w:pPr>
    <w:rPr>
      <w:rFonts w:ascii="Calibri" w:hAnsi="Calibri"/>
    </w:rPr>
  </w:style>
  <w:style w:type="paragraph" w:customStyle="1" w:styleId="200">
    <w:name w:val="Style8"/>
    <w:basedOn w:val="1"/>
    <w:autoRedefine/>
    <w:unhideWhenUsed/>
    <w:qFormat/>
    <w:uiPriority w:val="99"/>
    <w:pPr>
      <w:spacing w:line="566" w:lineRule="exact"/>
      <w:jc w:val="center"/>
    </w:pPr>
    <w:rPr>
      <w:rFonts w:ascii="Calibri" w:hAnsi="Calibri"/>
    </w:rPr>
  </w:style>
  <w:style w:type="paragraph" w:customStyle="1" w:styleId="201">
    <w:name w:val="默认段落字体 Para Char Char Char Char Char Char Char Char Char Char Char Char Char Char Char Char Char Char Char"/>
    <w:basedOn w:val="1"/>
    <w:autoRedefine/>
    <w:qFormat/>
    <w:uiPriority w:val="0"/>
  </w:style>
  <w:style w:type="paragraph" w:customStyle="1" w:styleId="202">
    <w:name w:val="Aufzaehlung"/>
    <w:basedOn w:val="1"/>
    <w:autoRedefine/>
    <w:qFormat/>
    <w:uiPriority w:val="0"/>
    <w:pPr>
      <w:widowControl/>
      <w:spacing w:line="240" w:lineRule="atLeast"/>
      <w:ind w:left="284" w:hanging="284"/>
      <w:jc w:val="left"/>
    </w:pPr>
    <w:rPr>
      <w:rFonts w:ascii="Arial" w:hAnsi="Arial"/>
      <w:kern w:val="0"/>
      <w:sz w:val="22"/>
      <w:lang w:eastAsia="en-US"/>
    </w:rPr>
  </w:style>
  <w:style w:type="paragraph" w:customStyle="1" w:styleId="203">
    <w:name w:val="普通 (Web)"/>
    <w:basedOn w:val="1"/>
    <w:autoRedefine/>
    <w:qFormat/>
    <w:uiPriority w:val="0"/>
    <w:pPr>
      <w:widowControl/>
      <w:spacing w:before="100" w:beforeAutospacing="1" w:after="100" w:afterAutospacing="1"/>
      <w:jc w:val="left"/>
    </w:pPr>
    <w:rPr>
      <w:rFonts w:ascii="Arial Unicode MS" w:hAnsi="Arial Unicode MS" w:eastAsia="Arial Unicode MS" w:cs="宋体"/>
      <w:kern w:val="0"/>
      <w:sz w:val="24"/>
    </w:rPr>
  </w:style>
  <w:style w:type="paragraph" w:customStyle="1" w:styleId="204">
    <w:name w:val="Char Char Char Char Char Char Char"/>
    <w:basedOn w:val="1"/>
    <w:autoRedefine/>
    <w:qFormat/>
    <w:uiPriority w:val="0"/>
    <w:pPr>
      <w:snapToGrid w:val="0"/>
      <w:spacing w:line="360" w:lineRule="auto"/>
      <w:ind w:firstLine="200" w:firstLineChars="200"/>
    </w:pPr>
    <w:rPr>
      <w:rFonts w:eastAsia="仿宋_GB2312"/>
      <w:sz w:val="24"/>
    </w:rPr>
  </w:style>
  <w:style w:type="paragraph" w:customStyle="1" w:styleId="205">
    <w:name w:val="Style10"/>
    <w:basedOn w:val="1"/>
    <w:autoRedefine/>
    <w:unhideWhenUsed/>
    <w:qFormat/>
    <w:uiPriority w:val="99"/>
    <w:pPr>
      <w:spacing w:line="538" w:lineRule="exact"/>
    </w:pPr>
    <w:rPr>
      <w:rFonts w:ascii="Calibri" w:hAnsi="Calibri"/>
    </w:rPr>
  </w:style>
  <w:style w:type="paragraph" w:customStyle="1" w:styleId="206">
    <w:name w:val="样式 图表 + 五号"/>
    <w:basedOn w:val="1"/>
    <w:autoRedefine/>
    <w:qFormat/>
    <w:uiPriority w:val="0"/>
    <w:pPr>
      <w:spacing w:line="360" w:lineRule="auto"/>
      <w:ind w:left="-61" w:leftChars="-29" w:firstLine="522" w:firstLineChars="200"/>
    </w:pPr>
    <w:rPr>
      <w:rFonts w:ascii="宋体" w:hAnsi="宋体"/>
      <w:b/>
      <w:color w:val="FF0000"/>
      <w:spacing w:val="-10"/>
      <w:sz w:val="28"/>
      <w:szCs w:val="28"/>
    </w:rPr>
  </w:style>
  <w:style w:type="paragraph" w:customStyle="1" w:styleId="207">
    <w:name w:val="Style71"/>
    <w:basedOn w:val="1"/>
    <w:autoRedefine/>
    <w:unhideWhenUsed/>
    <w:qFormat/>
    <w:uiPriority w:val="99"/>
    <w:pPr>
      <w:spacing w:line="538" w:lineRule="exact"/>
      <w:ind w:firstLine="101"/>
    </w:pPr>
    <w:rPr>
      <w:rFonts w:ascii="Calibri" w:hAnsi="Calibri"/>
    </w:rPr>
  </w:style>
  <w:style w:type="paragraph" w:customStyle="1" w:styleId="208">
    <w:name w:val="_Style 36"/>
    <w:autoRedefine/>
    <w:qFormat/>
    <w:uiPriority w:val="0"/>
    <w:pPr>
      <w:spacing w:after="160" w:line="278" w:lineRule="auto"/>
    </w:pPr>
    <w:rPr>
      <w:rFonts w:ascii="Times New Roman" w:hAnsi="Times New Roman" w:eastAsia="宋体" w:cs="Times New Roman"/>
      <w:kern w:val="2"/>
      <w:sz w:val="21"/>
      <w:szCs w:val="24"/>
      <w:lang w:val="en-US" w:eastAsia="zh-CN" w:bidi="ar-SA"/>
    </w:rPr>
  </w:style>
  <w:style w:type="paragraph" w:customStyle="1" w:styleId="209">
    <w:name w:val="Style64"/>
    <w:basedOn w:val="1"/>
    <w:autoRedefine/>
    <w:unhideWhenUsed/>
    <w:qFormat/>
    <w:uiPriority w:val="99"/>
    <w:rPr>
      <w:rFonts w:ascii="Calibri" w:hAnsi="Calibri"/>
    </w:rPr>
  </w:style>
  <w:style w:type="paragraph" w:customStyle="1" w:styleId="210">
    <w:name w:val="Style68"/>
    <w:basedOn w:val="1"/>
    <w:autoRedefine/>
    <w:unhideWhenUsed/>
    <w:qFormat/>
    <w:uiPriority w:val="99"/>
    <w:pPr>
      <w:spacing w:line="547" w:lineRule="exact"/>
    </w:pPr>
    <w:rPr>
      <w:rFonts w:ascii="Calibri" w:hAnsi="Calibri"/>
    </w:rPr>
  </w:style>
  <w:style w:type="paragraph" w:customStyle="1" w:styleId="211">
    <w:name w:val="List Paragraph1"/>
    <w:basedOn w:val="1"/>
    <w:autoRedefine/>
    <w:qFormat/>
    <w:uiPriority w:val="0"/>
    <w:pPr>
      <w:ind w:firstLine="420" w:firstLineChars="200"/>
    </w:pPr>
    <w:rPr>
      <w:rFonts w:ascii="Calibri" w:hAnsi="Calibri"/>
      <w:szCs w:val="22"/>
    </w:rPr>
  </w:style>
  <w:style w:type="paragraph" w:customStyle="1" w:styleId="212">
    <w:name w:val="Style29"/>
    <w:basedOn w:val="1"/>
    <w:autoRedefine/>
    <w:unhideWhenUsed/>
    <w:qFormat/>
    <w:uiPriority w:val="99"/>
    <w:pPr>
      <w:spacing w:line="547" w:lineRule="exact"/>
      <w:ind w:firstLine="547"/>
    </w:pPr>
    <w:rPr>
      <w:rFonts w:ascii="Calibri" w:hAnsi="Calibri"/>
    </w:rPr>
  </w:style>
  <w:style w:type="paragraph" w:customStyle="1" w:styleId="213">
    <w:name w:val="空半行"/>
    <w:basedOn w:val="1"/>
    <w:autoRedefine/>
    <w:qFormat/>
    <w:uiPriority w:val="0"/>
    <w:pPr>
      <w:adjustRightInd w:val="0"/>
      <w:spacing w:line="120" w:lineRule="exact"/>
      <w:textAlignment w:val="baseline"/>
    </w:pPr>
    <w:rPr>
      <w:rFonts w:eastAsia="仿宋_GB2312"/>
      <w:color w:val="FFFFFF"/>
      <w:kern w:val="0"/>
      <w:sz w:val="30"/>
      <w:szCs w:val="20"/>
    </w:rPr>
  </w:style>
  <w:style w:type="paragraph" w:customStyle="1" w:styleId="214">
    <w:name w:val="正文_16"/>
    <w:autoRedefine/>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customStyle="1" w:styleId="215">
    <w:name w:val="Style21"/>
    <w:basedOn w:val="1"/>
    <w:autoRedefine/>
    <w:unhideWhenUsed/>
    <w:qFormat/>
    <w:uiPriority w:val="99"/>
    <w:pPr>
      <w:spacing w:line="566" w:lineRule="exact"/>
      <w:ind w:firstLine="682"/>
    </w:pPr>
    <w:rPr>
      <w:rFonts w:ascii="Calibri" w:hAnsi="Calibri"/>
    </w:rPr>
  </w:style>
  <w:style w:type="paragraph" w:customStyle="1" w:styleId="216">
    <w:name w:val="Style15"/>
    <w:basedOn w:val="1"/>
    <w:autoRedefine/>
    <w:unhideWhenUsed/>
    <w:qFormat/>
    <w:uiPriority w:val="99"/>
    <w:pPr>
      <w:spacing w:line="557" w:lineRule="exact"/>
      <w:ind w:firstLine="672"/>
    </w:pPr>
    <w:rPr>
      <w:rFonts w:ascii="Calibri" w:hAnsi="Calibri"/>
    </w:rPr>
  </w:style>
  <w:style w:type="paragraph" w:customStyle="1" w:styleId="217">
    <w:name w:val="Style45"/>
    <w:basedOn w:val="1"/>
    <w:autoRedefine/>
    <w:unhideWhenUsed/>
    <w:qFormat/>
    <w:uiPriority w:val="99"/>
    <w:rPr>
      <w:rFonts w:ascii="Calibri" w:hAnsi="Calibri"/>
    </w:rPr>
  </w:style>
  <w:style w:type="paragraph" w:customStyle="1" w:styleId="218">
    <w:name w:val="修订21"/>
    <w:autoRedefine/>
    <w:qFormat/>
    <w:uiPriority w:val="0"/>
    <w:pPr>
      <w:spacing w:after="160" w:line="278" w:lineRule="auto"/>
    </w:pPr>
    <w:rPr>
      <w:rFonts w:ascii="Times New Roman" w:hAnsi="Times New Roman" w:eastAsia="宋体" w:cs="Times New Roman"/>
      <w:kern w:val="2"/>
      <w:sz w:val="21"/>
      <w:szCs w:val="24"/>
      <w:lang w:val="en-US" w:eastAsia="zh-CN" w:bidi="ar-SA"/>
    </w:rPr>
  </w:style>
  <w:style w:type="paragraph" w:customStyle="1" w:styleId="219">
    <w:name w:val="Style24"/>
    <w:basedOn w:val="1"/>
    <w:autoRedefine/>
    <w:unhideWhenUsed/>
    <w:qFormat/>
    <w:uiPriority w:val="99"/>
    <w:rPr>
      <w:rFonts w:ascii="Calibri" w:hAnsi="Calibri"/>
    </w:rPr>
  </w:style>
  <w:style w:type="paragraph" w:customStyle="1" w:styleId="220">
    <w:name w:val="Style23"/>
    <w:basedOn w:val="1"/>
    <w:autoRedefine/>
    <w:unhideWhenUsed/>
    <w:qFormat/>
    <w:uiPriority w:val="99"/>
    <w:rPr>
      <w:rFonts w:ascii="Calibri" w:hAnsi="Calibri"/>
    </w:rPr>
  </w:style>
  <w:style w:type="paragraph" w:customStyle="1" w:styleId="221">
    <w:name w:val="列出段落2"/>
    <w:basedOn w:val="1"/>
    <w:autoRedefine/>
    <w:qFormat/>
    <w:uiPriority w:val="0"/>
    <w:pPr>
      <w:ind w:firstLine="200" w:firstLineChars="200"/>
    </w:pPr>
    <w:rPr>
      <w:rFonts w:ascii="Calibri" w:hAnsi="Calibri"/>
      <w:szCs w:val="22"/>
    </w:rPr>
  </w:style>
  <w:style w:type="paragraph" w:customStyle="1" w:styleId="222">
    <w:name w:val="Style13"/>
    <w:basedOn w:val="1"/>
    <w:autoRedefine/>
    <w:unhideWhenUsed/>
    <w:qFormat/>
    <w:uiPriority w:val="99"/>
    <w:rPr>
      <w:rFonts w:ascii="Calibri" w:hAnsi="Calibri"/>
    </w:rPr>
  </w:style>
  <w:style w:type="paragraph" w:customStyle="1" w:styleId="223">
    <w:name w:val="Style44"/>
    <w:basedOn w:val="1"/>
    <w:autoRedefine/>
    <w:unhideWhenUsed/>
    <w:qFormat/>
    <w:uiPriority w:val="99"/>
    <w:rPr>
      <w:rFonts w:ascii="Calibri" w:hAnsi="Calibri"/>
    </w:rPr>
  </w:style>
  <w:style w:type="paragraph" w:customStyle="1" w:styleId="224">
    <w:name w:val="Style4"/>
    <w:basedOn w:val="1"/>
    <w:autoRedefine/>
    <w:unhideWhenUsed/>
    <w:qFormat/>
    <w:uiPriority w:val="99"/>
    <w:rPr>
      <w:rFonts w:ascii="Calibri" w:hAnsi="Calibri"/>
    </w:rPr>
  </w:style>
  <w:style w:type="paragraph" w:customStyle="1" w:styleId="225">
    <w:name w:val="_Style 39"/>
    <w:basedOn w:val="163"/>
    <w:autoRedefine/>
    <w:qFormat/>
    <w:uiPriority w:val="0"/>
  </w:style>
  <w:style w:type="paragraph" w:customStyle="1" w:styleId="226">
    <w:name w:val="Default"/>
    <w:autoRedefine/>
    <w:qFormat/>
    <w:uiPriority w:val="0"/>
    <w:pPr>
      <w:widowControl w:val="0"/>
      <w:autoSpaceDE w:val="0"/>
      <w:autoSpaceDN w:val="0"/>
      <w:adjustRightInd w:val="0"/>
      <w:spacing w:after="160" w:line="278" w:lineRule="auto"/>
    </w:pPr>
    <w:rPr>
      <w:rFonts w:ascii="方正书宋_GBK" w:hAnsi="Times New Roman" w:eastAsia="方正书宋_GBK" w:cs="方正书宋_GBK"/>
      <w:color w:val="000000"/>
      <w:sz w:val="24"/>
      <w:szCs w:val="24"/>
      <w:lang w:val="en-US" w:eastAsia="zh-CN" w:bidi="ar-SA"/>
    </w:rPr>
  </w:style>
  <w:style w:type="paragraph" w:customStyle="1" w:styleId="227">
    <w:name w:val="Table Text"/>
    <w:basedOn w:val="1"/>
    <w:autoRedefine/>
    <w:semiHidden/>
    <w:qFormat/>
    <w:uiPriority w:val="0"/>
    <w:rPr>
      <w:rFonts w:ascii="宋体" w:hAnsi="宋体" w:cs="宋体"/>
      <w:sz w:val="20"/>
      <w:szCs w:val="20"/>
      <w:lang w:eastAsia="en-US"/>
    </w:rPr>
  </w:style>
  <w:style w:type="table" w:customStyle="1" w:styleId="228">
    <w:name w:val="Table Normal"/>
    <w:autoRedefine/>
    <w:semiHidden/>
    <w:unhideWhenUsed/>
    <w:qFormat/>
    <w:uiPriority w:val="0"/>
    <w:tblPr>
      <w:tblCellMar>
        <w:top w:w="0" w:type="dxa"/>
        <w:left w:w="0" w:type="dxa"/>
        <w:bottom w:w="0" w:type="dxa"/>
        <w:right w:w="0" w:type="dxa"/>
      </w:tblCellMar>
    </w:tblPr>
  </w:style>
  <w:style w:type="paragraph" w:customStyle="1" w:styleId="229">
    <w:name w:val="First Paragraph"/>
    <w:basedOn w:val="17"/>
    <w:next w:val="17"/>
    <w:autoRedefine/>
    <w:qFormat/>
    <w:uiPriority w:val="0"/>
    <w:pPr>
      <w:widowControl/>
      <w:spacing w:before="180" w:after="180"/>
    </w:pPr>
    <w:rPr>
      <w:kern w:val="0"/>
      <w:lang w:eastAsia="en-US"/>
    </w:rPr>
  </w:style>
  <w:style w:type="paragraph" w:customStyle="1" w:styleId="230">
    <w:name w:val="Compact"/>
    <w:basedOn w:val="17"/>
    <w:autoRedefine/>
    <w:qFormat/>
    <w:uiPriority w:val="0"/>
    <w:pPr>
      <w:widowControl/>
      <w:spacing w:before="36" w:after="36"/>
    </w:pPr>
    <w:rPr>
      <w:kern w:val="0"/>
      <w:lang w:eastAsia="en-US"/>
    </w:rPr>
  </w:style>
  <w:style w:type="paragraph" w:customStyle="1" w:styleId="231">
    <w:name w:val="样式20"/>
    <w:basedOn w:val="1"/>
    <w:next w:val="1"/>
    <w:autoRedefine/>
    <w:qFormat/>
    <w:uiPriority w:val="0"/>
    <w:pPr>
      <w:spacing w:line="460" w:lineRule="exact"/>
      <w:ind w:firstLine="900" w:firstLineChars="300"/>
      <w:outlineLvl w:val="0"/>
    </w:pPr>
    <w:rPr>
      <w:rFonts w:eastAsia="黑体"/>
      <w:sz w:val="30"/>
      <w:szCs w:val="30"/>
      <w:u w:val="single"/>
    </w:rPr>
  </w:style>
  <w:style w:type="paragraph" w:customStyle="1" w:styleId="232">
    <w:name w:val="修订4"/>
    <w:autoRedefine/>
    <w:hidden/>
    <w:unhideWhenUsed/>
    <w:qFormat/>
    <w:uiPriority w:val="99"/>
    <w:pPr>
      <w:spacing w:after="160" w:line="278" w:lineRule="auto"/>
    </w:pPr>
    <w:rPr>
      <w:rFonts w:ascii="Times New Roman" w:hAnsi="Times New Roman" w:eastAsia="宋体" w:cs="Times New Roman"/>
      <w:kern w:val="2"/>
      <w:sz w:val="21"/>
      <w:szCs w:val="24"/>
      <w:lang w:val="en-US" w:eastAsia="zh-CN" w:bidi="ar-SA"/>
    </w:rPr>
  </w:style>
  <w:style w:type="paragraph" w:customStyle="1" w:styleId="233">
    <w:name w:val="auto-style1"/>
    <w:basedOn w:val="1"/>
    <w:autoRedefine/>
    <w:qFormat/>
    <w:uiPriority w:val="0"/>
    <w:pPr>
      <w:widowControl/>
      <w:jc w:val="left"/>
    </w:pPr>
    <w:rPr>
      <w:rFonts w:eastAsiaTheme="minorEastAsia"/>
      <w:kern w:val="0"/>
      <w:sz w:val="24"/>
    </w:rPr>
  </w:style>
  <w:style w:type="character" w:customStyle="1" w:styleId="234">
    <w:name w:val="未处理的提及1"/>
    <w:basedOn w:val="43"/>
    <w:autoRedefine/>
    <w:semiHidden/>
    <w:unhideWhenUsed/>
    <w:qFormat/>
    <w:uiPriority w:val="99"/>
    <w:rPr>
      <w:color w:val="605E5C"/>
      <w:shd w:val="clear" w:color="auto" w:fill="E1DFDD"/>
    </w:rPr>
  </w:style>
  <w:style w:type="paragraph" w:customStyle="1" w:styleId="235">
    <w:name w:val="修订5"/>
    <w:autoRedefine/>
    <w:hidden/>
    <w:unhideWhenUsed/>
    <w:qFormat/>
    <w:uiPriority w:val="99"/>
    <w:rPr>
      <w:rFonts w:ascii="Times New Roman" w:hAnsi="Times New Roman" w:eastAsia="宋体" w:cs="Times New Roman"/>
      <w:kern w:val="2"/>
      <w:sz w:val="21"/>
      <w:szCs w:val="24"/>
      <w:lang w:val="en-US" w:eastAsia="zh-CN" w:bidi="ar-SA"/>
    </w:rPr>
  </w:style>
  <w:style w:type="character" w:customStyle="1" w:styleId="236">
    <w:name w:val="未处理的提及2"/>
    <w:basedOn w:val="43"/>
    <w:autoRedefine/>
    <w:semiHidden/>
    <w:unhideWhenUsed/>
    <w:qFormat/>
    <w:uiPriority w:val="99"/>
    <w:rPr>
      <w:color w:val="605E5C"/>
      <w:shd w:val="clear" w:color="auto" w:fill="E1DFDD"/>
    </w:rPr>
  </w:style>
  <w:style w:type="paragraph" w:customStyle="1" w:styleId="237">
    <w:name w:val="修订6"/>
    <w:autoRedefine/>
    <w:hidden/>
    <w:unhideWhenUsed/>
    <w:qFormat/>
    <w:uiPriority w:val="99"/>
    <w:rPr>
      <w:rFonts w:ascii="Times New Roman" w:hAnsi="Times New Roman" w:eastAsia="宋体" w:cs="Times New Roman"/>
      <w:kern w:val="2"/>
      <w:sz w:val="21"/>
      <w:szCs w:val="24"/>
      <w:lang w:val="en-US" w:eastAsia="zh-CN" w:bidi="ar-SA"/>
    </w:rPr>
  </w:style>
  <w:style w:type="paragraph" w:customStyle="1" w:styleId="238">
    <w:name w:val="修订7"/>
    <w:autoRedefine/>
    <w:hidden/>
    <w:unhideWhenUsed/>
    <w:qFormat/>
    <w:uiPriority w:val="99"/>
    <w:rPr>
      <w:rFonts w:ascii="Times New Roman" w:hAnsi="Times New Roman" w:eastAsia="宋体" w:cs="Times New Roman"/>
      <w:kern w:val="2"/>
      <w:sz w:val="21"/>
      <w:szCs w:val="24"/>
      <w:lang w:val="en-US" w:eastAsia="zh-CN" w:bidi="ar-SA"/>
    </w:rPr>
  </w:style>
  <w:style w:type="character" w:customStyle="1" w:styleId="239">
    <w:name w:val="未处理的提及3"/>
    <w:basedOn w:val="43"/>
    <w:autoRedefine/>
    <w:semiHidden/>
    <w:unhideWhenUsed/>
    <w:qFormat/>
    <w:uiPriority w:val="99"/>
    <w:rPr>
      <w:color w:val="605E5C"/>
      <w:shd w:val="clear" w:color="auto" w:fill="E1DFDD"/>
    </w:rPr>
  </w:style>
  <w:style w:type="paragraph" w:customStyle="1" w:styleId="240">
    <w:name w:val="Table Paragraph"/>
    <w:basedOn w:val="1"/>
    <w:autoRedefine/>
    <w:qFormat/>
    <w:uiPriority w:val="0"/>
  </w:style>
  <w:style w:type="paragraph" w:customStyle="1" w:styleId="241">
    <w:name w:val="Revision"/>
    <w:autoRedefine/>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theme" Target="theme/theme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1.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540d8bc9-c533-4757-880a-a7ab87b90107</errorID>
      <errorWord>（</errorWord>
      <group>L1_Punc</group>
      <groupName>标点问题</groupName>
      <ability>L2_Punc</ability>
      <abilityName>标点符号检查</abilityName>
      <candidateList/>
      <explain>同一形式括号套用。</explain>
      <paraID> C779755</paraID>
      <start>49</start>
      <end>50</end>
      <status>ignored</status>
      <modifiedWord/>
      <trackRevisions>false</trackRevisions>
    </reviewItem>
    <reviewItem>
      <errorID>b379f41a-b9cf-495d-a55a-43999460afcb</errorID>
      <errorWord>）</errorWord>
      <group>L1_Punc</group>
      <groupName>标点问题</groupName>
      <ability>L2_Punc</ability>
      <abilityName>标点符号检查</abilityName>
      <candidateList/>
      <explain>同一形式括号套用。</explain>
      <paraID> C779755</paraID>
      <start>52</start>
      <end>53</end>
      <status>ignored</status>
      <modifiedWord/>
      <trackRevisions>false</trackRevisions>
    </reviewItem>
    <reviewItem>
      <errorID>1be66e9f-2fff-4d57-a93b-6953e4d8b19a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C779755</paraID>
      <start>91</start>
      <end>93</end>
      <status>modified</status>
      <modifiedWord>》《</modifiedWord>
      <trackRevisions>false</trackRevisions>
    </reviewItem>
    <reviewItem>
      <errorID>d9a8795c-214b-40e9-b126-3edd885be431</errorID>
      <errorWord>&lt;</errorWord>
      <group>L1_Format</group>
      <groupName>格式问题</groupName>
      <ability>L2_HalfPunc</ability>
      <abilityName>全半角检查</abilityName>
      <candidateList>
        <item>〈</item>
      </candidateList>
      <explain>文本全半角错误。</explain>
      <paraID> C779755</paraID>
      <start>157</start>
      <end>158</end>
      <status>modified</status>
      <modifiedWord>〈</modifiedWord>
      <trackRevisions>false</trackRevisions>
    </reviewItem>
    <reviewItem>
      <errorID>89023e87-a56b-44c9-911f-2babeb260b5a</errorID>
      <errorWord>&gt;的通知》</errorWord>
      <group>L1_Punc</group>
      <groupName>标点问题</groupName>
      <ability>L2_Punc</ability>
      <abilityName>标点符号检查</abilityName>
      <candidateList>
        <item>〉的通知》</item>
      </candidateList>
      <explain/>
      <paraID> C779755</paraID>
      <start>169</start>
      <end>174</end>
      <status>modified</status>
      <modifiedWord>〉的通知》</modifiedWord>
      <trackRevisions>false</trackRevisions>
    </reviewItem>
    <reviewItem>
      <errorID>25eabf23-4cd5-457e-8e8e-74695d2fa270</errorID>
      <errorWord>&lt;</errorWord>
      <group>L1_Format</group>
      <groupName>格式问题</groupName>
      <ability>L2_HalfPunc</ability>
      <abilityName>全半角检查</abilityName>
      <candidateList>
        <item>〈</item>
      </candidateList>
      <explain>文本全半角错误。</explain>
      <paraID> C779755</paraID>
      <start>197</start>
      <end>198</end>
      <status>modified</status>
      <modifiedWord>〈</modifiedWord>
      <trackRevisions>false</trackRevisions>
    </reviewItem>
    <reviewItem>
      <errorID>c4a8735d-581c-4c4e-aa53-b1b8730495fc</errorID>
      <errorWord>&gt;的通知》</errorWord>
      <group>L1_Punc</group>
      <groupName>标点问题</groupName>
      <ability>L2_Punc</ability>
      <abilityName>标点符号检查</abilityName>
      <candidateList>
        <item>〉的通知》</item>
      </candidateList>
      <explain/>
      <paraID> C779755</paraID>
      <start>231</start>
      <end>236</end>
      <status>modified</status>
      <modifiedWord>〉的通知》</modifiedWord>
      <trackRevisions>false</trackRevisions>
    </reviewItem>
    <reviewItem>
      <errorID>129f58fc-23f8-49d0-817c-07977549dfb7</errorID>
      <errorWord>(</errorWord>
      <group>L1_Format</group>
      <groupName>格式问题</groupName>
      <ability>L2_HalfPunc</ability>
      <abilityName>全半角检查</abilityName>
      <candidateList>
        <item>（</item>
      </candidateList>
      <explain>文本全半角错误。</explain>
      <paraID> C779755</paraID>
      <start>236</start>
      <end>237</end>
      <status>modified</status>
      <modifiedWord>（</modifiedWord>
      <trackRevisions>false</trackRevisions>
    </reviewItem>
    <reviewItem>
      <errorID>9c527e2f-dae4-4ce4-879f-bb34490a6fac</errorID>
      <errorWord>)</errorWord>
      <group>L1_Format</group>
      <groupName>格式问题</groupName>
      <ability>L2_HalfPunc</ability>
      <abilityName>全半角检查</abilityName>
      <candidateList>
        <item>）</item>
      </candidateList>
      <explain>文本全半角错误。</explain>
      <paraID> C779755</paraID>
      <start>249</start>
      <end>250</end>
      <status>modified</status>
      <modifiedWord>）</modifiedWord>
      <trackRevisions>false</trackRevisions>
    </reviewItem>
    <reviewItem>
      <errorID>d0782ed8-bfcc-4953-9d7a-b943d1a3722c</errorID>
      <errorWord>“/</errorWord>
      <group>L1_Punc</group>
      <groupName>标点问题</groupName>
      <ability>L2_Punc</ability>
      <abilityName>标点符号检查</abilityName>
      <candidateList>
        <item>“</item>
      </candidateList>
      <explain/>
      <paraID>160C5FD7</paraID>
      <start>110</start>
      <end>111</end>
      <status>modified</status>
      <modifiedWord>“</modifiedWord>
      <trackRevisions>false</trackRevisions>
    </reviewItem>
    <reviewItem>
      <errorID>30ff90d0-da24-46df-9292-3c39bea8294a</errorID>
      <errorWord>,</errorWord>
      <group>L1_Format</group>
      <groupName>格式问题</groupName>
      <ability>L2_HalfPunc</ability>
      <abilityName>全半角检查</abilityName>
      <candidateList>
        <item>，</item>
      </candidateList>
      <explain>文本全半角错误。</explain>
      <paraID>18FD1DA8</paraID>
      <start>27</start>
      <end>28</end>
      <status>modified</status>
      <modifiedWord>，</modifiedWord>
      <trackRevisions>false</trackRevisions>
    </reviewItem>
    <reviewItem>
      <errorID>5d489161-fce0-46b4-9246-b5bfa9507992</errorID>
      <errorWord>,</errorWord>
      <group>L1_Format</group>
      <groupName>格式问题</groupName>
      <ability>L2_HalfPunc</ability>
      <abilityName>全半角检查</abilityName>
      <candidateList>
        <item>，</item>
      </candidateList>
      <explain>文本全半角错误。</explain>
      <paraID>18FD1DA8</paraID>
      <start>55</start>
      <end>56</end>
      <status>modified</status>
      <modifiedWord>，</modifiedWord>
      <trackRevisions>false</trackRevisions>
    </reviewItem>
    <reviewItem>
      <errorID>972e1305-6d40-4209-9295-699fa8d4ea03</errorID>
      <errorWord>(</errorWord>
      <group>L1_Format</group>
      <groupName>格式问题</groupName>
      <ability>L2_HalfPunc</ability>
      <abilityName>全半角检查</abilityName>
      <candidateList>
        <item>（</item>
      </candidateList>
      <explain>文本全半角错误。</explain>
      <paraID>18FD1DA8</paraID>
      <start>68</start>
      <end>69</end>
      <status>modified</status>
      <modifiedWord>（</modifiedWord>
      <trackRevisions>false</trackRevisions>
    </reviewItem>
    <reviewItem>
      <errorID>296ee393-c34b-4488-a8a4-cded52e28a1e</errorID>
      <errorWord>,</errorWord>
      <group>L1_Format</group>
      <groupName>格式问题</groupName>
      <ability>L2_HalfPunc</ability>
      <abilityName>全半角检查</abilityName>
      <candidateList>
        <item>，</item>
      </candidateList>
      <explain>文本全半角错误。</explain>
      <paraID>18FD1DA8</paraID>
      <start>86</start>
      <end>87</end>
      <status>modified</status>
      <modifiedWord>，</modifiedWord>
      <trackRevisions>false</trackRevisions>
    </reviewItem>
    <reviewItem>
      <errorID>fb806867-6871-43bb-a5dc-03ac7c07e9cc</errorID>
      <errorWord>)</errorWord>
      <group>L1_Format</group>
      <groupName>格式问题</groupName>
      <ability>L2_HalfPunc</ability>
      <abilityName>全半角检查</abilityName>
      <candidateList>
        <item>）</item>
      </candidateList>
      <explain>文本全半角错误。</explain>
      <paraID>18FD1DA8</paraID>
      <start>89</start>
      <end>90</end>
      <status>modified</status>
      <modifiedWord>）</modifiedWord>
      <trackRevisions>false</trackRevisions>
    </reviewItem>
    <reviewItem>
      <errorID>bcfabcdf-42bf-4178-b7a1-463b67d24bc6</errorID>
      <errorWord>,</errorWord>
      <group>L1_Format</group>
      <groupName>格式问题</groupName>
      <ability>L2_HalfPunc</ability>
      <abilityName>全半角检查</abilityName>
      <candidateList>
        <item>，</item>
      </candidateList>
      <explain>文本全半角错误。</explain>
      <paraID>18FD1DA8</paraID>
      <start>95</start>
      <end>96</end>
      <status>modified</status>
      <modifiedWord>，</modifiedWord>
      <trackRevisions>false</trackRevisions>
    </reviewItem>
    <reviewItem>
      <errorID>974965e9-db20-4369-a660-c1cf8b13bb4c</errorID>
      <errorWord>,</errorWord>
      <group>L1_Format</group>
      <groupName>格式问题</groupName>
      <ability>L2_HalfPunc</ability>
      <abilityName>全半角检查</abilityName>
      <candidateList>
        <item>，</item>
      </candidateList>
      <explain>文本全半角错误。</explain>
      <paraID>7388C58D</paraID>
      <start>23</start>
      <end>24</end>
      <status>modified</status>
      <modifiedWord>，</modifiedWord>
      <trackRevisions>false</trackRevisions>
    </reviewItem>
    <reviewItem>
      <errorID>58103d67-4600-4f73-bad2-a92d25139beb</errorID>
      <errorWord>,</errorWord>
      <group>L1_Format</group>
      <groupName>格式问题</groupName>
      <ability>L2_HalfPunc</ability>
      <abilityName>全半角检查</abilityName>
      <candidateList>
        <item>，</item>
      </candidateList>
      <explain>文本全半角错误。</explain>
      <paraID>7388C58D</paraID>
      <start>51</start>
      <end>52</end>
      <status>modified</status>
      <modifiedWord>，</modifiedWord>
      <trackRevisions>false</trackRevisions>
    </reviewItem>
    <reviewItem>
      <errorID>33da73fc-e6d8-46ff-8815-982b9ba16916</errorID>
      <errorWord>,</errorWord>
      <group>L1_Format</group>
      <groupName>格式问题</groupName>
      <ability>L2_HalfPunc</ability>
      <abilityName>全半角检查</abilityName>
      <candidateList>
        <item>，</item>
      </candidateList>
      <explain>文本全半角错误。</explain>
      <paraID>7388C58D</paraID>
      <start>62</start>
      <end>63</end>
      <status>modified</status>
      <modifiedWord>，</modifiedWord>
      <trackRevisions>false</trackRevisions>
    </reviewItem>
    <reviewItem>
      <errorID>ee839f99-6dcb-4059-b791-dba24d495f40</errorID>
      <errorWord>,</errorWord>
      <group>L1_Format</group>
      <groupName>格式问题</groupName>
      <ability>L2_HalfPunc</ability>
      <abilityName>全半角检查</abilityName>
      <candidateList>
        <item>，</item>
      </candidateList>
      <explain>文本全半角错误。</explain>
      <paraID>7483D7F1</paraID>
      <start>14</start>
      <end>15</end>
      <status>modified</status>
      <modifiedWord>，</modifiedWord>
      <trackRevisions>false</trackRevisions>
    </reviewItem>
    <reviewItem>
      <errorID>9afa8f04-9c7e-4708-b8e4-c884a57e296c</errorID>
      <errorWord>,</errorWord>
      <group>L1_Format</group>
      <groupName>格式问题</groupName>
      <ability>L2_HalfPunc</ability>
      <abilityName>全半角检查</abilityName>
      <candidateList>
        <item>，</item>
      </candidateList>
      <explain>文本全半角错误。</explain>
      <paraID>7483D7F1</paraID>
      <start>27</start>
      <end>28</end>
      <status>modified</status>
      <modifiedWord>，</modifiedWord>
      <trackRevisions>false</trackRevisions>
    </reviewItem>
    <reviewItem>
      <errorID>3e6e7b32-2885-4724-bd30-6f5c92c656d9</errorID>
      <errorWord>(</errorWord>
      <group>L1_Format</group>
      <groupName>格式问题</groupName>
      <ability>L2_HalfPunc</ability>
      <abilityName>全半角检查</abilityName>
      <candidateList>
        <item>（</item>
      </candidateList>
      <explain>文本全半角错误。</explain>
      <paraID>7483D7F1</paraID>
      <start>63</start>
      <end>64</end>
      <status>modified</status>
      <modifiedWord>（</modifiedWord>
      <trackRevisions>false</trackRevisions>
    </reviewItem>
    <reviewItem>
      <errorID>64806e5d-af06-42f3-b866-599b149e48bb</errorID>
      <errorWord>)</errorWord>
      <group>L1_Format</group>
      <groupName>格式问题</groupName>
      <ability>L2_HalfPunc</ability>
      <abilityName>全半角检查</abilityName>
      <candidateList>
        <item>）</item>
      </candidateList>
      <explain>文本全半角错误。</explain>
      <paraID>7483D7F1</paraID>
      <start>65</start>
      <end>66</end>
      <status>modified</status>
      <modifiedWord>）</modifiedWord>
      <trackRevisions>false</trackRevisions>
    </reviewItem>
    <reviewItem>
      <errorID>87640957-853e-4f6b-a47d-1df96a00d265</errorID>
      <errorWord>(</errorWord>
      <group>L1_Format</group>
      <groupName>格式问题</groupName>
      <ability>L2_HalfPunc</ability>
      <abilityName>全半角检查</abilityName>
      <candidateList>
        <item>（</item>
      </candidateList>
      <explain>文本全半角错误。</explain>
      <paraID>7483D7F1</paraID>
      <start>72</start>
      <end>73</end>
      <status>modified</status>
      <modifiedWord>（</modifiedWord>
      <trackRevisions>false</trackRevisions>
    </reviewItem>
    <reviewItem>
      <errorID>642db274-bfe2-4a30-8516-80c63a576390</errorID>
      <errorWord>)</errorWord>
      <group>L1_Format</group>
      <groupName>格式问题</groupName>
      <ability>L2_HalfPunc</ability>
      <abilityName>全半角检查</abilityName>
      <candidateList>
        <item>）</item>
      </candidateList>
      <explain>文本全半角错误。</explain>
      <paraID>7483D7F1</paraID>
      <start>90</start>
      <end>91</end>
      <status>modified</status>
      <modifiedWord>）</modifiedWord>
      <trackRevisions>false</trackRevisions>
    </reviewItem>
    <reviewItem>
      <errorID>7922a563-87e1-4cb5-bead-87efa686b7d8</errorID>
      <errorWord>,</errorWord>
      <group>L1_Format</group>
      <groupName>格式问题</groupName>
      <ability>L2_HalfPunc</ability>
      <abilityName>全半角检查</abilityName>
      <candidateList>
        <item>，</item>
      </candidateList>
      <explain>文本全半角错误。</explain>
      <paraID>7483D7F1</paraID>
      <start>115</start>
      <end>116</end>
      <status>modified</status>
      <modifiedWord>，</modifiedWord>
      <trackRevisions>false</trackRevisions>
    </reviewItem>
    <reviewItem>
      <errorID>8034ecaa-d8ae-4e68-920d-7ce217488ed7</errorID>
      <errorWord>,</errorWord>
      <group>L1_Format</group>
      <groupName>格式问题</groupName>
      <ability>L2_HalfPunc</ability>
      <abilityName>全半角检查</abilityName>
      <candidateList>
        <item>，</item>
      </candidateList>
      <explain>文本全半角错误。</explain>
      <paraID>7483D7F1</paraID>
      <start>140</start>
      <end>141</end>
      <status>modified</status>
      <modifiedWord>，</modifiedWord>
      <trackRevisions>false</trackRevisions>
    </reviewItem>
    <reviewItem>
      <errorID>fd1e9c11-15a6-44f7-8539-4b37c980ddf9</errorID>
      <errorWord>,</errorWord>
      <group>L1_Format</group>
      <groupName>格式问题</groupName>
      <ability>L2_HalfPunc</ability>
      <abilityName>全半角检查</abilityName>
      <candidateList>
        <item>，</item>
      </candidateList>
      <explain>文本全半角错误。</explain>
      <paraID>7483D7F1</paraID>
      <start>156</start>
      <end>157</end>
      <status>modified</status>
      <modifiedWord>，</modifiedWord>
      <trackRevisions>false</trackRevisions>
    </reviewItem>
    <reviewItem>
      <errorID>b261370a-bce4-4556-99fa-afb23fa67b74</errorID>
      <errorWord>,</errorWord>
      <group>L1_Format</group>
      <groupName>格式问题</groupName>
      <ability>L2_HalfPunc</ability>
      <abilityName>全半角检查</abilityName>
      <candidateList>
        <item>，</item>
      </candidateList>
      <explain>文本全半角错误。</explain>
      <paraID>7483D7F1</paraID>
      <start>182</start>
      <end>183</end>
      <status>modified</status>
      <modifiedWord>，</modifiedWord>
      <trackRevisions>false</trackRevisions>
    </reviewItem>
    <reviewItem>
      <errorID>37136094-db85-4ef3-9024-ad1043d0a227</errorID>
      <errorWord>,</errorWord>
      <group>L1_Format</group>
      <groupName>格式问题</groupName>
      <ability>L2_HalfPunc</ability>
      <abilityName>全半角检查</abilityName>
      <candidateList>
        <item>，</item>
      </candidateList>
      <explain>文本全半角错误。</explain>
      <paraID>7483D7F1</paraID>
      <start>196</start>
      <end>197</end>
      <status>modified</status>
      <modifiedWord>，</modifiedWord>
      <trackRevisions>false</trackRevisions>
    </reviewItem>
    <reviewItem>
      <errorID>fd4489de-7fb1-4b24-8859-d6635099e7fe</errorID>
      <errorWord>5%-10%</errorWord>
      <group>L1_Knowledge</group>
      <groupName>知识性问题</groupName>
      <ability>L2_Knowledge</ability>
      <abilityName>其他知识</abilityName>
      <candidateList>
        <item>5%—10%</item>
      </candidateList>
      <explain>1. “5%-10%”中的单位“%”仅出现在后一个数字上，容易引起歧义；根据《现代汉语标点符号数字用法规范手册》，数字表示范围两边需要使用统一的格式。2. 根据标点国标 4.13 中的规则，数字、时间或地域连接符应使用（视觉上更长的）“—”或“～”。</explain>
      <paraID>59A05FD0</paraID>
      <start>155</start>
      <end>161</end>
      <status>modified</status>
      <modifiedWord>5%—10%</modifiedWord>
      <trackRevisions>false</trackRevisions>
    </reviewItem>
    <reviewItem>
      <errorID>660a38e2-04aa-45ba-8889-48a2d4354158</errorID>
      <errorWord>(</errorWord>
      <group>L1_Format</group>
      <groupName>格式问题</groupName>
      <ability>L2_HalfPunc</ability>
      <abilityName>全半角检查</abilityName>
      <candidateList>
        <item>（</item>
      </candidateList>
      <explain>文本全半角错误。</explain>
      <paraID>7EC3E0B3</paraID>
      <start>6</start>
      <end>7</end>
      <status>modified</status>
      <modifiedWord>（</modifiedWord>
      <trackRevisions>false</trackRevisions>
    </reviewItem>
    <reviewItem>
      <errorID>7e1e7c35-1fb9-4106-8b4c-6d3abde2847c</errorID>
      <errorWord>)</errorWord>
      <group>L1_Format</group>
      <groupName>格式问题</groupName>
      <ability>L2_HalfPunc</ability>
      <abilityName>全半角检查</abilityName>
      <candidateList>
        <item>）</item>
      </candidateList>
      <explain>文本全半角错误。</explain>
      <paraID>7EC3E0B3</paraID>
      <start>16</start>
      <end>17</end>
      <status>modified</status>
      <modifiedWord>）</modifiedWord>
      <trackRevisions>false</trackRevisions>
    </reviewItem>
    <reviewItem>
      <errorID>7d65ce92-2187-452d-ad98-20fb05f960d1</errorID>
      <errorWord>,</errorWord>
      <group>L1_Format</group>
      <groupName>格式问题</groupName>
      <ability>L2_HalfPunc</ability>
      <abilityName>全半角检查</abilityName>
      <candidateList>
        <item>，</item>
      </candidateList>
      <explain>文本全半角错误。</explain>
      <paraID>7EC3E0B3</paraID>
      <start>35</start>
      <end>36</end>
      <status>modified</status>
      <modifiedWord>，</modifiedWord>
      <trackRevisions>false</trackRevisions>
    </reviewItem>
    <reviewItem>
      <errorID>417ef6fb-fbb6-4d4c-81ac-f185c278e09b</errorID>
      <errorWord>(</errorWord>
      <group>L1_Format</group>
      <groupName>格式问题</groupName>
      <ability>L2_HalfPunc</ability>
      <abilityName>全半角检查</abilityName>
      <candidateList>
        <item>（</item>
      </candidateList>
      <explain>文本全半角错误。</explain>
      <paraID>7EC3E0B3</paraID>
      <start>68</start>
      <end>69</end>
      <status>modified</status>
      <modifiedWord>（</modifiedWord>
      <trackRevisions>false</trackRevisions>
    </reviewItem>
    <reviewItem>
      <errorID>72ac0220-90c1-48ed-99bc-5173c94b54a2</errorID>
      <errorWord>)</errorWord>
      <group>L1_Format</group>
      <groupName>格式问题</groupName>
      <ability>L2_HalfPunc</ability>
      <abilityName>全半角检查</abilityName>
      <candidateList>
        <item>）</item>
      </candidateList>
      <explain>文本全半角错误。</explain>
      <paraID>7EC3E0B3</paraID>
      <start>70</start>
      <end>71</end>
      <status>modified</status>
      <modifiedWord>）</modifiedWord>
      <trackRevisions>false</trackRevisions>
    </reviewItem>
    <reviewItem>
      <errorID>04a685cb-368f-4517-b8b9-db709cc5ca72</errorID>
      <errorWord>(</errorWord>
      <group>L1_Format</group>
      <groupName>格式问题</groupName>
      <ability>L2_HalfPunc</ability>
      <abilityName>全半角检查</abilityName>
      <candidateList>
        <item>（</item>
      </candidateList>
      <explain>文本全半角错误。</explain>
      <paraID>7EC3E0B3</paraID>
      <start>77</start>
      <end>78</end>
      <status>modified</status>
      <modifiedWord>（</modifiedWord>
      <trackRevisions>false</trackRevisions>
    </reviewItem>
    <reviewItem>
      <errorID>69eb5916-fa6d-4bd4-b0ea-660cea0c5b26</errorID>
      <errorWord>)</errorWord>
      <group>L1_Format</group>
      <groupName>格式问题</groupName>
      <ability>L2_HalfPunc</ability>
      <abilityName>全半角检查</abilityName>
      <candidateList>
        <item>）</item>
      </candidateList>
      <explain>文本全半角错误。</explain>
      <paraID>7EC3E0B3</paraID>
      <start>95</start>
      <end>96</end>
      <status>modified</status>
      <modifiedWord>）</modifiedWord>
      <trackRevisions>false</trackRevisions>
    </reviewItem>
    <reviewItem>
      <errorID>dcb1bdcb-c6e9-48b9-ad40-e5020be83337</errorID>
      <errorWord>,</errorWord>
      <group>L1_Format</group>
      <groupName>格式问题</groupName>
      <ability>L2_HalfPunc</ability>
      <abilityName>全半角检查</abilityName>
      <candidateList>
        <item>，</item>
      </candidateList>
      <explain>文本全半角错误。</explain>
      <paraID>7EC3E0B3</paraID>
      <start>105</start>
      <end>106</end>
      <status>modified</status>
      <modifiedWord>，</modifiedWord>
      <trackRevisions>false</trackRevisions>
    </reviewItem>
    <reviewItem>
      <errorID>ea482711-1c56-400b-8a9d-d55aea00446d</errorID>
      <errorWord>,</errorWord>
      <group>L1_Format</group>
      <groupName>格式问题</groupName>
      <ability>L2_HalfPunc</ability>
      <abilityName>全半角检查</abilityName>
      <candidateList>
        <item>，</item>
      </candidateList>
      <explain>文本全半角错误。</explain>
      <paraID>7EC3E0B3</paraID>
      <start>123</start>
      <end>124</end>
      <status>modified</status>
      <modifiedWord>，</modifiedWord>
      <trackRevisions>false</trackRevisions>
    </reviewItem>
    <reviewItem>
      <errorID>3acfb19e-db6a-4b0b-b188-70773b6b6162</errorID>
      <errorWord>,</errorWord>
      <group>L1_Format</group>
      <groupName>格式问题</groupName>
      <ability>L2_HalfPunc</ability>
      <abilityName>全半角检查</abilityName>
      <candidateList>
        <item>，</item>
      </candidateList>
      <explain>文本全半角错误。</explain>
      <paraID>7EC3E0B3</paraID>
      <start>148</start>
      <end>149</end>
      <status>modified</status>
      <modifiedWord>，</modifiedWord>
      <trackRevisions>false</trackRevisions>
    </reviewItem>
    <reviewItem>
      <errorID>0a1396a7-cf8f-469c-a524-83fd1ea6743c</errorID>
      <errorWord>,</errorWord>
      <group>L1_Format</group>
      <groupName>格式问题</groupName>
      <ability>L2_HalfPunc</ability>
      <abilityName>全半角检查</abilityName>
      <candidateList>
        <item>，</item>
      </candidateList>
      <explain>文本全半角错误。</explain>
      <paraID>7AFCD273</paraID>
      <start>24</start>
      <end>25</end>
      <status>modified</status>
      <modifiedWord>，</modifiedWord>
      <trackRevisions>false</trackRevisions>
    </reviewItem>
    <reviewItem>
      <errorID>84824c15-b9c5-4447-bcc2-db26f925e06f</errorID>
      <errorWord>(</errorWord>
      <group>L1_Format</group>
      <groupName>格式问题</groupName>
      <ability>L2_HalfPunc</ability>
      <abilityName>全半角检查</abilityName>
      <candidateList>
        <item>（</item>
      </candidateList>
      <explain>文本全半角错误。</explain>
      <paraID>7AFCD273</paraID>
      <start>60</start>
      <end>61</end>
      <status>modified</status>
      <modifiedWord>（</modifiedWord>
      <trackRevisions>false</trackRevisions>
    </reviewItem>
    <reviewItem>
      <errorID>4e0096dd-96d3-462a-bb8c-ecc307118967</errorID>
      <errorWord>)</errorWord>
      <group>L1_Format</group>
      <groupName>格式问题</groupName>
      <ability>L2_HalfPunc</ability>
      <abilityName>全半角检查</abilityName>
      <candidateList>
        <item>）</item>
      </candidateList>
      <explain>文本全半角错误。</explain>
      <paraID>7AFCD273</paraID>
      <start>62</start>
      <end>63</end>
      <status>modified</status>
      <modifiedWord>）</modifiedWord>
      <trackRevisions>false</trackRevisions>
    </reviewItem>
    <reviewItem>
      <errorID>aa20597f-1038-4ff2-9d79-d1722c18699a</errorID>
      <errorWord>(</errorWord>
      <group>L1_Format</group>
      <groupName>格式问题</groupName>
      <ability>L2_HalfPunc</ability>
      <abilityName>全半角检查</abilityName>
      <candidateList>
        <item>（</item>
      </candidateList>
      <explain>文本全半角错误。</explain>
      <paraID>7AFCD273</paraID>
      <start>69</start>
      <end>70</end>
      <status>modified</status>
      <modifiedWord>（</modifiedWord>
      <trackRevisions>false</trackRevisions>
    </reviewItem>
    <reviewItem>
      <errorID>d0aa21bb-47d8-4ec8-80a1-e8e330f8d7e3</errorID>
      <errorWord>)</errorWord>
      <group>L1_Format</group>
      <groupName>格式问题</groupName>
      <ability>L2_HalfPunc</ability>
      <abilityName>全半角检查</abilityName>
      <candidateList>
        <item>）</item>
      </candidateList>
      <explain>文本全半角错误。</explain>
      <paraID>7AFCD273</paraID>
      <start>87</start>
      <end>88</end>
      <status>modified</status>
      <modifiedWord>）</modifiedWord>
      <trackRevisions>false</trackRevisions>
    </reviewItem>
    <reviewItem>
      <errorID>210a3201-7262-4278-aef8-b7d3af624ee9</errorID>
      <errorWord>法律、法规</errorWord>
      <group>L1_Word</group>
      <groupName>字词问题</groupName>
      <ability>L2_Typo</ability>
      <abilityName>字词错误</abilityName>
      <candidateList>
        <item>法律法规</item>
      </candidateList>
      <explain/>
      <paraID>1F747F16</paraID>
      <start>153</start>
      <end>157</end>
      <status>modified</status>
      <modifiedWord>法律法规</modifiedWord>
      <trackRevisions>false</trackRevisions>
    </reviewItem>
    <reviewItem>
      <errorID>3a3aa166-efe7-4de8-8d43-417e6984de27</errorID>
      <errorWord>&lt;</errorWord>
      <group>L1_Format</group>
      <groupName>格式问题</groupName>
      <ability>L2_HalfPunc</ability>
      <abilityName>全半角检查</abilityName>
      <candidateList>
        <item>〈</item>
      </candidateList>
      <explain>文本全半角错误。</explain>
      <paraID>66964EEF</paraID>
      <start>33</start>
      <end>34</end>
      <status>modified</status>
      <modifiedWord>〈</modifiedWord>
      <trackRevisions>false</trackRevisions>
    </reviewItem>
    <reviewItem>
      <errorID>664d15b4-1878-462b-a2a1-1455b0e261fe</errorID>
      <errorWord>&lt;</errorWord>
      <group>L1_Format</group>
      <groupName>格式问题</groupName>
      <ability>L2_HalfPunc</ability>
      <abilityName>全半角检查</abilityName>
      <candidateList>
        <item>〈</item>
      </candidateList>
      <explain>文本全半角错误。</explain>
      <paraID>66964EEF</paraID>
      <start>34</start>
      <end>35</end>
      <status>modified</status>
      <modifiedWord>〈</modifiedWord>
      <trackRevisions>false</trackRevisions>
    </reviewItem>
    <reviewItem>
      <errorID>77cc669b-76b6-4cae-8df6-60a38d24c4ba</errorID>
      <errorWord>&gt;&gt;</errorWord>
      <group>L1_Punc</group>
      <groupName>标点问题</groupName>
      <ability>L2_Punc</ability>
      <abilityName>标点符号检查</abilityName>
      <candidateList>
        <item>&gt;</item>
      </candidateList>
      <explain/>
      <paraID>66964EEF</paraID>
      <start>48</start>
      <end>49</end>
      <status>modified</status>
      <modifiedWord>&gt;</modifiedWord>
      <trackRevisions>false</trackRevisions>
    </reviewItem>
    <reviewItem>
      <errorID>48f2411e-8435-4e6a-9dca-27f599dbdfcc</errorID>
      <errorWord>(</errorWord>
      <group>L1_Format</group>
      <groupName>格式问题</groupName>
      <ability>L2_HalfPunc</ability>
      <abilityName>全半角检查</abilityName>
      <candidateList>
        <item>（</item>
      </candidateList>
      <explain>文本全半角错误。</explain>
      <paraID>66964EEF</paraID>
      <start>65</start>
      <end>66</end>
      <status>modified</status>
      <modifiedWord>（</modifiedWord>
      <trackRevisions>false</trackRevisions>
    </reviewItem>
    <reviewItem>
      <errorID>141a92f0-4739-476a-826b-806fcb919e7a</errorID>
      <errorWord>"</errorWord>
      <group>L1_Format</group>
      <groupName>格式问题</groupName>
      <ability>L2_HalfPunc</ability>
      <abilityName>全半角检查</abilityName>
      <candidateList>
        <item>“</item>
      </candidateList>
      <explain>文本全半角错误。</explain>
      <paraID>66964EEF</paraID>
      <start>70</start>
      <end>71</end>
      <status>modified</status>
      <modifiedWord>“</modifiedWord>
      <trackRevisions>false</trackRevisions>
    </reviewItem>
    <reviewItem>
      <errorID>d4a0626a-b434-4957-a3a1-44c3e185b524</errorID>
      <errorWord>"</errorWord>
      <group>L1_Format</group>
      <groupName>格式问题</groupName>
      <ability>L2_HalfPunc</ability>
      <abilityName>全半角检查</abilityName>
      <candidateList>
        <item>”</item>
      </candidateList>
      <explain>文本全半角错误。</explain>
      <paraID>66964EEF</paraID>
      <start>82</start>
      <end>83</end>
      <status>modified</status>
      <modifiedWord>”</modifiedWord>
      <trackRevisions>false</trackRevisions>
    </reviewItem>
    <reviewItem>
      <errorID>cf669a7d-8ce3-4fbc-9c44-1ab00a3cb9c2</errorID>
      <errorWord>)</errorWord>
      <group>L1_Format</group>
      <groupName>格式问题</groupName>
      <ability>L2_HalfPunc</ability>
      <abilityName>全半角检查</abilityName>
      <candidateList>
        <item>）</item>
      </candidateList>
      <explain>文本全半角错误。</explain>
      <paraID>66964EEF</paraID>
      <start>83</start>
      <end>84</end>
      <status>modified</status>
      <modifiedWord>）</modifiedWord>
      <trackRevisions>false</trackRevisions>
    </reviewItem>
    <reviewItem>
      <errorID>b4ccfa8c-ee30-403d-8f16-7814457d6ffe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6425C980</paraID>
      <start>53</start>
      <end>55</end>
      <status>modified</status>
      <modifiedWord>”“</modifiedWord>
      <trackRevisions>false</trackRevisions>
    </reviewItem>
    <reviewItem>
      <errorID>dfa3fffa-4175-48e9-b57c-6bef7fc86930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6425C980</paraID>
      <start>61</start>
      <end>63</end>
      <status>modified</status>
      <modifiedWord>”“</modifiedWord>
      <trackRevisions>false</trackRevisions>
    </reviewItem>
    <reviewItem>
      <errorID>90d26171-9c86-4116-ac9e-042ffbbb3279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6425C980</paraID>
      <start>69</start>
      <end>71</end>
      <status>modified</status>
      <modifiedWord>”“</modifiedWord>
      <trackRevisions>false</trackRevisions>
    </reviewItem>
    <reviewItem>
      <errorID>9bfe3a4b-5e9c-4198-b5be-228889795093</errorID>
      <errorWord>(</errorWord>
      <group>L1_Format</group>
      <groupName>格式问题</groupName>
      <ability>L2_HalfPunc</ability>
      <abilityName>全半角检查</abilityName>
      <candidateList>
        <item>（</item>
      </candidateList>
      <explain>文本全半角错误。</explain>
      <paraID>615F52BF</paraID>
      <start>7</start>
      <end>8</end>
      <status>modified</status>
      <modifiedWord>（</modifiedWord>
      <trackRevisions>false</trackRevisions>
    </reviewItem>
    <reviewItem>
      <errorID>b856ab46-a26a-4e0f-81d8-4d38c172b28c</errorID>
      <errorWord>)</errorWord>
      <group>L1_Format</group>
      <groupName>格式问题</groupName>
      <ability>L2_HalfPunc</ability>
      <abilityName>全半角检查</abilityName>
      <candidateList>
        <item>）</item>
      </candidateList>
      <explain>文本全半角错误。</explain>
      <paraID>615F52BF</paraID>
      <start>13</start>
      <end>14</end>
      <status>modified</status>
      <modifiedWord>）</modifiedWord>
      <trackRevisions>false</trackRevisions>
    </reviewItem>
    <reviewItem>
      <errorID>e69da58e-942e-42d2-9f16-906c9e702043</errorID>
      <errorWord>(</errorWord>
      <group>L1_Format</group>
      <groupName>格式问题</groupName>
      <ability>L2_HalfPunc</ability>
      <abilityName>全半角检查</abilityName>
      <candidateList>
        <item>（</item>
      </candidateList>
      <explain>文本全半角错误。</explain>
      <paraID>579AF3FB</paraID>
      <start>19</start>
      <end>20</end>
      <status>modified</status>
      <modifiedWord>（</modifiedWord>
      <trackRevisions>false</trackRevisions>
    </reviewItem>
    <reviewItem>
      <errorID>ac2bb0fe-b34c-4fdd-9b81-c7bda5896743</errorID>
      <errorWord>)</errorWord>
      <group>L1_Format</group>
      <groupName>格式问题</groupName>
      <ability>L2_HalfPunc</ability>
      <abilityName>全半角检查</abilityName>
      <candidateList>
        <item>）</item>
      </candidateList>
      <explain>文本全半角错误。</explain>
      <paraID>579AF3FB</paraID>
      <start>30</start>
      <end>31</end>
      <status>modified</status>
      <modifiedWord>）</modifiedWord>
      <trackRevisions>false</trackRevisions>
    </reviewItem>
    <reviewItem>
      <errorID>0910fe9e-57ca-4576-8146-11c334365ce2</errorID>
      <errorWord>;</errorWord>
      <group>L1_Format</group>
      <groupName>格式问题</groupName>
      <ability>L2_HalfPunc</ability>
      <abilityName>全半角检查</abilityName>
      <candidateList>
        <item>；</item>
      </candidateList>
      <explain>文本全半角错误。</explain>
      <paraID>47D3ED06</paraID>
      <start>22</start>
      <end>23</end>
      <status>modified</status>
      <modifiedWord>；</modifiedWord>
      <trackRevisions>false</trackRevisions>
    </reviewItem>
    <reviewItem>
      <errorID>b3e8bac7-8383-4d35-b7ec-9779b9872ae5</errorID>
      <errorWord>(</errorWord>
      <group>L1_Format</group>
      <groupName>格式问题</groupName>
      <ability>L2_HalfPunc</ability>
      <abilityName>全半角检查</abilityName>
      <candidateList>
        <item>（</item>
      </candidateList>
      <explain>文本全半角错误。</explain>
      <paraID>5461C808</paraID>
      <start>19</start>
      <end>20</end>
      <status>modified</status>
      <modifiedWord>（</modifiedWord>
      <trackRevisions>false</trackRevisions>
    </reviewItem>
    <reviewItem>
      <errorID>0a937a06-2b54-421b-abdd-6d463ad6912c</errorID>
      <errorWord>)</errorWord>
      <group>L1_Format</group>
      <groupName>格式问题</groupName>
      <ability>L2_HalfPunc</ability>
      <abilityName>全半角检查</abilityName>
      <candidateList>
        <item>）</item>
      </candidateList>
      <explain>文本全半角错误。</explain>
      <paraID>5461C808</paraID>
      <start>62</start>
      <end>63</end>
      <status>modified</status>
      <modifiedWord>）</modifiedWord>
      <trackRevisions>false</trackRevisions>
    </reviewItem>
    <reviewItem>
      <errorID>2c354abe-c3d7-424e-b311-36b0ba94c886</errorID>
      <errorWord>(</errorWord>
      <group>L1_Format</group>
      <groupName>格式问题</groupName>
      <ability>L2_HalfPunc</ability>
      <abilityName>全半角检查</abilityName>
      <candidateList>
        <item>（</item>
      </candidateList>
      <explain>文本全半角错误。</explain>
      <paraID>729EC7BA</paraID>
      <start>19</start>
      <end>20</end>
      <status>modified</status>
      <modifiedWord>（</modifiedWord>
      <trackRevisions>false</trackRevisions>
    </reviewItem>
    <reviewItem>
      <errorID>1320987b-7879-44d8-8cd0-9a908def0cfe</errorID>
      <errorWord>)</errorWord>
      <group>L1_Format</group>
      <groupName>格式问题</groupName>
      <ability>L2_HalfPunc</ability>
      <abilityName>全半角检查</abilityName>
      <candidateList>
        <item>）</item>
      </candidateList>
      <explain>文本全半角错误。</explain>
      <paraID>729EC7BA</paraID>
      <start>62</start>
      <end>63</end>
      <status>modified</status>
      <modifiedWord>）</modifiedWord>
      <trackRevisions>false</trackRevisions>
    </reviewItem>
    <reviewItem>
      <errorID>822701f4-0d4c-4c14-97e6-1697d34c8f58</errorID>
      <errorWord>为为</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59624A0B</paraID>
      <start>33</start>
      <end>36</end>
      <status>modified</status>
      <modifiedWord>为</modifiedWord>
      <trackRevisions>true</trackRevisions>
    </reviewItem>
    <reviewItem>
      <errorID>c279040d-4c58-4a94-bbde-40519d394fc5</errorID>
      <errorWord>其它</errorWord>
      <group>L1_Word</group>
      <groupName>字词问题</groupName>
      <ability>L2_Alias</ability>
      <abilityName>也作/曾用词</abilityName>
      <candidateList>
        <item>其他</item>
      </candidateList>
      <explain>词汇[其它]为不规范表述或旧称，其规范书面表述为[其他]。</explain>
      <paraID> 3B1549A</paraID>
      <start>0</start>
      <end>4</end>
      <status>modified</status>
      <modifiedWord>其他</modifiedWord>
      <trackRevisions>true</trackRevisions>
    </reviewItem>
    <reviewItem>
      <errorID>4aeab9e6-99ce-4c96-b9d2-cee4b0a33875</errorID>
      <errorWord>,</errorWord>
      <group>L1_Format</group>
      <groupName>格式问题</groupName>
      <ability>L2_HalfPunc</ability>
      <abilityName>全半角检查</abilityName>
      <candidateList>
        <item>，</item>
      </candidateList>
      <explain>文本全半角错误。</explain>
      <paraID>70B2A23A</paraID>
      <start>39</start>
      <end>40</end>
      <status>modified</status>
      <modifiedWord>，</modifiedWord>
      <trackRevisions>false</trackRevisions>
    </reviewItem>
    <reviewItem>
      <errorID>9bfe3a4b-5e9c-4198-b5be-228889795093</errorID>
      <errorWord>(</errorWord>
      <group>L1_Format</group>
      <groupName>格式问题</groupName>
      <ability>L2_HalfPunc</ability>
      <abilityName>全半角检查</abilityName>
      <candidateList>
        <item>（</item>
      </candidateList>
      <explain>文本全半角错误。</explain>
      <paraID>22A254C5</paraID>
      <start>7</start>
      <end>8</end>
      <status>modified</status>
      <modifiedWord>（</modifiedWord>
      <trackRevisions>false</trackRevisions>
    </reviewItem>
    <reviewItem>
      <errorID>b856ab46-a26a-4e0f-81d8-4d38c172b28c</errorID>
      <errorWord>)</errorWord>
      <group>L1_Format</group>
      <groupName>格式问题</groupName>
      <ability>L2_HalfPunc</ability>
      <abilityName>全半角检查</abilityName>
      <candidateList>
        <item>）</item>
      </candidateList>
      <explain>文本全半角错误。</explain>
      <paraID>22A254C5</paraID>
      <start>13</start>
      <end>14</end>
      <status>modified</status>
      <modifiedWord>）</modifiedWord>
      <trackRevisions>false</trackRevisions>
    </reviewItem>
    <reviewItem>
      <errorID>e69da58e-942e-42d2-9f16-906c9e702043</errorID>
      <errorWord>(</errorWord>
      <group>L1_Format</group>
      <groupName>格式问题</groupName>
      <ability>L2_HalfPunc</ability>
      <abilityName>全半角检查</abilityName>
      <candidateList>
        <item>（</item>
      </candidateList>
      <explain>文本全半角错误。</explain>
      <paraID>31933CAD</paraID>
      <start>19</start>
      <end>20</end>
      <status>modified</status>
      <modifiedWord>（</modifiedWord>
      <trackRevisions>false</trackRevisions>
    </reviewItem>
    <reviewItem>
      <errorID>ac2bb0fe-b34c-4fdd-9b81-c7bda5896743</errorID>
      <errorWord>)</errorWord>
      <group>L1_Format</group>
      <groupName>格式问题</groupName>
      <ability>L2_HalfPunc</ability>
      <abilityName>全半角检查</abilityName>
      <candidateList>
        <item>）</item>
      </candidateList>
      <explain>文本全半角错误。</explain>
      <paraID>31933CAD</paraID>
      <start>30</start>
      <end>31</end>
      <status>modified</status>
      <modifiedWord>）</modifiedWord>
      <trackRevisions>false</trackRevisions>
    </reviewItem>
    <reviewItem>
      <errorID>0910fe9e-57ca-4576-8146-11c334365ce2</errorID>
      <errorWord>;</errorWord>
      <group>L1_Format</group>
      <groupName>格式问题</groupName>
      <ability>L2_HalfPunc</ability>
      <abilityName>全半角检查</abilityName>
      <candidateList>
        <item>；</item>
      </candidateList>
      <explain>文本全半角错误。</explain>
      <paraID>72614959</paraID>
      <start>22</start>
      <end>23</end>
      <status>modified</status>
      <modifiedWord>；</modifiedWord>
      <trackRevisions>false</trackRevisions>
    </reviewItem>
    <reviewItem>
      <errorID>2129fb52-1d07-4a44-a2d2-62505af8043d</errorID>
      <errorWord>(</errorWord>
      <group>L1_Format</group>
      <groupName>格式问题</groupName>
      <ability>L2_HalfPunc</ability>
      <abilityName>全半角检查</abilityName>
      <candidateList>
        <item>（</item>
      </candidateList>
      <explain>文本全半角错误。</explain>
      <paraID>740DC43F</paraID>
      <start>20</start>
      <end>21</end>
      <status>modified</status>
      <modifiedWord>（</modifiedWord>
      <trackRevisions>false</trackRevisions>
    </reviewItem>
    <reviewItem>
      <errorID>2a64d723-9bab-40c6-94f6-abc1cc236f7d</errorID>
      <errorWord>)</errorWord>
      <group>L1_Format</group>
      <groupName>格式问题</groupName>
      <ability>L2_HalfPunc</ability>
      <abilityName>全半角检查</abilityName>
      <candidateList>
        <item>）</item>
      </candidateList>
      <explain>文本全半角错误。</explain>
      <paraID>740DC43F</paraID>
      <start>63</start>
      <end>64</end>
      <status>modified</status>
      <modifiedWord>）</modifiedWord>
      <trackRevisions>false</trackRevisions>
    </reviewItem>
    <reviewItem>
      <errorID>5b11fdd1-a046-433d-ae52-7d768e7d035e</errorID>
      <errorWord>(</errorWord>
      <group>L1_Format</group>
      <groupName>格式问题</groupName>
      <ability>L2_HalfPunc</ability>
      <abilityName>全半角检查</abilityName>
      <candidateList>
        <item>（</item>
      </candidateList>
      <explain>文本全半角错误。</explain>
      <paraID>38932B71</paraID>
      <start>19</start>
      <end>20</end>
      <status>modified</status>
      <modifiedWord>（</modifiedWord>
      <trackRevisions>false</trackRevisions>
    </reviewItem>
    <reviewItem>
      <errorID>73b4285c-3ac3-4f4b-a6c6-5cab95026b12</errorID>
      <errorWord>)</errorWord>
      <group>L1_Format</group>
      <groupName>格式问题</groupName>
      <ability>L2_HalfPunc</ability>
      <abilityName>全半角检查</abilityName>
      <candidateList>
        <item>）</item>
      </candidateList>
      <explain>文本全半角错误。</explain>
      <paraID>38932B71</paraID>
      <start>62</start>
      <end>63</end>
      <status>modified</status>
      <modifiedWord>）</modifiedWord>
      <trackRevisions>false</trackRevisions>
    </reviewItem>
    <reviewItem>
      <errorID>c279040d-4c58-4a94-bbde-40519d394fc5</errorID>
      <errorWord>其它</errorWord>
      <group>L1_Word</group>
      <groupName>字词问题</groupName>
      <ability>L2_Alias</ability>
      <abilityName>也作/曾用词</abilityName>
      <candidateList>
        <item>其他</item>
      </candidateList>
      <explain>词汇[其它]为不规范表述或旧称，其规范书面表述为[其他]。</explain>
      <paraID> CBBD59F</paraID>
      <start>0</start>
      <end>4</end>
      <status>modified</status>
      <modifiedWord>其他</modifiedWord>
      <trackRevisions>true</trackRevisions>
    </reviewItem>
    <reviewItem>
      <errorID>78d2d9a3-0abd-4dc1-b231-7909c2c0e727</errorID>
      <errorWord>,</errorWord>
      <group>L1_Format</group>
      <groupName>格式问题</groupName>
      <ability>L2_HalfPunc</ability>
      <abilityName>全半角检查</abilityName>
      <candidateList>
        <item>，</item>
      </candidateList>
      <explain>文本全半角错误。</explain>
      <paraID> 730A8CD</paraID>
      <start>40</start>
      <end>41</end>
      <status>modified</status>
      <modifiedWord>，</modifiedWord>
      <trackRevisions>false</trackRevisions>
    </reviewItem>
    <reviewItem>
      <errorID>b9568ec6-a473-4692-acef-0e0ebd82ce4d</errorID>
      <errorWord>(</errorWord>
      <group>L1_Format</group>
      <groupName>格式问题</groupName>
      <ability>L2_HalfPunc</ability>
      <abilityName>全半角检查</abilityName>
      <candidateList>
        <item>（</item>
      </candidateList>
      <explain>文本全半角错误。</explain>
      <paraID>1D0B8117</paraID>
      <start>19</start>
      <end>20</end>
      <status>modified</status>
      <modifiedWord>（</modifiedWord>
      <trackRevisions>false</trackRevisions>
    </reviewItem>
    <reviewItem>
      <errorID>6a9eb97e-50fa-4e67-8876-a6ba3c523484</errorID>
      <errorWord>)</errorWord>
      <group>L1_Format</group>
      <groupName>格式问题</groupName>
      <ability>L2_HalfPunc</ability>
      <abilityName>全半角检查</abilityName>
      <candidateList>
        <item>）</item>
      </candidateList>
      <explain>文本全半角错误。</explain>
      <paraID>1D0B8117</paraID>
      <start>62</start>
      <end>63</end>
      <status>modified</status>
      <modifiedWord>）</modifiedWord>
      <trackRevisions>false</trackRevisions>
    </reviewItem>
    <reviewItem>
      <errorID>c279040d-4c58-4a94-bbde-40519d394fc5</errorID>
      <errorWord>其它</errorWord>
      <group>L1_Word</group>
      <groupName>字词问题</groupName>
      <ability>L2_Alias</ability>
      <abilityName>也作/曾用词</abilityName>
      <candidateList>
        <item>其他</item>
      </candidateList>
      <explain>词汇[其它]为不规范表述或旧称，其规范书面表述为[其他]。</explain>
      <paraID>45F6DED5</paraID>
      <start>0</start>
      <end>4</end>
      <status>modified</status>
      <modifiedWord>其他</modifiedWord>
      <trackRevisions>true</trackRevisions>
    </reviewItem>
    <reviewItem>
      <errorID>9860ffc3-84f0-43fa-9618-cad0eaf02d8f</errorID>
      <errorWord>,</errorWord>
      <group>L1_Format</group>
      <groupName>格式问题</groupName>
      <ability>L2_HalfPunc</ability>
      <abilityName>全半角检查</abilityName>
      <candidateList>
        <item>，</item>
      </candidateList>
      <explain>文本全半角错误。</explain>
      <paraID>636E5947</paraID>
      <start>39</start>
      <end>40</end>
      <status>modified</status>
      <modifiedWord>，</modifiedWord>
      <trackRevisions>false</trackRevisions>
    </reviewItem>
    <reviewItem>
      <errorID>d42fe7be-d9d8-4173-96a2-2de113e5fa1e</errorID>
      <errorWord>（</errorWord>
      <group>L1_Punc</group>
      <groupName>标点问题</groupName>
      <ability>L2_Punc</ability>
      <abilityName>标点符号检查</abilityName>
      <candidateList/>
      <explain>同一形式括号套用。</explain>
      <paraID> 8F977A6</paraID>
      <start>10</start>
      <end>11</end>
      <status>ignored</status>
      <modifiedWord/>
      <trackRevisions>false</trackRevisions>
    </reviewItem>
    <reviewItem>
      <errorID>50cc99fc-e6c5-46c2-8909-8940210fa4f4</errorID>
      <errorWord>）</errorWord>
      <group>L1_Punc</group>
      <groupName>标点问题</groupName>
      <ability>L2_Punc</ability>
      <abilityName>标点符号检查</abilityName>
      <candidateList/>
      <explain>同一形式括号套用。</explain>
      <paraID> 8F977A6</paraID>
      <start>12</start>
      <end>13</end>
      <status>ignored</status>
      <modifiedWord/>
      <trackRevisions>false</trackRevisions>
    </reviewItem>
    <reviewItem>
      <errorID>be207abf-fbd3-4c0b-acad-a6f74ab322fd</errorID>
      <errorWord>的的</errorWord>
      <group>L1_Word</group>
      <groupName>字词问题</groupName>
      <ability>L2_Typo</ability>
      <abilityName>字词错误</abilityName>
      <candidateList>
        <item>的</item>
      </candidateList>
      <explain>“的”常用于连接修饰语与名词性中心语，表示属性、所属或描述。</explain>
      <paraID>2BF2FF26</paraID>
      <start>6</start>
      <end>9</end>
      <status>modified</status>
      <modifiedWord>的</modifiedWord>
      <trackRevisions>true</trackRevisions>
    </reviewItem>
    <reviewItem>
      <errorID>585f0dda-1b5f-47d6-9bcc-0023f0496bd2</errorID>
      <errorWord>(</errorWord>
      <group>L1_Format</group>
      <groupName>格式问题</groupName>
      <ability>L2_HalfPunc</ability>
      <abilityName>全半角检查</abilityName>
      <candidateList>
        <item>（</item>
      </candidateList>
      <explain>文本全半角错误。</explain>
      <paraID>3F9BF5B4</paraID>
      <start>7</start>
      <end>8</end>
      <status>modified</status>
      <modifiedWord>（</modifiedWord>
      <trackRevisions>false</trackRevisions>
    </reviewItem>
    <reviewItem>
      <errorID>4a00abc2-dd46-4e7d-9c25-6e2aad042480</errorID>
      <errorWord>)</errorWord>
      <group>L1_Format</group>
      <groupName>格式问题</groupName>
      <ability>L2_HalfPunc</ability>
      <abilityName>全半角检查</abilityName>
      <candidateList>
        <item>）</item>
      </candidateList>
      <explain>文本全半角错误。</explain>
      <paraID>3F9BF5B4</paraID>
      <start>24</start>
      <end>25</end>
      <status>modified</status>
      <modifiedWord>）</modifiedWord>
      <trackRevisions>false</trackRevisions>
    </reviewItem>
    <reviewItem>
      <errorID>ba8d3e35-96ff-4e5c-9c57-b7d4a45a56b6</errorID>
      <errorWord>60%-80%</errorWord>
      <group>L1_Knowledge</group>
      <groupName>知识性问题</groupName>
      <ability>L2_Knowledge</ability>
      <abilityName>其他知识</abilityName>
      <candidateList>
        <item>60%—80%</item>
      </candidateList>
      <explain>1. “60%-80%”中的单位“%”仅出现在后一个数字上，容易引起歧义；根据《现代汉语标点符号数字用法规范手册》，数字表示范围两边需要使用统一的格式。2. 根据标点国标 4.13 中的规则，数字、时间或地域连接符应使用（视觉上更长的）“—”或“～”。</explain>
      <paraID>54E1EC2A</paraID>
      <start>24</start>
      <end>38</end>
      <status>modified</status>
      <modifiedWord>60%—80%</modifiedWord>
      <trackRevisions>true</trackRevisions>
    </reviewItem>
    <reviewItem>
      <errorID>d0ddc922-9eed-4208-9ca6-5d9edcb5ac02</errorID>
      <errorWord>,</errorWord>
      <group>L1_Format</group>
      <groupName>格式问题</groupName>
      <ability>L2_HalfPunc</ability>
      <abilityName>全半角检查</abilityName>
      <candidateList>
        <item>，</item>
      </candidateList>
      <explain>文本全半角错误。</explain>
      <paraID>54E1EC2A</paraID>
      <start>38</start>
      <end>39</end>
      <status>modified</status>
      <modifiedWord>，</modifiedWord>
      <trackRevisions>false</trackRevisions>
    </reviewItem>
    <reviewItem>
      <errorID>94e2168a-09cd-4a14-a480-e3b3ee740c70</errorID>
      <errorWord>程</errorWord>
      <group>L1_Word</group>
      <groupName>字词问题</groupName>
      <ability>L2_Typo</ability>
      <abilityName>字词错误</abilityName>
      <candidateList>
        <item>程和</item>
      </candidateList>
      <explain/>
      <paraID>6E0B2AFC</paraID>
      <start>27</start>
      <end>28</end>
      <status>ignored</status>
      <modifiedWord/>
      <trackRevisions>false</trackRevisions>
    </reviewItem>
    <reviewItem>
      <errorID>aa700efc-1483-47e0-9121-000a39339842</errorID>
      <errorWord>5%-10%</errorWord>
      <group>L1_Knowledge</group>
      <groupName>知识性问题</groupName>
      <ability>L2_Knowledge</ability>
      <abilityName>其他知识</abilityName>
      <candidateList>
        <item>5%—10%</item>
      </candidateList>
      <explain>1. “5%-10%”中的单位“%”仅出现在后一个数字上，容易引起歧义；根据《现代汉语标点符号数字用法规范手册》，数字表示范围两边需要使用统一的格式。2. 根据标点国标 4.13 中的规则，数字、时间或地域连接符应使用（视觉上更长的）“—”或“～”。</explain>
      <paraID>52405EA2</paraID>
      <start>63</start>
      <end>69</end>
      <status>modified</status>
      <modifiedWord>5%—10%</modifiedWord>
      <trackRevisions>false</trackRevisions>
    </reviewItem>
    <reviewItem>
      <errorID>b58f5679-e572-4cb0-bead-e332b203a9d3</errorID>
      <errorWord>,</errorWord>
      <group>L1_Format</group>
      <groupName>格式问题</groupName>
      <ability>L2_HalfPunc</ability>
      <abilityName>全半角检查</abilityName>
      <candidateList>
        <item>，</item>
      </candidateList>
      <explain>文本全半角错误。</explain>
      <paraID>248B5556</paraID>
      <start>118</start>
      <end>119</end>
      <status>modified</status>
      <modifiedWord>，</modifiedWord>
      <trackRevisions>false</trackRevisions>
    </reviewItem>
    <reviewItem>
      <errorID>fe742058-b52b-4c54-9905-8cbafd879d69</errorID>
      <errorWord>(</errorWord>
      <group>L1_Format</group>
      <groupName>格式问题</groupName>
      <ability>L2_HalfPunc</ability>
      <abilityName>全半角检查</abilityName>
      <candidateList>
        <item>（</item>
      </candidateList>
      <explain>文本全半角错误。</explain>
      <paraID>75844176</paraID>
      <start>37</start>
      <end>38</end>
      <status>modified</status>
      <modifiedWord>（</modifiedWord>
      <trackRevisions>false</trackRevisions>
    </reviewItem>
    <reviewItem>
      <errorID>f2fa3795-1394-4a8d-a77c-c0cac0e9bf81</errorID>
      <errorWord>[2022]9号</errorWord>
      <group>L1_Knowledge</group>
      <groupName>知识性问题</groupName>
      <ability>L2_Knowledge</ability>
      <abilityName>其他知识</abilityName>
      <candidateList>
        <item>〔2022〕9号</item>
      </candidateList>
      <explain>发文字号格式错误。</explain>
      <paraID>75844176</paraID>
      <start>43</start>
      <end>59</end>
      <status>modified</status>
      <modifiedWord>〔2022〕9号</modifiedWord>
      <trackRevisions>true</trackRevisions>
    </reviewItem>
    <reviewItem>
      <errorID>36028961-f66b-4665-b6a7-f1b70ef3a32f</errorID>
      <errorWord>)</errorWord>
      <group>L1_Format</group>
      <groupName>格式问题</groupName>
      <ability>L2_HalfPunc</ability>
      <abilityName>全半角检查</abilityName>
      <candidateList>
        <item>）</item>
      </candidateList>
      <explain>文本全半角错误。</explain>
      <paraID>75844176</paraID>
      <start>59</start>
      <end>60</end>
      <status>modified</status>
      <modifiedWord>）</modifiedWord>
      <trackRevisions>false</trackRevisions>
    </reviewItem>
    <reviewItem>
      <errorID>6b44ce0e-7f72-4a96-87d3-3c7793edc372</errorID>
      <errorWord>(</errorWord>
      <group>L1_Format</group>
      <groupName>格式问题</groupName>
      <ability>L2_HalfPunc</ability>
      <abilityName>全半角检查</abilityName>
      <candidateList>
        <item>（</item>
      </candidateList>
      <explain>文本全半角错误。</explain>
      <paraID>69BD73B9</paraID>
      <start>44</start>
      <end>45</end>
      <status>modified</status>
      <modifiedWord>（</modifiedWord>
      <trackRevisions>false</trackRevisions>
    </reviewItem>
    <reviewItem>
      <errorID>47200d59-131e-428a-b1fa-385dc41018d9</errorID>
      <errorWord>)</errorWord>
      <group>L1_Format</group>
      <groupName>格式问题</groupName>
      <ability>L2_HalfPunc</ability>
      <abilityName>全半角检查</abilityName>
      <candidateList>
        <item>）</item>
      </candidateList>
      <explain>文本全半角错误。</explain>
      <paraID>69BD73B9</paraID>
      <start>74</start>
      <end>75</end>
      <status>modified</status>
      <modifiedWord>）</modifiedWord>
      <trackRevisions>false</trackRevisions>
    </reviewItem>
    <reviewItem>
      <errorID>eb0e56d6-7827-4dc6-a791-5bfcdce75c6d</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50B1AC0E</paraID>
      <start>0</start>
      <end>3</end>
      <status>modified</status>
      <modifiedWord>（一）</modifiedWord>
      <trackRevisions>false</trackRevisions>
    </reviewItem>
    <reviewItem>
      <errorID>86990f3a-bfcb-4a3a-aee7-beb1d525113f</errorID>
      <errorWord>(</errorWord>
      <group>L1_Format</group>
      <groupName>格式问题</groupName>
      <ability>L2_HalfPunc</ability>
      <abilityName>全半角检查</abilityName>
      <candidateList>
        <item>（</item>
      </candidateList>
      <explain>文本全半角错误。</explain>
      <paraID>489F42D9</paraID>
      <start>5</start>
      <end>6</end>
      <status>modified</status>
      <modifiedWord>（</modifiedWord>
      <trackRevisions>false</trackRevisions>
    </reviewItem>
    <reviewItem>
      <errorID>942305a4-13b5-425d-8113-39a31e37aa10</errorID>
      <errorWord>)</errorWord>
      <group>L1_Format</group>
      <groupName>格式问题</groupName>
      <ability>L2_HalfPunc</ability>
      <abilityName>全半角检查</abilityName>
      <candidateList>
        <item>）</item>
      </candidateList>
      <explain>文本全半角错误。</explain>
      <paraID>489F42D9</paraID>
      <start>31</start>
      <end>32</end>
      <status>modified</status>
      <modifiedWord>）</modifiedWord>
      <trackRevisions>false</trackRevisions>
    </reviewItem>
    <reviewItem>
      <errorID>8e63d8ea-1b52-4942-84fa-c081c7c9697f</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741F2DFF</paraID>
      <start>0</start>
      <end>3</end>
      <status>modified</status>
      <modifiedWord>（一）</modifiedWord>
      <trackRevisions>false</trackRevisions>
    </reviewItem>
    <reviewItem>
      <errorID>a35fdaf7-fe63-4be9-8aea-97f3a8f43a60</errorID>
      <errorWord>(</errorWord>
      <group>L1_Format</group>
      <groupName>格式问题</groupName>
      <ability>L2_HalfPunc</ability>
      <abilityName>全半角检查</abilityName>
      <candidateList>
        <item>（</item>
      </candidateList>
      <explain>文本全半角错误。</explain>
      <paraID>3D44D84B</paraID>
      <start>6</start>
      <end>7</end>
      <status>modified</status>
      <modifiedWord>（</modifiedWord>
      <trackRevisions>false</trackRevisions>
    </reviewItem>
    <reviewItem>
      <errorID>ed741e23-b130-4ce1-b533-2e329a4cfb45</errorID>
      <errorWord>)</errorWord>
      <group>L1_Format</group>
      <groupName>格式问题</groupName>
      <ability>L2_HalfPunc</ability>
      <abilityName>全半角检查</abilityName>
      <candidateList>
        <item>）</item>
      </candidateList>
      <explain>文本全半角错误。</explain>
      <paraID>3D44D84B</paraID>
      <start>9</start>
      <end>10</end>
      <status>modified</status>
      <modifiedWord>）</modifiedWord>
      <trackRevisions>false</trackRevisions>
    </reviewItem>
    <reviewItem>
      <errorID>5632dd3e-0443-426d-bb88-8920e7c1ea0a</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71DB96E0</paraID>
      <start>0</start>
      <end>3</end>
      <status>modified</status>
      <modifiedWord>（一）</modifiedWord>
      <trackRevisions>false</trackRevisions>
    </reviewItem>
    <reviewItem>
      <errorID>bc19d384-9a26-4dd2-80c1-735b897225da</errorID>
      <errorWord>(</errorWord>
      <group>L1_Format</group>
      <groupName>格式问题</groupName>
      <ability>L2_HalfPunc</ability>
      <abilityName>全半角检查</abilityName>
      <candidateList>
        <item>（</item>
      </candidateList>
      <explain>文本全半角错误。</explain>
      <paraID>1B69B464</paraID>
      <start>6</start>
      <end>7</end>
      <status>modified</status>
      <modifiedWord>（</modifiedWord>
      <trackRevisions>false</trackRevisions>
    </reviewItem>
    <reviewItem>
      <errorID>6e9e0d4a-54df-4e77-876a-becc7c4ca936</errorID>
      <errorWord>)</errorWord>
      <group>L1_Format</group>
      <groupName>格式问题</groupName>
      <ability>L2_HalfPunc</ability>
      <abilityName>全半角检查</abilityName>
      <candidateList>
        <item>）</item>
      </candidateList>
      <explain>文本全半角错误。</explain>
      <paraID>1B69B464</paraID>
      <start>9</start>
      <end>10</end>
      <status>modified</status>
      <modifiedWord>）</modifiedWord>
      <trackRevisions>false</trackRevisions>
    </reviewItem>
    <reviewItem>
      <errorID>ab9cb625-d17e-4b74-9c0b-3c640f793164</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1FB2370D</paraID>
      <start>0</start>
      <end>3</end>
      <status>modified</status>
      <modifiedWord>（一）</modifiedWord>
      <trackRevisions>false</trackRevisions>
    </reviewItem>
    <reviewItem>
      <errorID>509d4bb3-fb41-4ba8-a31a-c8323d7fd5d5</errorID>
      <errorWord>(</errorWord>
      <group>L1_Format</group>
      <groupName>格式问题</groupName>
      <ability>L2_HalfPunc</ability>
      <abilityName>全半角检查</abilityName>
      <candidateList>
        <item>（</item>
      </candidateList>
      <explain>文本全半角错误。</explain>
      <paraID>2552B81D</paraID>
      <start>8</start>
      <end>9</end>
      <status>modified</status>
      <modifiedWord>（</modifiedWord>
      <trackRevisions>false</trackRevisions>
    </reviewItem>
    <reviewItem>
      <errorID>53edb139-8f70-4d75-95db-411a6c0dead8</errorID>
      <errorWord>)</errorWord>
      <group>L1_Format</group>
      <groupName>格式问题</groupName>
      <ability>L2_HalfPunc</ability>
      <abilityName>全半角检查</abilityName>
      <candidateList>
        <item>）</item>
      </candidateList>
      <explain>文本全半角错误。</explain>
      <paraID>2552B81D</paraID>
      <start>11</start>
      <end>12</end>
      <status>modified</status>
      <modifiedWord>）</modifiedWord>
      <trackRevisions>false</trackRevisions>
    </reviewItem>
    <reviewItem>
      <errorID>7efd95d3-c581-495e-824d-ac9caac7accc</errorID>
      <errorWord>(</errorWord>
      <group>L1_Format</group>
      <groupName>格式问题</groupName>
      <ability>L2_HalfPunc</ability>
      <abilityName>全半角检查</abilityName>
      <candidateList>
        <item>（</item>
      </candidateList>
      <explain>文本全半角错误。</explain>
      <paraID> 26BDA16</paraID>
      <start>28</start>
      <end>29</end>
      <status>modified</status>
      <modifiedWord>（</modifiedWord>
      <trackRevisions>false</trackRevisions>
    </reviewItem>
    <reviewItem>
      <errorID>19e190ea-2116-4696-8240-765efe489040</errorID>
      <errorWord>)</errorWord>
      <group>L1_Format</group>
      <groupName>格式问题</groupName>
      <ability>L2_HalfPunc</ability>
      <abilityName>全半角检查</abilityName>
      <candidateList>
        <item>）</item>
      </candidateList>
      <explain>文本全半角错误。</explain>
      <paraID> 26BDA16</paraID>
      <start>33</start>
      <end>34</end>
      <status>modified</status>
      <modifiedWord>）</modifiedWord>
      <trackRevisions>false</trackRevisions>
    </reviewItem>
    <reviewItem>
      <errorID>5ea63873-0a8d-4860-a404-efe90de821ba</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5002921E</paraID>
      <start>0</start>
      <end>3</end>
      <status>modified</status>
      <modifiedWord>（一）</modifiedWord>
      <trackRevisions>false</trackRevisions>
    </reviewItem>
    <reviewItem>
      <errorID>a901bc02-a3b0-49a9-ad87-0fa5954466ee</errorID>
      <errorWord>(</errorWord>
      <group>L1_Format</group>
      <groupName>格式问题</groupName>
      <ability>L2_HalfPunc</ability>
      <abilityName>全半角检查</abilityName>
      <candidateList>
        <item>（</item>
      </candidateList>
      <explain>文本全半角错误。</explain>
      <paraID>680A06F8</paraID>
      <start>6</start>
      <end>7</end>
      <status>modified</status>
      <modifiedWord>（</modifiedWord>
      <trackRevisions>false</trackRevisions>
    </reviewItem>
    <reviewItem>
      <errorID>5b5a4880-b946-40d7-8f51-52b97bc61215</errorID>
      <errorWord>)</errorWord>
      <group>L1_Format</group>
      <groupName>格式问题</groupName>
      <ability>L2_HalfPunc</ability>
      <abilityName>全半角检查</abilityName>
      <candidateList>
        <item>）</item>
      </candidateList>
      <explain>文本全半角错误。</explain>
      <paraID>680A06F8</paraID>
      <start>9</start>
      <end>10</end>
      <status>modified</status>
      <modifiedWord>）</modifiedWord>
      <trackRevisions>false</trackRevisions>
    </reviewItem>
    <reviewItem>
      <errorID>ebfb95ad-844c-4ef0-a8bf-f0336eafb21d</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57962522</paraID>
      <start>0</start>
      <end>3</end>
      <status>modified</status>
      <modifiedWord>（一）</modifiedWord>
      <trackRevisions>false</trackRevisions>
    </reviewItem>
    <reviewItem>
      <errorID>d35d7fa4-f64c-4e9b-be94-e688ec32ca8d</errorID>
      <errorWord>(</errorWord>
      <group>L1_Format</group>
      <groupName>格式问题</groupName>
      <ability>L2_HalfPunc</ability>
      <abilityName>全半角检查</abilityName>
      <candidateList>
        <item>（</item>
      </candidateList>
      <explain>文本全半角错误。</explain>
      <paraID>21C9E6F4</paraID>
      <start>6</start>
      <end>7</end>
      <status>modified</status>
      <modifiedWord>（</modifiedWord>
      <trackRevisions>false</trackRevisions>
    </reviewItem>
    <reviewItem>
      <errorID>bf48a7c7-55ab-4423-8edd-cd080900e01c</errorID>
      <errorWord>)</errorWord>
      <group>L1_Format</group>
      <groupName>格式问题</groupName>
      <ability>L2_HalfPunc</ability>
      <abilityName>全半角检查</abilityName>
      <candidateList>
        <item>）</item>
      </candidateList>
      <explain>文本全半角错误。</explain>
      <paraID>21C9E6F4</paraID>
      <start>9</start>
      <end>10</end>
      <status>modified</status>
      <modifiedWord>）</modifiedWord>
      <trackRevisions>false</trackRevisions>
    </reviewItem>
    <reviewItem>
      <errorID>cc024977-3f13-46e6-a78f-75f08e330061</errorID>
      <errorWord>(</errorWord>
      <group>L1_Format</group>
      <groupName>格式问题</groupName>
      <ability>L2_HalfPunc</ability>
      <abilityName>全半角检查</abilityName>
      <candidateList>
        <item>（</item>
      </candidateList>
      <explain>文本全半角错误。</explain>
      <paraID>13604140</paraID>
      <start>44</start>
      <end>45</end>
      <status>modified</status>
      <modifiedWord>（</modifiedWord>
      <trackRevisions>false</trackRevisions>
    </reviewItem>
    <reviewItem>
      <errorID>442d9e7c-b24a-4470-b731-fc97de31294a</errorID>
      <errorWord>)</errorWord>
      <group>L1_Format</group>
      <groupName>格式问题</groupName>
      <ability>L2_HalfPunc</ability>
      <abilityName>全半角检查</abilityName>
      <candidateList>
        <item>）</item>
      </candidateList>
      <explain>文本全半角错误。</explain>
      <paraID>13604140</paraID>
      <start>75</start>
      <end>76</end>
      <status>modified</status>
      <modifiedWord>）</modifiedWord>
      <trackRevisions>false</trackRevisions>
    </reviewItem>
    <reviewItem>
      <errorID>2a6c7a09-dc6d-4029-aa0a-b4c82eff3ff1</errorID>
      <errorWord>综和</errorWord>
      <group>L1_Word</group>
      <groupName>字词问题</groupName>
      <ability>L2_Typo</ability>
      <abilityName>字词错误</abilityName>
      <candidateList>
        <item>综合</item>
      </candidateList>
      <explain/>
      <paraID>6199FD01</paraID>
      <start>19</start>
      <end>23</end>
      <status>modified</status>
      <modifiedWord>综合</modifiedWord>
      <trackRevisions>true</trackRevisions>
    </reviewItem>
    <reviewItem>
      <errorID>133adcaf-59d1-4439-994a-666c385489db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14871D49</paraID>
      <start>18</start>
      <end>20</end>
      <status>modified</status>
      <modifiedWord>”“</modifiedWord>
      <trackRevisions>false</trackRevisions>
    </reviewItem>
    <reviewItem>
      <errorID>5fb5afed-0fb7-4036-a96f-fa89a569dabf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14871D49</paraID>
      <start>26</start>
      <end>28</end>
      <status>modified</status>
      <modifiedWord>”“</modifiedWord>
      <trackRevisions>false</trackRevisions>
    </reviewItem>
    <reviewItem>
      <errorID>c212d1bf-346c-4f9e-9ce5-5623ee80ee95</errorID>
      <errorWord>(</errorWord>
      <group>L1_Format</group>
      <groupName>格式问题</groupName>
      <ability>L2_HalfPunc</ability>
      <abilityName>全半角检查</abilityName>
      <candidateList>
        <item>（</item>
      </candidateList>
      <explain>文本全半角错误。</explain>
      <paraID>699E65BE</paraID>
      <start>43</start>
      <end>44</end>
      <status>modified</status>
      <modifiedWord>（</modifiedWord>
      <trackRevisions>false</trackRevisions>
    </reviewItem>
    <reviewItem>
      <errorID>55026726-8257-445f-b685-bf9ff86e1999</errorID>
      <errorWord>)</errorWord>
      <group>L1_Format</group>
      <groupName>格式问题</groupName>
      <ability>L2_HalfPunc</ability>
      <abilityName>全半角检查</abilityName>
      <candidateList>
        <item>）</item>
      </candidateList>
      <explain>文本全半角错误。</explain>
      <paraID>699E65BE</paraID>
      <start>49</start>
      <end>50</end>
      <status>modified</status>
      <modifiedWord>）</modifiedWord>
      <trackRevisions>false</trackRevisions>
    </reviewItem>
    <reviewItem>
      <errorID>234d12df-db79-4c0a-be99-12761398a081</errorID>
      <errorWord>(</errorWord>
      <group>L1_Format</group>
      <groupName>格式问题</groupName>
      <ability>L2_HalfPunc</ability>
      <abilityName>全半角检查</abilityName>
      <candidateList>
        <item>（</item>
      </candidateList>
      <explain>文本全半角错误。</explain>
      <paraID>5B55526A</paraID>
      <start>49</start>
      <end>50</end>
      <status>modified</status>
      <modifiedWord>（</modifiedWord>
      <trackRevisions>false</trackRevisions>
    </reviewItem>
    <reviewItem>
      <errorID>d9079a18-d8f9-4067-a35d-685bfbe0d484</errorID>
      <errorWord>)</errorWord>
      <group>L1_Format</group>
      <groupName>格式问题</groupName>
      <ability>L2_HalfPunc</ability>
      <abilityName>全半角检查</abilityName>
      <candidateList>
        <item>）</item>
      </candidateList>
      <explain>文本全半角错误。</explain>
      <paraID>5B55526A</paraID>
      <start>55</start>
      <end>56</end>
      <status>modified</status>
      <modifiedWord>）</modifiedWord>
      <trackRevisions>false</trackRevisions>
    </reviewItem>
    <reviewItem>
      <errorID>8cd4d49c-33aa-48e7-88a4-548dc7b54f11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5D679200</paraID>
      <start>0</start>
      <end>3</end>
      <status>modified</status>
      <modifiedWord>（1）</modifiedWord>
      <trackRevisions>false</trackRevisions>
    </reviewItem>
    <reviewItem>
      <errorID>1ce5393a-a481-488c-9b59-052d5173ef47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5871C0E</paraID>
      <start>0</start>
      <end>3</end>
      <status>modified</status>
      <modifiedWord>（2）</modifiedWord>
      <trackRevisions>false</trackRevisions>
    </reviewItem>
    <reviewItem>
      <errorID>70a80e5e-f326-4c3a-b56a-1b59cf4abbf8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1FC6CBB8</paraID>
      <start>0</start>
      <end>3</end>
      <status>modified</status>
      <modifiedWord>（3）</modifiedWord>
      <trackRevisions>false</trackRevisions>
    </reviewItem>
    <reviewItem>
      <errorID>cef124fc-d528-4875-91c1-d610186387a9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2FF70A82</paraID>
      <start>0</start>
      <end>3</end>
      <status>modified</status>
      <modifiedWord>（4）</modifiedWord>
      <trackRevisions>false</trackRevisions>
    </reviewItem>
    <reviewItem>
      <errorID>a3e4822b-f03c-4514-bad3-44e229ca765f</errorID>
      <errorWord>(</errorWord>
      <group>L1_Format</group>
      <groupName>格式问题</groupName>
      <ability>L2_HalfPunc</ability>
      <abilityName>全半角检查</abilityName>
      <candidateList>
        <item>（</item>
      </candidateList>
      <explain>文本全半角错误。</explain>
      <paraID>2FF70A82</paraID>
      <start>100</start>
      <end>101</end>
      <status>modified</status>
      <modifiedWord>（</modifiedWord>
      <trackRevisions>false</trackRevisions>
    </reviewItem>
    <reviewItem>
      <errorID>51d1620e-6970-475f-980c-df76b1e90bf5</errorID>
      <errorWord>)</errorWord>
      <group>L1_Format</group>
      <groupName>格式问题</groupName>
      <ability>L2_HalfPunc</ability>
      <abilityName>全半角检查</abilityName>
      <candidateList>
        <item>）</item>
      </candidateList>
      <explain>文本全半角错误。</explain>
      <paraID>2FF70A82</paraID>
      <start>102</start>
      <end>103</end>
      <status>modified</status>
      <modifiedWord>）</modifiedWord>
      <trackRevisions>false</trackRevisions>
    </reviewItem>
    <reviewItem>
      <errorID>0725b141-85e4-4a2b-b7c3-d4f33805c301</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2235B07F</paraID>
      <start>0</start>
      <end>3</end>
      <status>modified</status>
      <modifiedWord>（5）</modifiedWord>
      <trackRevisions>false</trackRevisions>
    </reviewItem>
    <reviewItem>
      <errorID>2208cb6e-92ba-4676-90f7-f8cf567dc4c9</errorID>
      <errorWord>(</errorWord>
      <group>L1_Format</group>
      <groupName>格式问题</groupName>
      <ability>L2_HalfPunc</ability>
      <abilityName>全半角检查</abilityName>
      <candidateList>
        <item>（</item>
      </candidateList>
      <explain>文本全半角错误。</explain>
      <paraID>2235B07F</paraID>
      <start>37</start>
      <end>38</end>
      <status>modified</status>
      <modifiedWord>（</modifiedWord>
      <trackRevisions>false</trackRevisions>
    </reviewItem>
    <reviewItem>
      <errorID>0e7ee56c-45a7-46d9-87ab-fe4862f41129</errorID>
      <errorWord>)</errorWord>
      <group>L1_Format</group>
      <groupName>格式问题</groupName>
      <ability>L2_HalfPunc</ability>
      <abilityName>全半角检查</abilityName>
      <candidateList>
        <item>）</item>
      </candidateList>
      <explain>文本全半角错误。</explain>
      <paraID>2235B07F</paraID>
      <start>47</start>
      <end>48</end>
      <status>modified</status>
      <modifiedWord>）</modifiedWord>
      <trackRevisions>false</trackRevisions>
    </reviewItem>
    <reviewItem>
      <errorID>2924b8fc-455b-42f7-aeb6-2b0a206976a8</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91D1EDC</paraID>
      <start>0</start>
      <end>3</end>
      <status>modified</status>
      <modifiedWord>（6）</modifiedWord>
      <trackRevisions>false</trackRevisions>
    </reviewItem>
    <reviewItem>
      <errorID>bbbcdd43-dbf2-4c8d-9096-e1ece191b5d5</errorID>
      <errorWord>(</errorWord>
      <group>L1_Format</group>
      <groupName>格式问题</groupName>
      <ability>L2_HalfPunc</ability>
      <abilityName>全半角检查</abilityName>
      <candidateList>
        <item>（</item>
      </candidateList>
      <explain>文本全半角错误。</explain>
      <paraID> 91D1EDC</paraID>
      <start>7</start>
      <end>8</end>
      <status>modified</status>
      <modifiedWord>（</modifiedWord>
      <trackRevisions>false</trackRevisions>
    </reviewItem>
    <reviewItem>
      <errorID>38baf69f-1ea0-41b1-9f93-5ba4659b55f2</errorID>
      <errorWord>)</errorWord>
      <group>L1_Format</group>
      <groupName>格式问题</groupName>
      <ability>L2_HalfPunc</ability>
      <abilityName>全半角检查</abilityName>
      <candidateList>
        <item>）</item>
      </candidateList>
      <explain>文本全半角错误。</explain>
      <paraID> 91D1EDC</paraID>
      <start>9</start>
      <end>10</end>
      <status>modified</status>
      <modifiedWord>）</modifiedWord>
      <trackRevisions>false</trackRevisions>
    </reviewItem>
    <reviewItem>
      <errorID>3bc549e1-65d6-4ae7-b390-8abc59d20e31</errorID>
      <errorWord>(</errorWord>
      <group>L1_Format</group>
      <groupName>格式问题</groupName>
      <ability>L2_HalfPunc</ability>
      <abilityName>全半角检查</abilityName>
      <candidateList>
        <item>（</item>
      </candidateList>
      <explain>文本全半角错误。</explain>
      <paraID> 91D1EDC</paraID>
      <start>13</start>
      <end>14</end>
      <status>modified</status>
      <modifiedWord>（</modifiedWord>
      <trackRevisions>false</trackRevisions>
    </reviewItem>
    <reviewItem>
      <errorID>9316342a-27ef-4114-9161-210f6fabbbf4</errorID>
      <errorWord>)</errorWord>
      <group>L1_Format</group>
      <groupName>格式问题</groupName>
      <ability>L2_HalfPunc</ability>
      <abilityName>全半角检查</abilityName>
      <candidateList>
        <item>）</item>
      </candidateList>
      <explain>文本全半角错误。</explain>
      <paraID> 91D1EDC</paraID>
      <start>15</start>
      <end>16</end>
      <status>modified</status>
      <modifiedWord>）</modifiedWord>
      <trackRevisions>false</trackRevisions>
    </reviewItem>
    <reviewItem>
      <errorID>7f642ed4-1425-4e65-a7f5-f81194c47b64</errorID>
      <errorWord>(</errorWord>
      <group>L1_Format</group>
      <groupName>格式问题</groupName>
      <ability>L2_HalfPunc</ability>
      <abilityName>全半角检查</abilityName>
      <candidateList>
        <item>（</item>
      </candidateList>
      <explain>文本全半角错误。</explain>
      <paraID> 91D1EDC</paraID>
      <start>73</start>
      <end>74</end>
      <status>modified</status>
      <modifiedWord>（</modifiedWord>
      <trackRevisions>false</trackRevisions>
    </reviewItem>
    <reviewItem>
      <errorID>9734c6e3-d505-43c7-955f-ea54d06096cb</errorID>
      <errorWord>)</errorWord>
      <group>L1_Format</group>
      <groupName>格式问题</groupName>
      <ability>L2_HalfPunc</ability>
      <abilityName>全半角检查</abilityName>
      <candidateList>
        <item>）</item>
      </candidateList>
      <explain>文本全半角错误。</explain>
      <paraID> 91D1EDC</paraID>
      <start>83</start>
      <end>84</end>
      <status>modified</status>
      <modifiedWord>）</modifiedWord>
      <trackRevisions>false</trackRevisions>
    </reviewItem>
    <reviewItem>
      <errorID>5ef625f1-7923-4de8-a6c8-6bc2282688e7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4A3F2F03</paraID>
      <start>0</start>
      <end>3</end>
      <status>modified</status>
      <modifiedWord>（1）</modifiedWord>
      <trackRevisions>false</trackRevisions>
    </reviewItem>
    <reviewItem>
      <errorID>4e02a0cc-c7a3-44a0-ba13-526e91f55723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7E3CC3A7</paraID>
      <start>0</start>
      <end>3</end>
      <status>modified</status>
      <modifiedWord>（2）</modifiedWord>
      <trackRevisions>false</trackRevisions>
    </reviewItem>
    <reviewItem>
      <errorID>992551d8-34b4-4883-a10a-13932b4d7a4d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4D7B6B41</paraID>
      <start>0</start>
      <end>3</end>
      <status>modified</status>
      <modifiedWord>（3）</modifiedWord>
      <trackRevisions>false</trackRevisions>
    </reviewItem>
    <reviewItem>
      <errorID>d0d759c9-51d0-4201-b0a9-7b000ac28952</errorID>
      <errorWord>(</errorWord>
      <group>L1_Format</group>
      <groupName>格式问题</groupName>
      <ability>L2_HalfPunc</ability>
      <abilityName>全半角检查</abilityName>
      <candidateList>
        <item>（</item>
      </candidateList>
      <explain>文本全半角错误。</explain>
      <paraID>3D515DCD</paraID>
      <start>15</start>
      <end>16</end>
      <status>modified</status>
      <modifiedWord>（</modifiedWord>
      <trackRevisions>false</trackRevisions>
    </reviewItem>
    <reviewItem>
      <errorID>343e7e8a-f6b8-4654-9c23-7825a3a40afd</errorID>
      <errorWord>)</errorWord>
      <group>L1_Format</group>
      <groupName>格式问题</groupName>
      <ability>L2_HalfPunc</ability>
      <abilityName>全半角检查</abilityName>
      <candidateList>
        <item>）</item>
      </candidateList>
      <explain>文本全半角错误。</explain>
      <paraID>3D515DCD</paraID>
      <start>21</start>
      <end>22</end>
      <status>modified</status>
      <modifiedWord>）</modifiedWord>
      <trackRevisions>false</trackRevisions>
    </reviewItem>
    <reviewItem>
      <errorID>1dcdbfd2-efb5-43e8-8510-dda7cb1101be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334D4801</paraID>
      <start>0</start>
      <end>3</end>
      <status>modified</status>
      <modifiedWord>（1）</modifiedWord>
      <trackRevisions>false</trackRevisions>
    </reviewItem>
    <reviewItem>
      <errorID>7fa724c7-e676-4d75-8dfb-4098a9aa98bc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E19D4D7</paraID>
      <start>0</start>
      <end>3</end>
      <status>modified</status>
      <modifiedWord>（2）</modifiedWord>
      <trackRevisions>false</trackRevisions>
    </reviewItem>
    <reviewItem>
      <errorID>0b3c3fc4-e628-46f9-968b-dea63d3aba34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1042EC6</paraID>
      <start>0</start>
      <end>3</end>
      <status>modified</status>
      <modifiedWord>（3）</modifiedWord>
      <trackRevisions>false</trackRevisions>
    </reviewItem>
    <reviewItem>
      <errorID>2abc3be9-8356-4a46-bfe8-d18a18b6084b</errorID>
      <errorWord>项自</errorWord>
      <group>L1_Word</group>
      <groupName>字词问题</groupName>
      <ability>L2_Typo</ability>
      <abilityName>字词错误</abilityName>
      <candidateList>
        <item>项目</item>
      </candidateList>
      <explain>〈名〉事物分成的门类：服务～｜体育～｜建设～。</explain>
      <paraID> 1042EC6</paraID>
      <start>118</start>
      <end>122</end>
      <status>modified</status>
      <modifiedWord>项目</modifiedWord>
      <trackRevisions>true</trackRevisions>
    </reviewItem>
    <reviewItem>
      <errorID>64a9dfb0-9911-436d-8c52-5132265f11d1</errorID>
      <errorWord>房</errorWord>
      <group>L1_Word</group>
      <groupName>字词问题</groupName>
      <ability>L2_Typo</ability>
      <abilityName>字词错误</abilityName>
      <candidateList>
        <item>房和</item>
      </candidateList>
      <explain/>
      <paraID>35AD5530</paraID>
      <start>4</start>
      <end>5</end>
      <status>ignored</status>
      <modifiedWord/>
      <trackRevisions>false</trackRevisions>
    </reviewItem>
    <reviewItem>
      <errorID>3cccb55f-d06b-46e6-8391-9b3214ca8fb9</errorID>
      <errorWord>(</errorWord>
      <group>L1_Format</group>
      <groupName>格式问题</groupName>
      <ability>L2_HalfPunc</ability>
      <abilityName>全半角检查</abilityName>
      <candidateList>
        <item>（</item>
      </candidateList>
      <explain>文本全半角错误。</explain>
      <paraID>35AD5530</paraID>
      <start>40</start>
      <end>41</end>
      <status>modified</status>
      <modifiedWord>（</modifiedWord>
      <trackRevisions>false</trackRevisions>
    </reviewItem>
    <reviewItem>
      <errorID>d1f07455-e501-49f0-84ef-ede21ff13530</errorID>
      <errorWord>)</errorWord>
      <group>L1_Format</group>
      <groupName>格式问题</groupName>
      <ability>L2_HalfPunc</ability>
      <abilityName>全半角检查</abilityName>
      <candidateList>
        <item>）</item>
      </candidateList>
      <explain>文本全半角错误。</explain>
      <paraID>35AD5530</paraID>
      <start>60</start>
      <end>61</end>
      <status>modified</status>
      <modifiedWord>）</modifiedWord>
      <trackRevisions>false</trackRevisions>
    </reviewItem>
    <reviewItem>
      <errorID>ec904b19-2e62-4c33-b541-68a66d94ef41</errorID>
      <errorWord>[2014]122号</errorWord>
      <group>L1_Knowledge</group>
      <groupName>知识性问题</groupName>
      <ability>L2_Knowledge</ability>
      <abilityName>其他知识</abilityName>
      <candidateList>
        <item>〔2014〕122号</item>
      </candidateList>
      <explain>发文字号格式错误。</explain>
      <paraID>7BD76231</paraID>
      <start>135</start>
      <end>155</end>
      <status>modified</status>
      <modifiedWord>〔2014〕122号</modifiedWord>
      <trackRevisions>true</trackRevisions>
    </reviewItem>
    <reviewItem>
      <errorID>06b6af60-d693-45e1-bd77-c0be3cd8106d</errorID>
      <errorWord>下载的</errorWord>
      <group>L1_Word</group>
      <groupName>字词问题</groupName>
      <ability>L2_Typo</ability>
      <abilityName>字词错误</abilityName>
      <candidateList>
        <item>下载</item>
      </candidateList>
      <explain/>
      <paraID>5BBE6B43</paraID>
      <start>52</start>
      <end>57</end>
      <status>modified</status>
      <modifiedWord>下载</modifiedWord>
      <trackRevisions>true</trackRevisions>
    </reviewItem>
    <reviewItem>
      <errorID>a465da2f-4f46-45c7-a944-2d1b588e5f2d</errorID>
      <errorWord>法律、法规</errorWord>
      <group>L1_Word</group>
      <groupName>字词问题</groupName>
      <ability>L2_Typo</ability>
      <abilityName>字词错误</abilityName>
      <candidateList>
        <item>法律法规</item>
      </candidateList>
      <explain/>
      <paraID>75D0D1A5</paraID>
      <start>5</start>
      <end>9</end>
      <status>modified</status>
      <modifiedWord>法律法规</modifiedWord>
      <trackRevisions>false</trackRevisions>
    </reviewItem>
    <reviewItem>
      <errorID>884c24b9-8f3b-46cd-b76b-75c653c21a2c</errorID>
      <errorWord>作</errorWord>
      <group>L1_Word</group>
      <groupName>字词问题</groupName>
      <ability>L2_Typo</ability>
      <abilityName>字词错误</abilityName>
      <candidateList>
        <item>做</item>
      </candidateList>
      <explain>存在发音相同字词的误用。</explain>
      <paraID> DAC5EEF</paraID>
      <start>98</start>
      <end>100</end>
      <status>modified</status>
      <modifiedWord>做</modifiedWord>
      <trackRevisions>true</trackRevisions>
    </reviewItem>
    <reviewItem>
      <errorID>553771aa-b148-4f0d-af9d-4cef5097fb24</errorID>
      <errorWord>其它</errorWord>
      <group>L1_Word</group>
      <groupName>字词问题</groupName>
      <ability>L2_Alias</ability>
      <abilityName>也作/曾用词</abilityName>
      <candidateList>
        <item>其他</item>
      </candidateList>
      <explain>词汇[其它]为不规范表述或旧称，其规范书面表述为[其他]。</explain>
      <paraID>3E7C6C8D</paraID>
      <start>2</start>
      <end>6</end>
      <status>modified</status>
      <modifiedWord>其他</modifiedWord>
      <trackRevisions>true</trackRevisions>
    </reviewItem>
    <reviewItem>
      <errorID>5255354b-3446-49da-919b-6da54d724f08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39514508</paraID>
      <start>22</start>
      <end>24</end>
      <status>modified</status>
      <modifiedWord>》《</modifiedWord>
      <trackRevisions>false</trackRevisions>
    </reviewItem>
    <reviewItem>
      <errorID>a84e023d-ec56-4857-afad-2823ada03dbf</errorID>
      <errorWord>法律、法规</errorWord>
      <group>L1_Word</group>
      <groupName>字词问题</groupName>
      <ability>L2_Typo</ability>
      <abilityName>字词错误</abilityName>
      <candidateList>
        <item>法律法规</item>
      </candidateList>
      <explain/>
      <paraID>39514508</paraID>
      <start>45</start>
      <end>49</end>
      <status>modified</status>
      <modifiedWord>法律法规</modifiedWord>
      <trackRevisions>false</trackRevisions>
    </reviewItem>
    <reviewItem>
      <errorID>1076aada-6809-4fe9-bf9e-487311a49d08</errorID>
      <errorWord>法律、法规</errorWord>
      <group>L1_Word</group>
      <groupName>字词问题</groupName>
      <ability>L2_Typo</ability>
      <abilityName>字词错误</abilityName>
      <candidateList>
        <item>法律法规</item>
      </candidateList>
      <explain/>
      <paraID>4F7F39DC</paraID>
      <start>4</start>
      <end>8</end>
      <status>modified</status>
      <modifiedWord>法律法规</modifiedWord>
      <trackRevisions>false</trackRevisions>
    </reviewItem>
    <reviewItem>
      <errorID>8e2cf2c3-d374-4bea-9a15-a47c634a08c9</errorID>
      <errorWord>,</errorWord>
      <group>L1_Format</group>
      <groupName>格式问题</groupName>
      <ability>L2_HalfPunc</ability>
      <abilityName>全半角检查</abilityName>
      <candidateList>
        <item>，</item>
      </candidateList>
      <explain>文本全半角错误。</explain>
      <paraID>73993870</paraID>
      <start>28</start>
      <end>29</end>
      <status>modified</status>
      <modifiedWord>，</modifiedWord>
      <trackRevisions>false</trackRevisions>
    </reviewItem>
    <reviewItem>
      <errorID>945181c3-6d4f-4d51-9135-9011328f54e8</errorID>
      <errorWord>登陆</errorWord>
      <group>L1_Word</group>
      <groupName>字词问题</groupName>
      <ability>L2_Typo</ability>
      <abilityName>字词错误</abilityName>
      <candidateList>
        <item>登录</item>
      </candidateList>
      <explain>〈动〉❶登记：～在案。❷注册▲。</explain>
      <paraID> 4B5CFE3</paraID>
      <start>33</start>
      <end>37</end>
      <status>modified</status>
      <modifiedWord>登录</modifiedWord>
      <trackRevisions>true</trackRevisions>
    </reviewItem>
    <reviewItem>
      <errorID>0a3d4a21-a7d2-4102-a8f6-488313bddf62</errorID>
      <errorWord>法律、法规</errorWord>
      <group>L1_Word</group>
      <groupName>字词问题</groupName>
      <ability>L2_Typo</ability>
      <abilityName>字词错误</abilityName>
      <candidateList>
        <item>法律法规</item>
      </candidateList>
      <explain/>
      <paraID>6262EA7D</paraID>
      <start>5</start>
      <end>9</end>
      <status>modified</status>
      <modifiedWord>法律法规</modifiedWord>
      <trackRevisions>false</trackRevisions>
    </reviewItem>
    <reviewItem>
      <errorID>a87940fb-a741-46cb-b19e-ba67df785d22</errorID>
      <errorWord>透漏</errorWord>
      <group>L1_Word</group>
      <groupName>字词问题</groupName>
      <ability>L2_Typo</ability>
      <abilityName>字词错误</abilityName>
      <candidateList>
        <item>透露</item>
      </candidateList>
      <explain>〈动〉泄露或显露（消息、意思等）：～风声｜真相～出来了。</explain>
      <paraID>41B2603E</paraID>
      <start>28</start>
      <end>32</end>
      <status>modified</status>
      <modifiedWord>透露</modifiedWord>
      <trackRevisions>true</trackRevisions>
    </reviewItem>
    <reviewItem>
      <errorID>6dcf33be-9679-4bdc-b872-089c2d13b370</errorID>
      <errorWord>及</errorWord>
      <group>L1_Word</group>
      <groupName>字词问题</groupName>
      <ability>L2_Typo</ability>
      <abilityName>字词错误</abilityName>
      <candidateList>
        <item>及与</item>
      </candidateList>
      <explain/>
      <paraID>2768CF49</paraID>
      <start>58</start>
      <end>61</end>
      <status>modified</status>
      <modifiedWord>及与</modifiedWord>
      <trackRevisions>true</trackRevisions>
    </reviewItem>
    <reviewItem>
      <errorID>e2fcadad-463e-4090-97e0-c60c429834e5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54956171</paraID>
      <start>0</start>
      <end>3</end>
      <status>modified</status>
      <modifiedWord>（1）</modifiedWord>
      <trackRevisions>false</trackRevisions>
    </reviewItem>
    <reviewItem>
      <errorID>291309c7-5777-4d66-adb7-6fc96a95c07a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51210FA4</paraID>
      <start>0</start>
      <end>3</end>
      <status>modified</status>
      <modifiedWord>（2）</modifiedWord>
      <trackRevisions>false</trackRevisions>
    </reviewItem>
    <reviewItem>
      <errorID>6f8da7ca-80f4-4712-a902-5722406a9c94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86B8A31</paraID>
      <start>0</start>
      <end>3</end>
      <status>modified</status>
      <modifiedWord>（3）</modifiedWord>
      <trackRevisions>false</trackRevisions>
    </reviewItem>
    <reviewItem>
      <errorID>f5a8f155-2f35-4a41-88a4-a7affdb4072b</errorID>
      <errorWord>期</errorWord>
      <group>L1_Word</group>
      <groupName>字词问题</groupName>
      <ability>L2_Typo</ability>
      <abilityName>字词错误</abilityName>
      <candidateList>
        <item>期间</item>
      </candidateList>
      <explain>〈名〉某个时期里面：农忙～｜春节～｜抗战～。</explain>
      <paraID> 86B8A31</paraID>
      <start>21</start>
      <end>22</end>
      <status>ignored</status>
      <modifiedWord/>
      <trackRevisions>false</trackRevisions>
    </reviewItem>
    <reviewItem>
      <errorID>1b0ec2f9-6c87-473d-a867-8c77941c3964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7527E1AC</paraID>
      <start>0</start>
      <end>2</end>
      <status>modified</status>
      <modifiedWord>1.</modifiedWord>
      <trackRevisions>false</trackRevisions>
    </reviewItem>
    <reviewItem>
      <errorID>95b46fb2-9256-4a53-947c-e564a91a9ae8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3A0973BC</paraID>
      <start>0</start>
      <end>2</end>
      <status>modified</status>
      <modifiedWord>2.</modifiedWord>
      <trackRevisions>false</trackRevisions>
    </reviewItem>
    <reviewItem>
      <errorID>38f7a7b5-3405-42da-89a9-f271a280b286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5AFF4E13</paraID>
      <start>0</start>
      <end>2</end>
      <status>modified</status>
      <modifiedWord>3.</modifiedWord>
      <trackRevisions>false</trackRevisions>
    </reviewItem>
    <reviewItem>
      <errorID>a57f313b-0975-40c4-9f0c-3ff28ffcb550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4936E36</paraID>
      <start>0</start>
      <end>2</end>
      <status>modified</status>
      <modifiedWord>4.</modifiedWord>
      <trackRevisions>false</trackRevisions>
    </reviewItem>
    <reviewItem>
      <errorID>8a4c9f98-2b84-4a76-b702-33b643dad818</errorID>
      <errorWord>5%-10%</errorWord>
      <group>L1_Knowledge</group>
      <groupName>知识性问题</groupName>
      <ability>L2_Knowledge</ability>
      <abilityName>其他知识</abilityName>
      <candidateList>
        <item>5%—10%</item>
      </candidateList>
      <explain>1. “5%-10%”中的单位“%”仅出现在后一个数字上，容易引起歧义；根据《现代汉语标点符号数字用法规范手册》，数字表示范围两边需要使用统一的格式。2. 根据标点国标 4.13 中的规则，数字、时间或地域连接符应使用（视觉上更长的）“—”或“～”。</explain>
      <paraID> 6705D3D</paraID>
      <start>5</start>
      <end>11</end>
      <status>modified</status>
      <modifiedWord>5%—10%</modifiedWord>
      <trackRevisions>false</trackRevisions>
    </reviewItem>
    <reviewItem>
      <errorID>df302b1b-b44b-498f-8991-1d90f42a6bba</errorID>
      <errorWord>房</errorWord>
      <group>L1_Word</group>
      <groupName>字词问题</groupName>
      <ability>L2_Typo</ability>
      <abilityName>字词错误</abilityName>
      <candidateList>
        <item>房和</item>
      </candidateList>
      <explain/>
      <paraID>2E068820</paraID>
      <start>20</start>
      <end>21</end>
      <status>ignored</status>
      <modifiedWord/>
      <trackRevisions>false</trackRevisions>
    </reviewItem>
    <reviewItem>
      <errorID>6f4431c2-8a9b-474b-a951-66f74c13c5b2</errorID>
      <errorWord>评审的</errorWord>
      <group>L1_Word</group>
      <groupName>字词问题</groupName>
      <ability>L2_Typo</ability>
      <abilityName>字词错误</abilityName>
      <candidateList>
        <item>评审</item>
      </candidateList>
      <explain/>
      <paraID>47A2B845</paraID>
      <start>10</start>
      <end>15</end>
      <status>modified</status>
      <modifiedWord>评审</modifiedWord>
      <trackRevisions>true</trackRevisions>
    </reviewItem>
    <reviewItem>
      <errorID>127f23bf-12a7-4da5-bc0d-57ddd4b5e44a</errorID>
      <errorWord>(</errorWord>
      <group>L1_Format</group>
      <groupName>格式问题</groupName>
      <ability>L2_HalfPunc</ability>
      <abilityName>全半角检查</abilityName>
      <candidateList>
        <item>（</item>
      </candidateList>
      <explain>文本全半角错误。</explain>
      <paraID> 7B5C6CF</paraID>
      <start>27</start>
      <end>28</end>
      <status>modified</status>
      <modifiedWord>（</modifiedWord>
      <trackRevisions>false</trackRevisions>
    </reviewItem>
    <reviewItem>
      <errorID>a71beb4c-a55a-454d-bfa9-176515d49f4b</errorID>
      <errorWord>)</errorWord>
      <group>L1_Format</group>
      <groupName>格式问题</groupName>
      <ability>L2_HalfPunc</ability>
      <abilityName>全半角检查</abilityName>
      <candidateList>
        <item>）</item>
      </candidateList>
      <explain>文本全半角错误。</explain>
      <paraID> 7B5C6CF</paraID>
      <start>33</start>
      <end>34</end>
      <status>modified</status>
      <modifiedWord>）</modifiedWord>
      <trackRevisions>false</trackRevisions>
    </reviewItem>
    <reviewItem>
      <errorID>0f24879e-1960-4be7-890f-0aef6e75d241</errorID>
      <errorWord>(</errorWord>
      <group>L1_Format</group>
      <groupName>格式问题</groupName>
      <ability>L2_HalfPunc</ability>
      <abilityName>全半角检查</abilityName>
      <candidateList>
        <item>（</item>
      </candidateList>
      <explain>文本全半角错误。</explain>
      <paraID>7284C25A</paraID>
      <start>37</start>
      <end>38</end>
      <status>modified</status>
      <modifiedWord>（</modifiedWord>
      <trackRevisions>false</trackRevisions>
    </reviewItem>
    <reviewItem>
      <errorID>4d88ebb2-8efa-48fc-9d54-d1a88b2aa627</errorID>
      <errorWord>)</errorWord>
      <group>L1_Format</group>
      <groupName>格式问题</groupName>
      <ability>L2_HalfPunc</ability>
      <abilityName>全半角检查</abilityName>
      <candidateList>
        <item>）</item>
      </candidateList>
      <explain>文本全半角错误。</explain>
      <paraID>7284C25A</paraID>
      <start>43</start>
      <end>44</end>
      <status>modified</status>
      <modifiedWord>）</modifiedWord>
      <trackRevisions>false</trackRevisions>
    </reviewItem>
    <reviewItem>
      <errorID>313424b3-81df-40ea-a44e-a25d9d73f457</errorID>
      <errorWord>予</errorWord>
      <group>L1_Word</group>
      <groupName>字词问题</groupName>
      <ability>L2_Typo</ability>
      <abilityName>字词错误</abilityName>
      <candidateList>
        <item>予以</item>
      </candidateList>
      <explain>〈动〉给以：～支持｜～警告｜～表扬｜～批评。</explain>
      <paraID>1BFC94BC</paraID>
      <start>51</start>
      <end>54</end>
      <status>modified</status>
      <modifiedWord>予以</modifiedWord>
      <trackRevisions>true</trackRevisions>
    </reviewItem>
    <reviewItem>
      <errorID>3cbabfb9-9bf5-44a6-8f89-9fef36ddddf4</errorID>
      <errorWord>房</errorWord>
      <group>L1_Word</group>
      <groupName>字词问题</groupName>
      <ability>L2_Typo</ability>
      <abilityName>字词错误</abilityName>
      <candidateList>
        <item>房和</item>
      </candidateList>
      <explain/>
      <paraID>2A70AB48</paraID>
      <start>20</start>
      <end>21</end>
      <status>ignored</status>
      <modifiedWord/>
      <trackRevisions>false</trackRevisions>
    </reviewItem>
    <reviewItem>
      <errorID>c7f450ce-8430-4cd3-a2af-7dfac85602fc</errorID>
      <errorWord>(</errorWord>
      <group>L1_Format</group>
      <groupName>格式问题</groupName>
      <ability>L2_HalfPunc</ability>
      <abilityName>全半角检查</abilityName>
      <candidateList>
        <item>（</item>
      </candidateList>
      <explain>文本全半角错误。</explain>
      <paraID> E20DA62</paraID>
      <start>27</start>
      <end>28</end>
      <status>modified</status>
      <modifiedWord>（</modifiedWord>
      <trackRevisions>false</trackRevisions>
    </reviewItem>
    <reviewItem>
      <errorID>9b88cc28-4c51-41a2-bb38-7789657fd9a4</errorID>
      <errorWord>)</errorWord>
      <group>L1_Format</group>
      <groupName>格式问题</groupName>
      <ability>L2_HalfPunc</ability>
      <abilityName>全半角检查</abilityName>
      <candidateList>
        <item>）</item>
      </candidateList>
      <explain>文本全半角错误。</explain>
      <paraID> E20DA62</paraID>
      <start>33</start>
      <end>34</end>
      <status>modified</status>
      <modifiedWord>）</modifiedWord>
      <trackRevisions>false</trackRevisions>
    </reviewItem>
    <reviewItem>
      <errorID>ed5927db-b2f5-4a60-9325-fdef7819a447</errorID>
      <errorWord>(</errorWord>
      <group>L1_Format</group>
      <groupName>格式问题</groupName>
      <ability>L2_HalfPunc</ability>
      <abilityName>全半角检查</abilityName>
      <candidateList>
        <item>（</item>
      </candidateList>
      <explain>文本全半角错误。</explain>
      <paraID>61ED816C</paraID>
      <start>37</start>
      <end>38</end>
      <status>modified</status>
      <modifiedWord>（</modifiedWord>
      <trackRevisions>false</trackRevisions>
    </reviewItem>
    <reviewItem>
      <errorID>bf263132-115f-4cb8-be2a-de7a4cded7f4</errorID>
      <errorWord>)</errorWord>
      <group>L1_Format</group>
      <groupName>格式问题</groupName>
      <ability>L2_HalfPunc</ability>
      <abilityName>全半角检查</abilityName>
      <candidateList>
        <item>）</item>
      </candidateList>
      <explain>文本全半角错误。</explain>
      <paraID>61ED816C</paraID>
      <start>43</start>
      <end>44</end>
      <status>modified</status>
      <modifiedWord>）</modifiedWord>
      <trackRevisions>false</trackRevisions>
    </reviewItem>
    <reviewItem>
      <errorID>9c7ddf96-5ab1-457d-9f6e-20602a46adc8</errorID>
      <errorWord>至</errorWord>
      <group>L1_Word</group>
      <groupName>字词问题</groupName>
      <ability>L2_Typo</ability>
      <abilityName>字词错误</abilityName>
      <candidateList>
        <item>到</item>
      </candidateList>
      <explain>❶〈动〉达于某一点；到达；达到：～期｜迟～｜火车～站了｜从星期三～星期五。❷〈动〉往：～郊外去｜～群众中去。❸〈动〉用作动词的补语，表示动作有结果：看～｜办得～｜说～一定要做～｜想不～你来了。❹〈形〉周到：想得很～｜有不～的地方请原谅。❺（Dào）〈名〉姓。</explain>
      <paraID>66FC30E7</paraID>
      <start>18</start>
      <end>20</end>
      <status>modified</status>
      <modifiedWord>到</modifiedWord>
      <trackRevisions>true</trackRevisions>
    </reviewItem>
    <reviewItem>
      <errorID>e4f42f71-4a95-4d38-81b5-6619dd261cc9</errorID>
      <errorWord>:</errorWord>
      <group>L1_Format</group>
      <groupName>格式问题</groupName>
      <ability>L2_HalfPunc</ability>
      <abilityName>全半角检查</abilityName>
      <candidateList>
        <item>：</item>
      </candidateList>
      <explain>文本全半角错误。</explain>
      <paraID> ABB1175</paraID>
      <start>22</start>
      <end>23</end>
      <status>modified</status>
      <modifiedWord>：</modifiedWord>
      <trackRevisions>false</trackRevisions>
    </reviewItem>
    <reviewItem>
      <errorID>e1a223c6-38b4-484a-957f-920284e75822</errorID>
      <errorWord>予</errorWord>
      <group>L1_Word</group>
      <groupName>字词问题</groupName>
      <ability>L2_Typo</ability>
      <abilityName>字词错误</abilityName>
      <candidateList>
        <item>予以</item>
      </candidateList>
      <explain>〈动〉给以：～支持｜～警告｜～表扬｜～批评。</explain>
      <paraID>4F06A55B</paraID>
      <start>51</start>
      <end>54</end>
      <status>modified</status>
      <modifiedWord>予以</modifiedWord>
      <trackRevisions>true</trackRevisions>
    </reviewItem>
    <reviewItem>
      <errorID>43ea09cb-dbf4-4c84-9332-f23e0d268484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1CB12176</paraID>
      <start>0</start>
      <end>2</end>
      <status>modified</status>
      <modifiedWord>1.</modifiedWord>
      <trackRevisions>false</trackRevisions>
    </reviewItem>
    <reviewItem>
      <errorID>40a3f127-f9ca-46d0-bd16-fb29d31fb9da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1AF604DB</paraID>
      <start>0</start>
      <end>2</end>
      <status>modified</status>
      <modifiedWord>2.</modifiedWord>
      <trackRevisions>false</trackRevisions>
    </reviewItem>
    <reviewItem>
      <errorID>3eb62c9a-a47e-4410-86c1-1889bcf1462a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2845373</paraID>
      <start>0</start>
      <end>2</end>
      <status>modified</status>
      <modifiedWord>3.</modifiedWord>
      <trackRevisions>false</trackRevisions>
    </reviewItem>
    <reviewItem>
      <errorID>3d0447b1-406e-482f-8db9-3ffe444ba7ba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1872F974</paraID>
      <start>0</start>
      <end>2</end>
      <status>modified</status>
      <modifiedWord>4.</modifiedWord>
      <trackRevisions>false</trackRevisions>
    </reviewItem>
    <reviewItem>
      <errorID>d141d2c6-1998-41ea-bacb-74445d832614</errorID>
      <errorWord>5%-10%</errorWord>
      <group>L1_Knowledge</group>
      <groupName>知识性问题</groupName>
      <ability>L2_Knowledge</ability>
      <abilityName>其他知识</abilityName>
      <candidateList>
        <item>5%—10%</item>
      </candidateList>
      <explain>1. “5%-10%”中的单位“%”仅出现在后一个数字上，容易引起歧义；根据《现代汉语标点符号数字用法规范手册》，数字表示范围两边需要使用统一的格式。2. 根据标点国标 4.13 中的规则，数字、时间或地域连接符应使用（视觉上更长的）“—”或“～”。</explain>
      <paraID>5ED2A8CE</paraID>
      <start>5</start>
      <end>11</end>
      <status>modified</status>
      <modifiedWord>5%—10%</modifiedWord>
      <trackRevisions>false</trackRevisions>
    </reviewItem>
    <reviewItem>
      <errorID>2b9bb17f-95f3-4b6c-9ec6-06b961309002</errorID>
      <errorWord>房</errorWord>
      <group>L1_Word</group>
      <groupName>字词问题</groupName>
      <ability>L2_Typo</ability>
      <abilityName>字词错误</abilityName>
      <candidateList>
        <item>房和</item>
      </candidateList>
      <explain/>
      <paraID>70A9803E</paraID>
      <start>20</start>
      <end>21</end>
      <status>ignored</status>
      <modifiedWord/>
      <trackRevisions>false</trackRevisions>
    </reviewItem>
    <reviewItem>
      <errorID>59b2c087-4a47-455a-9d7f-b75f9667121a</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5557205E</paraID>
      <start>5</start>
      <end>6</end>
      <status>ignored</status>
      <modifiedWord/>
      <trackRevisions>false</trackRevisions>
    </reviewItem>
    <reviewItem>
      <errorID>06bc9c44-ae3b-496e-9943-bc86f5854f67</errorID>
      <errorWord>30%-40%</errorWord>
      <group>L1_Knowledge</group>
      <groupName>知识性问题</groupName>
      <ability>L2_Knowledge</ability>
      <abilityName>其他知识</abilityName>
      <candidateList>
        <item>30%—40%</item>
      </candidateList>
      <explain>1. “30%-40%”中的单位“%”仅出现在后一个数字上，容易引起歧义；根据《现代汉语标点符号数字用法规范手册》，数字表示范围两边需要使用统一的格式。2. 根据标点国标 4.13 中的规则，数字、时间或地域连接符应使用（视觉上更长的）“—”或“～”。</explain>
      <paraID>2AEBCB3F</paraID>
      <start>15</start>
      <end>22</end>
      <status>modified</status>
      <modifiedWord>30%—40%</modifiedWord>
      <trackRevisions>false</trackRevisions>
    </reviewItem>
    <reviewItem>
      <errorID>e7f1716b-6a0c-4855-ab5c-e637105c7ff7</errorID>
      <errorWord>60%-70%</errorWord>
      <group>L1_Knowledge</group>
      <groupName>知识性问题</groupName>
      <ability>L2_Knowledge</ability>
      <abilityName>其他知识</abilityName>
      <candidateList>
        <item>60%—70%</item>
      </candidateList>
      <explain>1. “60%-70%”中的单位“%”仅出现在后一个数字上，容易引起歧义；根据《现代汉语标点符号数字用法规范手册》，数字表示范围两边需要使用统一的格式。2. 根据标点国标 4.13 中的规则，数字、时间或地域连接符应使用（视觉上更长的）“—”或“～”。</explain>
      <paraID>2FE8F4D8</paraID>
      <start>15</start>
      <end>22</end>
      <status>modified</status>
      <modifiedWord>60%—70%</modifiedWord>
      <trackRevisions>false</trackRevisions>
    </reviewItem>
    <reviewItem>
      <errorID>eec4b6e4-8559-4c54-a910-a707d5cdb2b1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3872B14A</paraID>
      <start>0</start>
      <end>2</end>
      <status>modified</status>
      <modifiedWord>1.</modifiedWord>
      <trackRevisions>false</trackRevisions>
    </reviewItem>
    <reviewItem>
      <errorID>4cde37f1-9244-465f-9047-432c39b66ade</errorID>
      <errorWord>(</errorWord>
      <group>L1_Format</group>
      <groupName>格式问题</groupName>
      <ability>L2_HalfPunc</ability>
      <abilityName>全半角检查</abilityName>
      <candidateList>
        <item>（</item>
      </candidateList>
      <explain>文本全半角错误。</explain>
      <paraID>1D91C5C6</paraID>
      <start>27</start>
      <end>28</end>
      <status>modified</status>
      <modifiedWord>（</modifiedWord>
      <trackRevisions>false</trackRevisions>
    </reviewItem>
    <reviewItem>
      <errorID>3bcf8ab4-05bd-40aa-827f-a3084e8d4e46</errorID>
      <errorWord>)</errorWord>
      <group>L1_Format</group>
      <groupName>格式问题</groupName>
      <ability>L2_HalfPunc</ability>
      <abilityName>全半角检查</abilityName>
      <candidateList>
        <item>）</item>
      </candidateList>
      <explain>文本全半角错误。</explain>
      <paraID>1D91C5C6</paraID>
      <start>33</start>
      <end>34</end>
      <status>modified</status>
      <modifiedWord>）</modifiedWord>
      <trackRevisions>false</trackRevisions>
    </reviewItem>
    <reviewItem>
      <errorID>6873760d-598d-4a05-8b0a-89ade8e06f29</errorID>
      <errorWord>(</errorWord>
      <group>L1_Format</group>
      <groupName>格式问题</groupName>
      <ability>L2_HalfPunc</ability>
      <abilityName>全半角检查</abilityName>
      <candidateList>
        <item>（</item>
      </candidateList>
      <explain>文本全半角错误。</explain>
      <paraID>51547346</paraID>
      <start>37</start>
      <end>38</end>
      <status>modified</status>
      <modifiedWord>（</modifiedWord>
      <trackRevisions>false</trackRevisions>
    </reviewItem>
    <reviewItem>
      <errorID>c5b625f9-98a8-40ba-977d-f50e4dab6aac</errorID>
      <errorWord>)</errorWord>
      <group>L1_Format</group>
      <groupName>格式问题</groupName>
      <ability>L2_HalfPunc</ability>
      <abilityName>全半角检查</abilityName>
      <candidateList>
        <item>）</item>
      </candidateList>
      <explain>文本全半角错误。</explain>
      <paraID>51547346</paraID>
      <start>43</start>
      <end>44</end>
      <status>modified</status>
      <modifiedWord>）</modifiedWord>
      <trackRevisions>false</trackRevisions>
    </reviewItem>
    <reviewItem>
      <errorID>6ce45fbf-c7e7-4631-918d-d0bf146406b4</errorID>
      <errorWord>:</errorWord>
      <group>L1_Format</group>
      <groupName>格式问题</groupName>
      <ability>L2_HalfPunc</ability>
      <abilityName>全半角检查</abilityName>
      <candidateList>
        <item>：</item>
      </candidateList>
      <explain>文本全半角错误。</explain>
      <paraID>3FEFBBB0</paraID>
      <start>28</start>
      <end>29</end>
      <status>modified</status>
      <modifiedWord>：</modifiedWord>
      <trackRevisions>false</trackRevisions>
    </reviewItem>
    <reviewItem>
      <errorID>4d6b4fc3-5f87-49b9-93ee-3d4a3e354651</errorID>
      <errorWord>予</errorWord>
      <group>L1_Word</group>
      <groupName>字词问题</groupName>
      <ability>L2_Typo</ability>
      <abilityName>字词错误</abilityName>
      <candidateList>
        <item>予以</item>
      </candidateList>
      <explain>〈动〉给以：～支持｜～警告｜～表扬｜～批评。</explain>
      <paraID>40453E56</paraID>
      <start>51</start>
      <end>54</end>
      <status>modified</status>
      <modifiedWord>予以</modifiedWord>
      <trackRevisions>true</trackRevisions>
    </reviewItem>
    <reviewItem>
      <errorID>d39c1a36-30d0-457f-a727-b25e78791d8a</errorID>
      <errorWord>房</errorWord>
      <group>L1_Word</group>
      <groupName>字词问题</groupName>
      <ability>L2_Typo</ability>
      <abilityName>字词错误</abilityName>
      <candidateList>
        <item>房和</item>
      </candidateList>
      <explain/>
      <paraID>48BED901</paraID>
      <start>20</start>
      <end>21</end>
      <status>ignored</status>
      <modifiedWord/>
      <trackRevisions>false</trackRevisions>
    </reviewItem>
    <reviewItem>
      <errorID>52cbb7a2-1d43-4d5e-b212-3ba9fcf37fee</errorID>
      <errorWord>50%-55%</errorWord>
      <group>L1_Knowledge</group>
      <groupName>知识性问题</groupName>
      <ability>L2_Knowledge</ability>
      <abilityName>其他知识</abilityName>
      <candidateList>
        <item>50%—55%</item>
      </candidateList>
      <explain>1. “50%-55%”中的单位“%”仅出现在后一个数字上，容易引起歧义；根据《现代汉语标点符号数字用法规范手册》，数字表示范围两边需要使用统一的格式。2. 根据标点国标 4.13 中的规则，数字、时间或地域连接符应使用（视觉上更长的）“—”或“～”。</explain>
      <paraID>1731F0E2</paraID>
      <start>15</start>
      <end>22</end>
      <status>modified</status>
      <modifiedWord>50%—55%</modifiedWord>
      <trackRevisions>false</trackRevisions>
    </reviewItem>
    <reviewItem>
      <errorID>8dc8f162-01f4-4aa4-bfe3-67017c9b0875</errorID>
      <errorWord>15%-20%</errorWord>
      <group>L1_Knowledge</group>
      <groupName>知识性问题</groupName>
      <ability>L2_Knowledge</ability>
      <abilityName>其他知识</abilityName>
      <candidateList>
        <item>15%—20%</item>
      </candidateList>
      <explain>1. “15%-20%”中的单位“%”仅出现在后一个数字上，容易引起歧义；根据《现代汉语标点符号数字用法规范手册》，数字表示范围两边需要使用统一的格式。2. 根据标点国标 4.13 中的规则，数字、时间或地域连接符应使用（视觉上更长的）“—”或“～”。</explain>
      <paraID>7D3AEDA0</paraID>
      <start>15</start>
      <end>22</end>
      <status>modified</status>
      <modifiedWord>15%—20%</modifiedWord>
      <trackRevisions>false</trackRevisions>
    </reviewItem>
    <reviewItem>
      <errorID>fec8b301-8ec8-47f1-9745-f23f2aac310c</errorID>
      <errorWord>25%-35%</errorWord>
      <group>L1_Knowledge</group>
      <groupName>知识性问题</groupName>
      <ability>L2_Knowledge</ability>
      <abilityName>其他知识</abilityName>
      <candidateList>
        <item>25%—35%</item>
      </candidateList>
      <explain>1. “25%-35%”中的单位“%”仅出现在后一个数字上，容易引起歧义；根据《现代汉语标点符号数字用法规范手册》，数字表示范围两边需要使用统一的格式。2. 根据标点国标 4.13 中的规则，数字、时间或地域连接符应使用（视觉上更长的）“—”或“～”。</explain>
      <paraID>3F317C81</paraID>
      <start>16</start>
      <end>23</end>
      <status>modified</status>
      <modifiedWord>25%—35%</modifiedWord>
      <trackRevisions>false</trackRevisions>
    </reviewItem>
    <reviewItem>
      <errorID>ee900f35-c1b7-45e1-9633-986d7d6db663</errorID>
      <errorWord>(</errorWord>
      <group>L1_Format</group>
      <groupName>格式问题</groupName>
      <ability>L2_HalfPunc</ability>
      <abilityName>全半角检查</abilityName>
      <candidateList>
        <item>（</item>
      </candidateList>
      <explain>文本全半角错误。</explain>
      <paraID> F6EC83B</paraID>
      <start>4</start>
      <end>5</end>
      <status>modified</status>
      <modifiedWord>（</modifiedWord>
      <trackRevisions>false</trackRevisions>
    </reviewItem>
    <reviewItem>
      <errorID>d6c6d678-28fc-4049-b140-75d92be17287</errorID>
      <errorWord>)</errorWord>
      <group>L1_Format</group>
      <groupName>格式问题</groupName>
      <ability>L2_HalfPunc</ability>
      <abilityName>全半角检查</abilityName>
      <candidateList>
        <item>）</item>
      </candidateList>
      <explain>文本全半角错误。</explain>
      <paraID> F6EC83B</paraID>
      <start>11</start>
      <end>12</end>
      <status>modified</status>
      <modifiedWord>）</modifiedWord>
      <trackRevisions>false</trackRevisions>
    </reviewItem>
    <reviewItem>
      <errorID>c291d516-3515-42e9-8573-dbfa2fbc8aa2</errorID>
      <errorWord>(</errorWord>
      <group>L1_Format</group>
      <groupName>格式问题</groupName>
      <ability>L2_HalfPunc</ability>
      <abilityName>全半角检查</abilityName>
      <candidateList>
        <item>（</item>
      </candidateList>
      <explain>文本全半角错误。</explain>
      <paraID>5BDDA1CA</paraID>
      <start>27</start>
      <end>28</end>
      <status>modified</status>
      <modifiedWord>（</modifiedWord>
      <trackRevisions>false</trackRevisions>
    </reviewItem>
    <reviewItem>
      <errorID>6ebc0c6b-3e6c-4272-bf5a-7d064700b542</errorID>
      <errorWord>)</errorWord>
      <group>L1_Format</group>
      <groupName>格式问题</groupName>
      <ability>L2_HalfPunc</ability>
      <abilityName>全半角检查</abilityName>
      <candidateList>
        <item>）</item>
      </candidateList>
      <explain>文本全半角错误。</explain>
      <paraID>5BDDA1CA</paraID>
      <start>33</start>
      <end>34</end>
      <status>modified</status>
      <modifiedWord>）</modifiedWord>
      <trackRevisions>false</trackRevisions>
    </reviewItem>
    <reviewItem>
      <errorID>beb9deca-b06b-460d-b08c-200d699ee582</errorID>
      <errorWord>(</errorWord>
      <group>L1_Format</group>
      <groupName>格式问题</groupName>
      <ability>L2_HalfPunc</ability>
      <abilityName>全半角检查</abilityName>
      <candidateList>
        <item>（</item>
      </candidateList>
      <explain>文本全半角错误。</explain>
      <paraID>624DD4CC</paraID>
      <start>37</start>
      <end>38</end>
      <status>modified</status>
      <modifiedWord>（</modifiedWord>
      <trackRevisions>false</trackRevisions>
    </reviewItem>
    <reviewItem>
      <errorID>767ec6a7-e94b-426a-a9bf-a9057a440f70</errorID>
      <errorWord>)</errorWord>
      <group>L1_Format</group>
      <groupName>格式问题</groupName>
      <ability>L2_HalfPunc</ability>
      <abilityName>全半角检查</abilityName>
      <candidateList>
        <item>）</item>
      </candidateList>
      <explain>文本全半角错误。</explain>
      <paraID>624DD4CC</paraID>
      <start>43</start>
      <end>44</end>
      <status>modified</status>
      <modifiedWord>）</modifiedWord>
      <trackRevisions>false</trackRevisions>
    </reviewItem>
    <reviewItem>
      <errorID>b772ee28-1c5f-497a-8c23-070b766f1587</errorID>
      <errorWord>:</errorWord>
      <group>L1_Format</group>
      <groupName>格式问题</groupName>
      <ability>L2_HalfPunc</ability>
      <abilityName>全半角检查</abilityName>
      <candidateList>
        <item>：</item>
      </candidateList>
      <explain>文本全半角错误。</explain>
      <paraID>4CD69572</paraID>
      <start>28</start>
      <end>29</end>
      <status>modified</status>
      <modifiedWord>：</modifiedWord>
      <trackRevisions>false</trackRevisions>
    </reviewItem>
    <reviewItem>
      <errorID>c96dc82d-a8f9-4704-8bb5-b9e32ca1c33c</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21D3EF95</paraID>
      <start>0</start>
      <end>3</end>
      <status>modified</status>
      <modifiedWord>11.</modifiedWord>
      <trackRevisions>false</trackRevisions>
    </reviewItem>
    <reviewItem>
      <errorID>01dfd8c5-23c8-49a4-bd19-24087c620cc7</errorID>
      <errorWord>予</errorWord>
      <group>L1_Word</group>
      <groupName>字词问题</groupName>
      <ability>L2_Typo</ability>
      <abilityName>字词错误</abilityName>
      <candidateList>
        <item>予以</item>
      </candidateList>
      <explain>〈动〉给以：～支持｜～警告｜～表扬｜～批评。</explain>
      <paraID>25363E0C</paraID>
      <start>51</start>
      <end>54</end>
      <status>modified</status>
      <modifiedWord>予以</modifiedWord>
      <trackRevisions>true</trackRevisions>
    </reviewItem>
    <reviewItem>
      <errorID>bf4c7cae-4368-46a5-be70-1ae3b2262a7c</errorID>
      <errorWord>房</errorWord>
      <group>L1_Word</group>
      <groupName>字词问题</groupName>
      <ability>L2_Typo</ability>
      <abilityName>字词错误</abilityName>
      <candidateList>
        <item>房和</item>
      </candidateList>
      <explain/>
      <paraID>25890C25</paraID>
      <start>20</start>
      <end>21</end>
      <status>ignored</status>
      <modifiedWord/>
      <trackRevisions>false</trackRevisions>
    </reviewItem>
    <reviewItem>
      <errorID>eebb3b41-9bb2-45fb-b2a4-c65b3b3eaeeb</errorID>
      <errorWord>45%-50%</errorWord>
      <group>L1_Knowledge</group>
      <groupName>知识性问题</groupName>
      <ability>L2_Knowledge</ability>
      <abilityName>其他知识</abilityName>
      <candidateList>
        <item>45%—50%</item>
      </candidateList>
      <explain>1. “45%-50%”中的单位“%”仅出现在后一个数字上，容易引起歧义；根据《现代汉语标点符号数字用法规范手册》，数字表示范围两边需要使用统一的格式。2. 根据标点国标 4.13 中的规则，数字、时间或地域连接符应使用（视觉上更长的）“—”或“～”。</explain>
      <paraID>40745B64</paraID>
      <start>19</start>
      <end>26</end>
      <status>modified</status>
      <modifiedWord>45%—50%</modifiedWord>
      <trackRevisions>false</trackRevisions>
    </reviewItem>
    <reviewItem>
      <errorID>eca5311c-8ee0-418e-9121-b628f74cd1c5</errorID>
      <errorWord>20%-25%</errorWord>
      <group>L1_Knowledge</group>
      <groupName>知识性问题</groupName>
      <ability>L2_Knowledge</ability>
      <abilityName>其他知识</abilityName>
      <candidateList>
        <item>20%—25%</item>
      </candidateList>
      <explain>1. “20%-25%”中的单位“%”仅出现在后一个数字上，容易引起歧义；根据《现代汉语标点符号数字用法规范手册》，数字表示范围两边需要使用统一的格式。2. 根据标点国标 4.13 中的规则，数字、时间或地域连接符应使用（视觉上更长的）“—”或“～”。</explain>
      <paraID>57D0857B</paraID>
      <start>19</start>
      <end>26</end>
      <status>modified</status>
      <modifiedWord>20%—25%</modifiedWord>
      <trackRevisions>false</trackRevisions>
    </reviewItem>
    <reviewItem>
      <errorID>1603eea5-647f-4b2d-9741-b3ffc78d7ff6</errorID>
      <errorWord>25%-35%</errorWord>
      <group>L1_Knowledge</group>
      <groupName>知识性问题</groupName>
      <ability>L2_Knowledge</ability>
      <abilityName>其他知识</abilityName>
      <candidateList>
        <item>25%—35%</item>
      </candidateList>
      <explain>1. “25%-35%”中的单位“%”仅出现在后一个数字上，容易引起歧义；根据《现代汉语标点符号数字用法规范手册》，数字表示范围两边需要使用统一的格式。2. 根据标点国标 4.13 中的规则，数字、时间或地域连接符应使用（视觉上更长的）“—”或“～”。</explain>
      <paraID>5395ABC6</paraID>
      <start>19</start>
      <end>26</end>
      <status>modified</status>
      <modifiedWord>25%—35%</modifiedWord>
      <trackRevisions>false</trackRevisions>
    </reviewItem>
    <reviewItem>
      <errorID>35c5fa12-100d-426a-a56e-a57e140ab6cf</errorID>
      <errorWord>50%-60%</errorWord>
      <group>L1_Knowledge</group>
      <groupName>知识性问题</groupName>
      <ability>L2_Knowledge</ability>
      <abilityName>其他知识</abilityName>
      <candidateList>
        <item>50%—60%</item>
      </candidateList>
      <explain>1. “50%-60%”中的单位“%”仅出现在后一个数字上，容易引起歧义；根据《现代汉语标点符号数字用法规范手册》，数字表示范围两边需要使用统一的格式。2. 根据标点国标 4.13 中的规则，数字、时间或地域连接符应使用（视觉上更长的）“—”或“～”。</explain>
      <paraID>2284DBF6</paraID>
      <start>18</start>
      <end>25</end>
      <status>modified</status>
      <modifiedWord>50%—60%</modifiedWord>
      <trackRevisions>false</trackRevisions>
    </reviewItem>
    <reviewItem>
      <errorID>27cdee7f-beba-4c97-a81a-0a08af65222d</errorID>
      <errorWord>20%-30%</errorWord>
      <group>L1_Knowledge</group>
      <groupName>知识性问题</groupName>
      <ability>L2_Knowledge</ability>
      <abilityName>其他知识</abilityName>
      <candidateList>
        <item>20%—30%</item>
      </candidateList>
      <explain>1. “20%-30%”中的单位“%”仅出现在后一个数字上，容易引起歧义；根据《现代汉语标点符号数字用法规范手册》，数字表示范围两边需要使用统一的格式。2. 根据标点国标 4.13 中的规则，数字、时间或地域连接符应使用（视觉上更长的）“—”或“～”。</explain>
      <paraID>7ABA3D69</paraID>
      <start>15</start>
      <end>22</end>
      <status>modified</status>
      <modifiedWord>20%—30%</modifiedWord>
      <trackRevisions>false</trackRevisions>
    </reviewItem>
    <reviewItem>
      <errorID>ad66af99-ef13-4fda-a86f-fb3de4e3fd11</errorID>
      <errorWord>(</errorWord>
      <group>L1_Format</group>
      <groupName>格式问题</groupName>
      <ability>L2_HalfPunc</ability>
      <abilityName>全半角检查</abilityName>
      <candidateList>
        <item>（</item>
      </candidateList>
      <explain>文本全半角错误。</explain>
      <paraID>28E4F555</paraID>
      <start>4</start>
      <end>5</end>
      <status>modified</status>
      <modifiedWord>（</modifiedWord>
      <trackRevisions>false</trackRevisions>
    </reviewItem>
    <reviewItem>
      <errorID>046b5de6-0b75-47d6-97c2-28410d1932f4</errorID>
      <errorWord>)</errorWord>
      <group>L1_Format</group>
      <groupName>格式问题</groupName>
      <ability>L2_HalfPunc</ability>
      <abilityName>全半角检查</abilityName>
      <candidateList>
        <item>）</item>
      </candidateList>
      <explain>文本全半角错误。</explain>
      <paraID>28E4F555</paraID>
      <start>11</start>
      <end>12</end>
      <status>modified</status>
      <modifiedWord>）</modifiedWord>
      <trackRevisions>false</trackRevisions>
    </reviewItem>
    <reviewItem>
      <errorID>bb287b3c-f72f-4bd2-b8be-f9b701944edd</errorID>
      <errorWord>(</errorWord>
      <group>L1_Format</group>
      <groupName>格式问题</groupName>
      <ability>L2_HalfPunc</ability>
      <abilityName>全半角检查</abilityName>
      <candidateList>
        <item>（</item>
      </candidateList>
      <explain>文本全半角错误。</explain>
      <paraID>7F8C1C0A</paraID>
      <start>27</start>
      <end>28</end>
      <status>modified</status>
      <modifiedWord>（</modifiedWord>
      <trackRevisions>false</trackRevisions>
    </reviewItem>
    <reviewItem>
      <errorID>5dcee2c2-69df-4e52-9f22-a39cdd73fc11</errorID>
      <errorWord>)</errorWord>
      <group>L1_Format</group>
      <groupName>格式问题</groupName>
      <ability>L2_HalfPunc</ability>
      <abilityName>全半角检查</abilityName>
      <candidateList>
        <item>）</item>
      </candidateList>
      <explain>文本全半角错误。</explain>
      <paraID>7F8C1C0A</paraID>
      <start>33</start>
      <end>34</end>
      <status>modified</status>
      <modifiedWord>）</modifiedWord>
      <trackRevisions>false</trackRevisions>
    </reviewItem>
    <reviewItem>
      <errorID>d0355579-ba06-4b0a-ad52-3fcba0fb1235</errorID>
      <errorWord>(</errorWord>
      <group>L1_Format</group>
      <groupName>格式问题</groupName>
      <ability>L2_HalfPunc</ability>
      <abilityName>全半角检查</abilityName>
      <candidateList>
        <item>（</item>
      </candidateList>
      <explain>文本全半角错误。</explain>
      <paraID>696D501A</paraID>
      <start>37</start>
      <end>38</end>
      <status>modified</status>
      <modifiedWord>（</modifiedWord>
      <trackRevisions>false</trackRevisions>
    </reviewItem>
    <reviewItem>
      <errorID>5d5683ac-4163-414f-874e-b2b2061cc57d</errorID>
      <errorWord>)</errorWord>
      <group>L1_Format</group>
      <groupName>格式问题</groupName>
      <ability>L2_HalfPunc</ability>
      <abilityName>全半角检查</abilityName>
      <candidateList>
        <item>）</item>
      </candidateList>
      <explain>文本全半角错误。</explain>
      <paraID>696D501A</paraID>
      <start>43</start>
      <end>44</end>
      <status>modified</status>
      <modifiedWord>）</modifiedWord>
      <trackRevisions>false</trackRevisions>
    </reviewItem>
    <reviewItem>
      <errorID>073343f1-b857-4769-8eea-109c20399179</errorID>
      <errorWord>做出</errorWord>
      <group>L1_Word</group>
      <groupName>字词问题</groupName>
      <ability>L2_Typo</ability>
      <abilityName>字词错误</abilityName>
      <candidateList>
        <item>作出</item>
      </candidateList>
      <explain/>
      <paraID>62557950</paraID>
      <start>107</start>
      <end>111</end>
      <status>modified</status>
      <modifiedWord>作出</modifiedWord>
      <trackRevisions>true</trackRevisions>
    </reviewItem>
    <reviewItem>
      <errorID>0ee72b84-8793-4fea-8910-e8727bb6f14b</errorID>
      <errorWord>:</errorWord>
      <group>L1_Format</group>
      <groupName>格式问题</groupName>
      <ability>L2_HalfPunc</ability>
      <abilityName>全半角检查</abilityName>
      <candidateList>
        <item>：</item>
      </candidateList>
      <explain>文本全半角错误。</explain>
      <paraID>790F554C</paraID>
      <start>28</start>
      <end>29</end>
      <status>modified</status>
      <modifiedWord>：</modifiedWord>
      <trackRevisions>false</trackRevisions>
    </reviewItem>
    <reviewItem>
      <errorID>c96dc82d-a8f9-4704-8bb5-b9e32ca1c33c</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6EE4AEE4</paraID>
      <start>0</start>
      <end>3</end>
      <status>modified</status>
      <modifiedWord>11.</modifiedWord>
      <trackRevisions>false</trackRevisions>
    </reviewItem>
    <reviewItem>
      <errorID>b1f4df79-c25e-4e45-bfac-6c1aff15f90e</errorID>
      <errorWord>予</errorWord>
      <group>L1_Word</group>
      <groupName>字词问题</groupName>
      <ability>L2_Typo</ability>
      <abilityName>字词错误</abilityName>
      <candidateList>
        <item>予以</item>
      </candidateList>
      <explain>〈动〉给以：～支持｜～警告｜～表扬｜～批评。</explain>
      <paraID>6BA9BC85</paraID>
      <start>51</start>
      <end>54</end>
      <status>modified</status>
      <modifiedWord>予以</modifiedWord>
      <trackRevisions>true</trackRevisions>
    </reviewItem>
    <reviewItem>
      <errorID>663afcb8-40e4-4ca0-a54a-55bb8fc30388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284DE222</paraID>
      <start>13</start>
      <end>15</end>
      <status>modified</status>
      <modifiedWord>》《</modifiedWord>
      <trackRevisions>false</trackRevisions>
    </reviewItem>
    <reviewItem>
      <errorID>98700ed0-1e5e-4762-ad8e-60df6dc137af</errorID>
      <errorWord>)</errorWord>
      <group>L1_Format</group>
      <groupName>格式问题</groupName>
      <ability>L2_HalfPunc</ability>
      <abilityName>全半角检查</abilityName>
      <candidateList>
        <item>）</item>
      </candidateList>
      <explain>文本全半角错误。</explain>
      <paraID> 8EF3879</paraID>
      <start>64</start>
      <end>65</end>
      <status>modified</status>
      <modifiedWord>）</modifiedWord>
      <trackRevisions>false</trackRevisions>
    </reviewItem>
    <reviewItem>
      <errorID>3f682252-58f4-4221-bf3c-be8e9c2374f9</errorID>
      <errorWord>)</errorWord>
      <group>L1_Format</group>
      <groupName>格式问题</groupName>
      <ability>L2_HalfPunc</ability>
      <abilityName>全半角检查</abilityName>
      <candidateList>
        <item>）</item>
      </candidateList>
      <explain>文本全半角错误。</explain>
      <paraID>5B6DC954</paraID>
      <start>49</start>
      <end>50</end>
      <status>modified</status>
      <modifiedWord>）</modifiedWord>
      <trackRevisions>false</trackRevisions>
    </reviewItem>
    <reviewItem>
      <errorID>c355d4ae-0947-4281-905f-a93dbfa73bbd</errorID>
      <errorWord>)</errorWord>
      <group>L1_Format</group>
      <groupName>格式问题</groupName>
      <ability>L2_HalfPunc</ability>
      <abilityName>全半角检查</abilityName>
      <candidateList>
        <item>）</item>
      </candidateList>
      <explain>文本全半角错误。</explain>
      <paraID>26694557</paraID>
      <start>35</start>
      <end>36</end>
      <status>modified</status>
      <modifiedWord>）</modifiedWord>
      <trackRevisions>false</trackRevisions>
    </reviewItem>
    <reviewItem>
      <errorID>1dd9c7ab-aa7d-4f79-9b2a-24b8e41f18ef</errorID>
      <errorWord>)</errorWord>
      <group>L1_Format</group>
      <groupName>格式问题</groupName>
      <ability>L2_HalfPunc</ability>
      <abilityName>全半角检查</abilityName>
      <candidateList>
        <item>）</item>
      </candidateList>
      <explain>文本全半角错误。</explain>
      <paraID>25CE26E3</paraID>
      <start>35</start>
      <end>36</end>
      <status>modified</status>
      <modifiedWord>）</modifiedWord>
      <trackRevisions>false</trackRevisions>
    </reviewItem>
    <reviewItem>
      <errorID>ff822a18-8bec-4381-a179-0b59d752b71a</errorID>
      <errorWord>)</errorWord>
      <group>L1_Format</group>
      <groupName>格式问题</groupName>
      <ability>L2_HalfPunc</ability>
      <abilityName>全半角检查</abilityName>
      <candidateList>
        <item>）</item>
      </candidateList>
      <explain>文本全半角错误。</explain>
      <paraID>29C75132</paraID>
      <start>35</start>
      <end>36</end>
      <status>modified</status>
      <modifiedWord>）</modifiedWord>
      <trackRevisions>false</trackRevisions>
    </reviewItem>
    <reviewItem>
      <errorID>8724c052-72be-4cee-b77c-2d0e07468dec</errorID>
      <errorWord>(</errorWord>
      <group>L1_Format</group>
      <groupName>格式问题</groupName>
      <ability>L2_HalfPunc</ability>
      <abilityName>全半角检查</abilityName>
      <candidateList>
        <item>（</item>
      </candidateList>
      <explain>文本全半角错误。</explain>
      <paraID>61F7B73D</paraID>
      <start>6</start>
      <end>7</end>
      <status>modified</status>
      <modifiedWord>（</modifiedWord>
      <trackRevisions>false</trackRevisions>
    </reviewItem>
    <reviewItem>
      <errorID>3e47792a-dd47-4267-ad87-88ab19090c68</errorID>
      <errorWord>)</errorWord>
      <group>L1_Format</group>
      <groupName>格式问题</groupName>
      <ability>L2_HalfPunc</ability>
      <abilityName>全半角检查</abilityName>
      <candidateList>
        <item>）</item>
      </candidateList>
      <explain>文本全半角错误。</explain>
      <paraID>61F7B73D</paraID>
      <start>9</start>
      <end>10</end>
      <status>modified</status>
      <modifiedWord>）</modifiedWord>
      <trackRevisions>false</trackRevisions>
    </reviewItem>
    <reviewItem>
      <errorID>e52e79b5-bf50-4660-88b6-3c1dddfa5cd3</errorID>
      <errorWord>(</errorWord>
      <group>L1_Format</group>
      <groupName>格式问题</groupName>
      <ability>L2_HalfPunc</ability>
      <abilityName>全半角检查</abilityName>
      <candidateList>
        <item>（</item>
      </candidateList>
      <explain>文本全半角错误。</explain>
      <paraID>61F7B73D</paraID>
      <start>40</start>
      <end>41</end>
      <status>modified</status>
      <modifiedWord>（</modifiedWord>
      <trackRevisions>false</trackRevisions>
    </reviewItem>
    <reviewItem>
      <errorID>23261f52-1376-463b-ba00-5e17371135d9</errorID>
      <errorWord>)</errorWord>
      <group>L1_Format</group>
      <groupName>格式问题</groupName>
      <ability>L2_HalfPunc</ability>
      <abilityName>全半角检查</abilityName>
      <candidateList>
        <item>）</item>
      </candidateList>
      <explain>文本全半角错误。</explain>
      <paraID>61F7B73D</paraID>
      <start>43</start>
      <end>44</end>
      <status>modified</status>
      <modifiedWord>）</modifiedWord>
      <trackRevisions>false</trackRevisions>
    </reviewItem>
    <reviewItem>
      <errorID>d1e2f3d7-7397-4e9e-a451-5ccb46404bd9</errorID>
      <errorWord>（</errorWord>
      <group>L1_Format</group>
      <groupName>格式问题</groupName>
      <ability>L2_HalfPunc</ability>
      <abilityName>全半角检查</abilityName>
      <candidateList>
        <item>(</item>
      </candidateList>
      <explain>文本全半角错误。</explain>
      <paraID> 1228376</paraID>
      <start>0</start>
      <end>1</end>
      <status>modified</status>
      <modifiedWord>(</modifiedWord>
      <trackRevisions>false</trackRevisions>
    </reviewItem>
    <reviewItem>
      <errorID>409c60f6-a4e4-41bb-a3d9-48059429eefe</errorID>
      <errorWord>）</errorWord>
      <group>L1_Format</group>
      <groupName>格式问题</groupName>
      <ability>L2_HalfPunc</ability>
      <abilityName>全半角检查</abilityName>
      <candidateList>
        <item>)</item>
      </candidateList>
      <explain>文本全半角错误。</explain>
      <paraID> 1228376</paraID>
      <start>2</start>
      <end>3</end>
      <status>modified</status>
      <modifiedWord>)</modifiedWord>
      <trackRevisions>false</trackRevisions>
    </reviewItem>
    <reviewItem>
      <errorID>845e99e9-dba5-48ba-8d9f-1b8efbe36124</errorID>
      <errorWord>；</errorWord>
      <group>L1_Format</group>
      <groupName>格式问题</groupName>
      <ability>L2_HalfPunc</ability>
      <abilityName>全半角检查</abilityName>
      <candidateList>
        <item>;</item>
      </candidateList>
      <explain>文本全半角错误。</explain>
      <paraID> 1228376</paraID>
      <start>38</start>
      <end>39</end>
      <status>modified</status>
      <modifiedWord>;</modifiedWord>
      <trackRevisions>false</trackRevisions>
    </reviewItem>
    <reviewItem>
      <errorID>322bd20a-e19c-4538-bf0d-3c9bdb01128e</errorID>
      <errorWord>（</errorWord>
      <group>L1_Format</group>
      <groupName>格式问题</groupName>
      <ability>L2_HalfPunc</ability>
      <abilityName>全半角检查</abilityName>
      <candidateList>
        <item>(</item>
      </candidateList>
      <explain>文本全半角错误。</explain>
      <paraID>684A2DCC</paraID>
      <start>0</start>
      <end>1</end>
      <status>modified</status>
      <modifiedWord>(</modifiedWord>
      <trackRevisions>false</trackRevisions>
    </reviewItem>
    <reviewItem>
      <errorID>6697ec3f-0d10-413a-972f-ae12bb46fc87</errorID>
      <errorWord>）</errorWord>
      <group>L1_Format</group>
      <groupName>格式问题</groupName>
      <ability>L2_HalfPunc</ability>
      <abilityName>全半角检查</abilityName>
      <candidateList>
        <item>)</item>
      </candidateList>
      <explain>文本全半角错误。</explain>
      <paraID>684A2DCC</paraID>
      <start>2</start>
      <end>3</end>
      <status>modified</status>
      <modifiedWord>)</modifiedWord>
      <trackRevisions>false</trackRevisions>
    </reviewItem>
    <reviewItem>
      <errorID>ab45f619-2549-4319-bb5b-6198f513130d</errorID>
      <errorWord>；</errorWord>
      <group>L1_Format</group>
      <groupName>格式问题</groupName>
      <ability>L2_HalfPunc</ability>
      <abilityName>全半角检查</abilityName>
      <candidateList>
        <item>;</item>
      </candidateList>
      <explain>文本全半角错误。</explain>
      <paraID>684A2DCC</paraID>
      <start>38</start>
      <end>39</end>
      <status>modified</status>
      <modifiedWord>;</modifiedWord>
      <trackRevisions>false</trackRevisions>
    </reviewItem>
    <reviewItem>
      <errorID>beffed1b-fbef-43f6-bc4f-02fa9d505ab0</errorID>
      <errorWord>（</errorWord>
      <group>L1_Format</group>
      <groupName>格式问题</groupName>
      <ability>L2_HalfPunc</ability>
      <abilityName>全半角检查</abilityName>
      <candidateList>
        <item>(</item>
      </candidateList>
      <explain>文本全半角错误。</explain>
      <paraID>2A17EE5A</paraID>
      <start>0</start>
      <end>1</end>
      <status>modified</status>
      <modifiedWord>(</modifiedWord>
      <trackRevisions>false</trackRevisions>
    </reviewItem>
    <reviewItem>
      <errorID>88a7331f-f04d-4676-8524-c54dffd3658c</errorID>
      <errorWord>）</errorWord>
      <group>L1_Format</group>
      <groupName>格式问题</groupName>
      <ability>L2_HalfPunc</ability>
      <abilityName>全半角检查</abilityName>
      <candidateList>
        <item>)</item>
      </candidateList>
      <explain>文本全半角错误。</explain>
      <paraID>2A17EE5A</paraID>
      <start>2</start>
      <end>3</end>
      <status>modified</status>
      <modifiedWord>)</modifiedWord>
      <trackRevisions>false</trackRevisions>
    </reviewItem>
    <reviewItem>
      <errorID>7ced8a3b-96d8-4cc5-8976-92bf88aae15a</errorID>
      <errorWord>。</errorWord>
      <group>L1_Format</group>
      <groupName>格式问题</groupName>
      <ability>L2_HalfPunc</ability>
      <abilityName>全半角检查</abilityName>
      <candidateList>
        <item>.</item>
      </candidateList>
      <explain>文本全半角错误。</explain>
      <paraID>2A17EE5A</paraID>
      <start>38</start>
      <end>39</end>
      <status>modified</status>
      <modifiedWord>.</modifiedWord>
      <trackRevisions>false</trackRevisions>
    </reviewItem>
    <reviewItem>
      <errorID>85fba1bf-bd5e-4c05-844c-d5924ae5b337</errorID>
      <errorWord>（</errorWord>
      <group>L1_Format</group>
      <groupName>格式问题</groupName>
      <ability>L2_HalfPunc</ability>
      <abilityName>全半角检查</abilityName>
      <candidateList>
        <item>(</item>
      </candidateList>
      <explain>文本全半角错误。</explain>
      <paraID>2E2D229E</paraID>
      <start>0</start>
      <end>1</end>
      <status>modified</status>
      <modifiedWord>(</modifiedWord>
      <trackRevisions>false</trackRevisions>
    </reviewItem>
    <reviewItem>
      <errorID>58831be6-0415-4a9c-a3a2-a8578c2fee60</errorID>
      <errorWord>）</errorWord>
      <group>L1_Format</group>
      <groupName>格式问题</groupName>
      <ability>L2_HalfPunc</ability>
      <abilityName>全半角检查</abilityName>
      <candidateList>
        <item>)</item>
      </candidateList>
      <explain>文本全半角错误。</explain>
      <paraID>2E2D229E</paraID>
      <start>2</start>
      <end>3</end>
      <status>modified</status>
      <modifiedWord>)</modifiedWord>
      <trackRevisions>false</trackRevisions>
    </reviewItem>
    <reviewItem>
      <errorID>06856247-c2be-4dcc-8aa3-17aa8f29e531</errorID>
      <errorWord>；</errorWord>
      <group>L1_Format</group>
      <groupName>格式问题</groupName>
      <ability>L2_HalfPunc</ability>
      <abilityName>全半角检查</abilityName>
      <candidateList>
        <item>;</item>
      </candidateList>
      <explain>文本全半角错误。</explain>
      <paraID>2E2D229E</paraID>
      <start>46</start>
      <end>47</end>
      <status>modified</status>
      <modifiedWord>;</modifiedWord>
      <trackRevisions>false</trackRevisions>
    </reviewItem>
    <reviewItem>
      <errorID>fea8d48d-1b84-48cb-81b3-1e61b943fd18</errorID>
      <errorWord>（</errorWord>
      <group>L1_Format</group>
      <groupName>格式问题</groupName>
      <ability>L2_HalfPunc</ability>
      <abilityName>全半角检查</abilityName>
      <candidateList>
        <item>(</item>
      </candidateList>
      <explain>文本全半角错误。</explain>
      <paraID>5B1582E0</paraID>
      <start>0</start>
      <end>1</end>
      <status>modified</status>
      <modifiedWord>(</modifiedWord>
      <trackRevisions>false</trackRevisions>
    </reviewItem>
    <reviewItem>
      <errorID>771f0cbb-3255-4deb-adc3-9857359834ba</errorID>
      <errorWord>）</errorWord>
      <group>L1_Format</group>
      <groupName>格式问题</groupName>
      <ability>L2_HalfPunc</ability>
      <abilityName>全半角检查</abilityName>
      <candidateList>
        <item>)</item>
      </candidateList>
      <explain>文本全半角错误。</explain>
      <paraID>5B1582E0</paraID>
      <start>2</start>
      <end>3</end>
      <status>modified</status>
      <modifiedWord>)</modifiedWord>
      <trackRevisions>false</trackRevisions>
    </reviewItem>
    <reviewItem>
      <errorID>cc66c32f-5a7a-4b2a-9085-813148ac9924</errorID>
      <errorWord>；</errorWord>
      <group>L1_Format</group>
      <groupName>格式问题</groupName>
      <ability>L2_HalfPunc</ability>
      <abilityName>全半角检查</abilityName>
      <candidateList>
        <item>;</item>
      </candidateList>
      <explain>文本全半角错误。</explain>
      <paraID>5B1582E0</paraID>
      <start>46</start>
      <end>47</end>
      <status>modified</status>
      <modifiedWord>;</modifiedWord>
      <trackRevisions>false</trackRevisions>
    </reviewItem>
    <reviewItem>
      <errorID>07780e0f-2609-4e43-b9d2-5fecddd2bdc2</errorID>
      <errorWord>（</errorWord>
      <group>L1_Format</group>
      <groupName>格式问题</groupName>
      <ability>L2_HalfPunc</ability>
      <abilityName>全半角检查</abilityName>
      <candidateList>
        <item>(</item>
      </candidateList>
      <explain>文本全半角错误。</explain>
      <paraID>7CDEFBF7</paraID>
      <start>0</start>
      <end>1</end>
      <status>modified</status>
      <modifiedWord>(</modifiedWord>
      <trackRevisions>false</trackRevisions>
    </reviewItem>
    <reviewItem>
      <errorID>eb5ab8ff-84d8-4386-a1e0-358b9a669434</errorID>
      <errorWord>）</errorWord>
      <group>L1_Format</group>
      <groupName>格式问题</groupName>
      <ability>L2_HalfPunc</ability>
      <abilityName>全半角检查</abilityName>
      <candidateList>
        <item>)</item>
      </candidateList>
      <explain>文本全半角错误。</explain>
      <paraID>7CDEFBF7</paraID>
      <start>2</start>
      <end>3</end>
      <status>modified</status>
      <modifiedWord>)</modifiedWord>
      <trackRevisions>false</trackRevisions>
    </reviewItem>
    <reviewItem>
      <errorID>f48e7744-8246-47b2-8383-d3d4c0571fa2</errorID>
      <errorWord>。</errorWord>
      <group>L1_Format</group>
      <groupName>格式问题</groupName>
      <ability>L2_HalfPunc</ability>
      <abilityName>全半角检查</abilityName>
      <candidateList>
        <item>.</item>
      </candidateList>
      <explain>文本全半角错误。</explain>
      <paraID>7CDEFBF7</paraID>
      <start>46</start>
      <end>47</end>
      <status>modified</status>
      <modifiedWord>.</modifiedWord>
      <trackRevisions>false</trackRevisions>
    </reviewItem>
    <reviewItem>
      <errorID>680ebf61-b9aa-4878-8f00-078d1329bacd</errorID>
      <errorWord>。</errorWord>
      <group>L1_Punc</group>
      <groupName>标点问题</groupName>
      <ability>L2_Punc</ability>
      <abilityName>标点符号检查</abilityName>
      <candidateList/>
      <explain/>
      <paraID>33D342E7</paraID>
      <start>50</start>
      <end>51</end>
      <status>ignored</status>
      <modifiedWord/>
      <trackRevisions>false</trackRevisions>
    </reviewItem>
    <reviewItem>
      <errorID>6a18ebea-4251-4c82-973d-f7372b84123a</errorID>
      <errorWord>变更的</errorWord>
      <group>L1_Word</group>
      <groupName>字词问题</groupName>
      <ability>L2_Typo</ability>
      <abilityName>字词错误</abilityName>
      <candidateList>
        <item>变更</item>
      </candidateList>
      <explain>〈动〉改变；变动：～原定赛程｜修订版的内容有些～。</explain>
      <paraID>638744B1</paraID>
      <start>2</start>
      <end>7</end>
      <status>modified</status>
      <modifiedWord>变更</modifiedWord>
      <trackRevisions>true</trackRevisions>
    </reviewItem>
    <reviewItem>
      <errorID>efab1b7e-8829-4b95-af9a-19ab62199c28</errorID>
      <errorWord>:</errorWord>
      <group>L1_Format</group>
      <groupName>格式问题</groupName>
      <ability>L2_HalfPunc</ability>
      <abilityName>全半角检查</abilityName>
      <candidateList>
        <item>：</item>
      </candidateList>
      <explain>文本全半角错误。</explain>
      <paraID>52753952</paraID>
      <start>9</start>
      <end>10</end>
      <status>modified</status>
      <modifiedWord>：</modifiedWord>
      <trackRevisions>false</trackRevisions>
    </reviewItem>
    <reviewItem>
      <errorID>41f29aa2-b9ca-497c-9075-21990ab21a00</errorID>
      <errorWord>:</errorWord>
      <group>L1_Format</group>
      <groupName>格式问题</groupName>
      <ability>L2_HalfPunc</ability>
      <abilityName>全半角检查</abilityName>
      <candidateList>
        <item>：</item>
      </candidateList>
      <explain>文本全半角错误。</explain>
      <paraID> 2FA8A58</paraID>
      <start>7</start>
      <end>8</end>
      <status>modified</status>
      <modifiedWord>：</modifiedWord>
      <trackRevisions>false</trackRevisions>
    </reviewItem>
    <reviewItem>
      <errorID>719443f4-44fb-4cc5-ae08-88dbe61bc432</errorID>
      <errorWord>:</errorWord>
      <group>L1_Format</group>
      <groupName>格式问题</groupName>
      <ability>L2_HalfPunc</ability>
      <abilityName>全半角检查</abilityName>
      <candidateList>
        <item>：</item>
      </candidateList>
      <explain>文本全半角错误。</explain>
      <paraID>12F8EFCA</paraID>
      <start>9</start>
      <end>10</end>
      <status>modified</status>
      <modifiedWord>：</modifiedWord>
      <trackRevisions>false</trackRevisions>
    </reviewItem>
    <reviewItem>
      <errorID>39523e4b-1117-44d9-827b-9b4ea0e3658c</errorID>
      <errorWord>（</errorWord>
      <group>L1_Punc</group>
      <groupName>标点问题</groupName>
      <ability>L2_Punc</ability>
      <abilityName>标点符号检查</abilityName>
      <candidateList/>
      <explain>同一形式括号套用。</explain>
      <paraID>6B38C8C2</paraID>
      <start>43</start>
      <end>44</end>
      <status>ignored</status>
      <modifiedWord/>
      <trackRevisions>false</trackRevisions>
    </reviewItem>
    <reviewItem>
      <errorID>f61d30a8-2cda-4b10-9992-c63876c967d1</errorID>
      <errorWord>）</errorWord>
      <group>L1_Punc</group>
      <groupName>标点问题</groupName>
      <ability>L2_Punc</ability>
      <abilityName>标点符号检查</abilityName>
      <candidateList/>
      <explain>同一形式括号套用。</explain>
      <paraID>6B38C8C2</paraID>
      <start>49</start>
      <end>50</end>
      <status>ignored</status>
      <modifiedWord/>
      <trackRevisions>false</trackRevisions>
    </reviewItem>
    <reviewItem>
      <errorID>22aedb40-825f-440d-a6f2-ac85d120460f</errorID>
      <errorWord>其它</errorWord>
      <group>L1_Word</group>
      <groupName>字词问题</groupName>
      <ability>L2_Alias</ability>
      <abilityName>也作/曾用词</abilityName>
      <candidateList>
        <item>其他</item>
      </candidateList>
      <explain>词汇[其它]为不规范表述或旧称，其规范书面表述为[其他]。</explain>
      <paraID> 2D359BA</paraID>
      <start>16</start>
      <end>20</end>
      <status>modified</status>
      <modifiedWord>其他</modifiedWord>
      <trackRevisions>true</trackRevisions>
    </reviewItem>
    <reviewItem>
      <errorID>6745b30a-4c3d-4828-ba0e-a5c7f6d8677f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5F4A5CE</paraID>
      <start>8</start>
      <end>9</end>
      <status>ignored</status>
      <modifiedWord/>
      <trackRevisions>false</trackRevisions>
    </reviewItem>
    <reviewItem>
      <errorID>7a1f3040-f57a-48cc-b3c6-2e15b6ca871c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6DCE878C</paraID>
      <start>0</start>
      <end>2</end>
      <status>modified</status>
      <modifiedWord>1.</modifiedWord>
      <trackRevisions>false</trackRevisions>
    </reviewItem>
    <reviewItem>
      <errorID>88b9c2a5-d176-470f-82ab-961f1746d4b7</errorID>
      <errorWord>基本帐户</errorWord>
      <group>L1_Word</group>
      <groupName>字词问题</groupName>
      <ability>L2_Alias</ability>
      <abilityName>也作/曾用词</abilityName>
      <candidateList>
        <item>基本账户</item>
      </candidateList>
      <explain>词汇[基本帐户]为不规范表述或旧称，其规范书面表述为[基本账户]。</explain>
      <paraID>7A652536</paraID>
      <start>25</start>
      <end>33</end>
      <status>modified</status>
      <modifiedWord>基本账户</modifiedWord>
      <trackRevisions>true</trackRevisions>
    </reviewItem>
    <reviewItem>
      <errorID>d82f5c5b-cc02-44ac-854c-9167c0b766ca</errorID>
      <errorWord>法律、法规</errorWord>
      <group>L1_Word</group>
      <groupName>字词问题</groupName>
      <ability>L2_Typo</ability>
      <abilityName>字词错误</abilityName>
      <candidateList>
        <item>法律法规</item>
      </candidateList>
      <explain/>
      <paraID> FCA6C82</paraID>
      <start>25</start>
      <end>29</end>
      <status>modified</status>
      <modifiedWord>法律法规</modifiedWord>
      <trackRevisions>false</trackRevisions>
    </reviewItem>
    <reviewItem>
      <errorID>7feb2576-3eda-4af4-95c4-dc38458d7af5</errorID>
      <errorWord>:</errorWord>
      <group>L1_Format</group>
      <groupName>格式问题</groupName>
      <ability>L2_HalfPunc</ability>
      <abilityName>全半角检查</abilityName>
      <candidateList>
        <item>：</item>
      </candidateList>
      <explain>文本全半角错误。</explain>
      <paraID>7967904B</paraID>
      <start>6</start>
      <end>7</end>
      <status>modified</status>
      <modifiedWord>：</modifiedWord>
      <trackRevisions>false</trackRevisions>
    </reviewItem>
    <reviewItem>
      <errorID>7c0d607f-594f-430a-8153-0c4040bfd58b</errorID>
      <errorWord>[2022]9号</errorWord>
      <group>L1_Knowledge</group>
      <groupName>知识性问题</groupName>
      <ability>L2_Knowledge</ability>
      <abilityName>其他知识</abilityName>
      <candidateList>
        <item>〔2022〕9号</item>
      </candidateList>
      <explain>发文字号格式错误。</explain>
      <paraID> 7287FED</paraID>
      <start>42</start>
      <end>58</end>
      <status>modified</status>
      <modifiedWord>〔2022〕9号</modifiedWord>
      <trackRevisions>true</trackRevisions>
    </reviewItem>
    <reviewItem>
      <errorID>b9088279-8f5e-4eae-98c2-13bef33896ee</errorID>
      <errorWord>在全国企业信用信息公示系统</errorWord>
      <group>L1_Word</group>
      <groupName>字词问题</groupName>
      <ability>L2_Typo</ability>
      <abilityName>字词错误</abilityName>
      <candidateList>
        <item>在国家企业信用信息公示系统</item>
      </candidateList>
      <explain/>
      <paraID>42A71255</paraID>
      <start>15</start>
      <end>41</end>
      <status>modified</status>
      <modifiedWord>在国家企业信用信息公示系统</modifiedWord>
      <trackRevisions>true</trackRevisions>
    </reviewItem>
    <reviewItem>
      <errorID>6362264c-a190-40b6-a053-fc79d2a52096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58A4E9B3</paraID>
      <start>28</start>
      <end>30</end>
      <status>modified</status>
      <modifiedWord>》《</modifiedWord>
      <trackRevisions>false</trackRevisions>
    </reviewItem>
    <reviewItem>
      <errorID>9e9bef6b-267b-40a3-9b41-d53aa933775b</errorID>
      <errorWord>(</errorWord>
      <group>L1_Format</group>
      <groupName>格式问题</groupName>
      <ability>L2_HalfPunc</ability>
      <abilityName>全半角检查</abilityName>
      <candidateList>
        <item>（</item>
      </candidateList>
      <explain>文本全半角错误。</explain>
      <paraID>2438C1A9</paraID>
      <start>13</start>
      <end>14</end>
      <status>modified</status>
      <modifiedWord>（</modifiedWord>
      <trackRevisions>false</trackRevisions>
    </reviewItem>
    <reviewItem>
      <errorID>7e167c06-c1f8-4da8-9ea7-f8b87e3f46c4</errorID>
      <errorWord>)</errorWord>
      <group>L1_Format</group>
      <groupName>格式问题</groupName>
      <ability>L2_HalfPunc</ability>
      <abilityName>全半角检查</abilityName>
      <candidateList>
        <item>）</item>
      </candidateList>
      <explain>文本全半角错误。</explain>
      <paraID>2438C1A9</paraID>
      <start>16</start>
      <end>17</end>
      <status>modified</status>
      <modifiedWord>）</modifiedWord>
      <trackRevisions>false</trackRevisions>
    </reviewItem>
    <reviewItem>
      <errorID>532f32ce-b89c-4e7f-bb86-2ceb8027ac86</errorID>
      <errorWord>(</errorWord>
      <group>L1_Format</group>
      <groupName>格式问题</groupName>
      <ability>L2_HalfPunc</ability>
      <abilityName>全半角检查</abilityName>
      <candidateList>
        <item>（</item>
      </candidateList>
      <explain>文本全半角错误。</explain>
      <paraID>6DCD6648</paraID>
      <start>28</start>
      <end>29</end>
      <status>modified</status>
      <modifiedWord>（</modifiedWord>
      <trackRevisions>false</trackRevisions>
    </reviewItem>
    <reviewItem>
      <errorID>87bd2e3e-8315-4c3f-a557-2a443a6aadc3</errorID>
      <errorWord>(2020)46号</errorWord>
      <group>L1_Knowledge</group>
      <groupName>知识性问题</groupName>
      <ability>L2_Knowledge</ability>
      <abilityName>其他知识</abilityName>
      <candidateList>
        <item>〔2020〕46号</item>
      </candidateList>
      <explain>发文字号格式错误。</explain>
      <paraID>6DCD6648</paraID>
      <start>31</start>
      <end>49</end>
      <status>modified</status>
      <modifiedWord>〔2020〕46号</modifiedWord>
      <trackRevisions>true</trackRevisions>
    </reviewItem>
    <reviewItem>
      <errorID>65545283-80a2-492f-8263-ec2bcfc08d3b</errorID>
      <errorWord>)</errorWord>
      <group>L1_Format</group>
      <groupName>格式问题</groupName>
      <ability>L2_HalfPunc</ability>
      <abilityName>全半角检查</abilityName>
      <candidateList>
        <item>）</item>
      </candidateList>
      <explain>文本全半角错误。</explain>
      <paraID>6DCD6648</paraID>
      <start>49</start>
      <end>50</end>
      <status>modified</status>
      <modifiedWord>）</modifiedWord>
      <trackRevisions>false</trackRevisions>
    </reviewItem>
    <reviewItem>
      <errorID>0c364f8a-0dc8-4f15-8f3b-b1c219af1096</errorID>
      <errorWord>(</errorWord>
      <group>L1_Format</group>
      <groupName>格式问题</groupName>
      <ability>L2_HalfPunc</ability>
      <abilityName>全半角检查</abilityName>
      <candidateList>
        <item>（</item>
      </candidateList>
      <explain>文本全半角错误。</explain>
      <paraID>6DCD6648</paraID>
      <start>59</start>
      <end>60</end>
      <status>modified</status>
      <modifiedWord>（</modifiedWord>
      <trackRevisions>false</trackRevisions>
    </reviewItem>
    <reviewItem>
      <errorID>8cb0ee53-643f-4c53-9bdd-7540346b4281</errorID>
      <errorWord>)</errorWord>
      <group>L1_Format</group>
      <groupName>格式问题</groupName>
      <ability>L2_HalfPunc</ability>
      <abilityName>全半角检查</abilityName>
      <candidateList>
        <item>）</item>
      </candidateList>
      <explain>文本全半角错误。</explain>
      <paraID>6DCD6648</paraID>
      <start>65</start>
      <end>66</end>
      <status>modified</status>
      <modifiedWord>）</modifiedWord>
      <trackRevisions>false</trackRevisions>
    </reviewItem>
    <reviewItem>
      <errorID>42152a6e-edfa-46c1-9cca-cfd7662f8af2</errorID>
      <errorWord>(</errorWord>
      <group>L1_Format</group>
      <groupName>格式问题</groupName>
      <ability>L2_HalfPunc</ability>
      <abilityName>全半角检查</abilityName>
      <candidateList>
        <item>（</item>
      </candidateList>
      <explain>文本全半角错误。</explain>
      <paraID>6DCD6648</paraID>
      <start>67</start>
      <end>68</end>
      <status>modified</status>
      <modifiedWord>（</modifiedWord>
      <trackRevisions>false</trackRevisions>
    </reviewItem>
    <reviewItem>
      <errorID>df02ddba-5f82-4ff9-86b0-3b7842a760f5</errorID>
      <errorWord>)</errorWord>
      <group>L1_Format</group>
      <groupName>格式问题</groupName>
      <ability>L2_HalfPunc</ability>
      <abilityName>全半角检查</abilityName>
      <candidateList>
        <item>）</item>
      </candidateList>
      <explain>文本全半角错误。</explain>
      <paraID>6DCD6648</paraID>
      <start>72</start>
      <end>73</end>
      <status>modified</status>
      <modifiedWord>）</modifiedWord>
      <trackRevisions>false</trackRevisions>
    </reviewItem>
    <reviewItem>
      <errorID>f3ed10db-0477-4deb-a081-d8f1dcb6d4be</errorID>
      <errorWord>(</errorWord>
      <group>L1_Format</group>
      <groupName>格式问题</groupName>
      <ability>L2_HalfPunc</ability>
      <abilityName>全半角检查</abilityName>
      <candidateList>
        <item>（</item>
      </candidateList>
      <explain>文本全半角错误。</explain>
      <paraID>2B88FBA4</paraID>
      <start>13</start>
      <end>14</end>
      <status>modified</status>
      <modifiedWord>（</modifiedWord>
      <trackRevisions>false</trackRevisions>
    </reviewItem>
    <reviewItem>
      <errorID>49266f06-7686-4468-bdef-131016424867</errorID>
      <errorWord>)</errorWord>
      <group>L1_Format</group>
      <groupName>格式问题</groupName>
      <ability>L2_HalfPunc</ability>
      <abilityName>全半角检查</abilityName>
      <candidateList>
        <item>）</item>
      </candidateList>
      <explain>文本全半角错误。</explain>
      <paraID>2B88FBA4</paraID>
      <start>16</start>
      <end>17</end>
      <status>modified</status>
      <modifiedWord>）</modifiedWord>
      <trackRevisions>false</trackRevisions>
    </reviewItem>
    <reviewItem>
      <errorID>0117c761-a109-489f-ae11-1b32e49ced82</errorID>
      <errorWord>(</errorWord>
      <group>L1_Format</group>
      <groupName>格式问题</groupName>
      <ability>L2_HalfPunc</ability>
      <abilityName>全半角检查</abilityName>
      <candidateList>
        <item>（</item>
      </candidateList>
      <explain>文本全半角错误。</explain>
      <paraID>7F939EF2</paraID>
      <start>28</start>
      <end>29</end>
      <status>modified</status>
      <modifiedWord>（</modifiedWord>
      <trackRevisions>false</trackRevisions>
    </reviewItem>
    <reviewItem>
      <errorID>1610d373-7766-49ed-a502-44ec890b62a2</errorID>
      <errorWord>(2020)46号</errorWord>
      <group>L1_Knowledge</group>
      <groupName>知识性问题</groupName>
      <ability>L2_Knowledge</ability>
      <abilityName>其他知识</abilityName>
      <candidateList>
        <item>〔2020〕46号</item>
      </candidateList>
      <explain>发文字号格式错误。</explain>
      <paraID>7F939EF2</paraID>
      <start>31</start>
      <end>49</end>
      <status>modified</status>
      <modifiedWord>〔2020〕46号</modifiedWord>
      <trackRevisions>true</trackRevisions>
    </reviewItem>
    <reviewItem>
      <errorID>e8685430-d07b-477b-91ee-87bdbea5682a</errorID>
      <errorWord>)</errorWord>
      <group>L1_Format</group>
      <groupName>格式问题</groupName>
      <ability>L2_HalfPunc</ability>
      <abilityName>全半角检查</abilityName>
      <candidateList>
        <item>）</item>
      </candidateList>
      <explain>文本全半角错误。</explain>
      <paraID>7F939EF2</paraID>
      <start>49</start>
      <end>50</end>
      <status>modified</status>
      <modifiedWord>）</modifiedWord>
      <trackRevisions>false</trackRevisions>
    </reviewItem>
    <reviewItem>
      <errorID>50fd67b2-6eae-404c-ad7a-75c07793d21a</errorID>
      <errorWord>(</errorWord>
      <group>L1_Format</group>
      <groupName>格式问题</groupName>
      <ability>L2_HalfPunc</ability>
      <abilityName>全半角检查</abilityName>
      <candidateList>
        <item>（</item>
      </candidateList>
      <explain>文本全半角错误。</explain>
      <paraID>7F939EF2</paraID>
      <start>59</start>
      <end>60</end>
      <status>modified</status>
      <modifiedWord>（</modifiedWord>
      <trackRevisions>false</trackRevisions>
    </reviewItem>
    <reviewItem>
      <errorID>cf7325e1-7679-4156-bc21-5513bcae33b8</errorID>
      <errorWord>)</errorWord>
      <group>L1_Format</group>
      <groupName>格式问题</groupName>
      <ability>L2_HalfPunc</ability>
      <abilityName>全半角检查</abilityName>
      <candidateList>
        <item>）</item>
      </candidateList>
      <explain>文本全半角错误。</explain>
      <paraID>7F939EF2</paraID>
      <start>65</start>
      <end>66</end>
      <status>modified</status>
      <modifiedWord>）</modifiedWord>
      <trackRevisions>false</trackRevisions>
    </reviewItem>
    <reviewItem>
      <errorID>bee96bdb-d3ac-450b-8b98-912ab1358c8b</errorID>
      <errorWord>(</errorWord>
      <group>L1_Format</group>
      <groupName>格式问题</groupName>
      <ability>L2_HalfPunc</ability>
      <abilityName>全半角检查</abilityName>
      <candidateList>
        <item>（</item>
      </candidateList>
      <explain>文本全半角错误。</explain>
      <paraID>7F939EF2</paraID>
      <start>67</start>
      <end>68</end>
      <status>modified</status>
      <modifiedWord>（</modifiedWord>
      <trackRevisions>false</trackRevisions>
    </reviewItem>
    <reviewItem>
      <errorID>44244716-be7d-40cf-934f-9806db6eac81</errorID>
      <errorWord>)</errorWord>
      <group>L1_Format</group>
      <groupName>格式问题</groupName>
      <ability>L2_HalfPunc</ability>
      <abilityName>全半角检查</abilityName>
      <candidateList>
        <item>）</item>
      </candidateList>
      <explain>文本全半角错误。</explain>
      <paraID>7F939EF2</paraID>
      <start>72</start>
      <end>73</end>
      <status>modified</status>
      <modifiedWord>）</modifiedWord>
      <trackRevisions>false</trackRevisions>
    </reviewItem>
    <reviewItem>
      <errorID>8c769def-a07a-4aa1-aee4-6b018bf4e3e6</errorID>
      <errorWord>，</errorWord>
      <group>L1_Word</group>
      <groupName>字词问题</groupName>
      <ability>L2_Typo</ability>
      <abilityName>字词错误</abilityName>
      <candidateList>
        <item>，并</item>
      </candidateList>
      <explain/>
      <paraID>5280FB4A</paraID>
      <start>28</start>
      <end>31</end>
      <status>modified</status>
      <modifiedWord>，并</modifiedWord>
      <trackRevisions>true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0178AF-2D3E-4265-83E0-5DA8E15A5550}">
  <ds:schemaRefs/>
</ds:datastoreItem>
</file>

<file path=customXml/itemProps3.xml><?xml version="1.0" encoding="utf-8"?>
<ds:datastoreItem xmlns:ds="http://schemas.openxmlformats.org/officeDocument/2006/customXml" ds:itemID="{1758cd1d-47ce-4ec3-b774-1fa85213abba}">
  <ds:schemaRefs/>
</ds:datastoreItem>
</file>

<file path=docProps/app.xml><?xml version="1.0" encoding="utf-8"?>
<Properties xmlns="http://schemas.openxmlformats.org/officeDocument/2006/extended-properties" xmlns:vt="http://schemas.openxmlformats.org/officeDocument/2006/docPropsVTypes">
  <Template>Normal</Template>
  <Pages>165</Pages>
  <Words>69850</Words>
  <Characters>74824</Characters>
  <Lines>1171</Lines>
  <Paragraphs>329</Paragraphs>
  <TotalTime>0</TotalTime>
  <ScaleCrop>false</ScaleCrop>
  <LinksUpToDate>false</LinksUpToDate>
  <CharactersWithSpaces>85274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2026-01-22T08:47:00Z</dcterms:created>
  <dc:creator>User</dc:creator>
  <cp:lastModifiedBy>+1</cp:lastModifiedBy>
  <cp:lastPrinted>2025-03-27T23:06:00Z</cp:lastPrinted>
  <dcterms:modified xsi:type="dcterms:W3CDTF">2026-02-13T13:16:10Z</dcterms:modified>
  <dc:title>第二章  投标人须知</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37095EECEEE24BC99465AA43464DA1A6_13</vt:lpwstr>
  </property>
  <property fmtid="{D5CDD505-2E9C-101B-9397-08002B2CF9AE}" pid="4" name="KSOTemplateDocerSaveRecord">
    <vt:lpwstr>eyJoZGlkIjoiMTMxMGNkYTJhN2NkODc0MzYwZWZhYmI0Y2E4ZDVlOGEiLCJ1c2VySWQiOiIzMzY0Mjg0NzcifQ==</vt:lpwstr>
  </property>
</Properties>
</file>